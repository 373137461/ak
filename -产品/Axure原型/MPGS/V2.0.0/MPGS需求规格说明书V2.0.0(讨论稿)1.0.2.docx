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tabs>
          <w:tab w:val="left" w:pos="2024"/>
          <w:tab w:val="center" w:pos="4819"/>
        </w:tabs>
        <w:spacing w:before="384" w:beforeLines="123" w:beforeAutospacing="0" w:after="3744" w:afterLines="1200" w:line="420" w:lineRule="exact"/>
        <w:jc w:val="center"/>
        <w:rPr>
          <w:rFonts w:ascii="黑体" w:hAnsi="黑体" w:eastAsia="黑体" w:cs="黑体"/>
          <w:b/>
          <w:sz w:val="44"/>
          <w:szCs w:val="44"/>
        </w:rPr>
      </w:pPr>
      <w:r>
        <w:rPr>
          <w:rFonts w:hint="eastAsia" w:ascii="黑体" w:hAnsi="宋体" w:eastAsia="黑体" w:cs="黑体"/>
          <w:b/>
          <w:kern w:val="2"/>
          <w:sz w:val="44"/>
          <w:szCs w:val="44"/>
          <w:lang w:val="en-US" w:eastAsia="zh-CN" w:bidi="ar-SA"/>
        </w:rPr>
        <mc:AlternateContent>
          <mc:Choice Requires="wps">
            <w:drawing>
              <wp:anchor distT="0" distB="0" distL="114300" distR="114300" simplePos="0" relativeHeight="251658240" behindDoc="0" locked="0" layoutInCell="1" allowOverlap="1">
                <wp:simplePos x="0" y="0"/>
                <wp:positionH relativeFrom="column">
                  <wp:posOffset>-11430</wp:posOffset>
                </wp:positionH>
                <wp:positionV relativeFrom="paragraph">
                  <wp:posOffset>1254125</wp:posOffset>
                </wp:positionV>
                <wp:extent cx="5334000" cy="2485390"/>
                <wp:effectExtent l="4445" t="5080" r="14605" b="5080"/>
                <wp:wrapNone/>
                <wp:docPr id="23" name="文本框 1029"/>
                <wp:cNvGraphicFramePr/>
                <a:graphic xmlns:a="http://schemas.openxmlformats.org/drawingml/2006/main">
                  <a:graphicData uri="http://schemas.microsoft.com/office/word/2010/wordprocessingShape">
                    <wps:wsp>
                      <wps:cNvSpPr/>
                      <wps:spPr>
                        <a:xfrm>
                          <a:off x="0" y="0"/>
                          <a:ext cx="5334000" cy="2485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before="468" w:beforeLines="150" w:after="312" w:afterLines="100"/>
                              <w:rPr>
                                <w:rFonts w:ascii="微软雅黑" w:hAnsi="微软雅黑" w:cs="微软雅黑"/>
                                <w:color w:val="000000"/>
                              </w:rPr>
                            </w:pPr>
                            <w:r>
                              <w:rPr>
                                <w:rFonts w:hint="eastAsia" w:ascii="宋体" w:hAnsi="宋体" w:cs="黑体"/>
                                <w:bCs/>
                              </w:rPr>
                              <w:t>文 件 名 称：</w:t>
                            </w:r>
                            <w:r>
                              <w:rPr>
                                <w:rFonts w:hint="eastAsia" w:ascii="微软雅黑" w:hAnsi="微软雅黑" w:cs="微软雅黑"/>
                                <w:color w:val="000000"/>
                                <w:u w:val="single"/>
                              </w:rPr>
                              <w:t xml:space="preserve">              </w:t>
                            </w:r>
                            <w:r>
                              <w:rPr>
                                <w:rFonts w:hint="eastAsia" w:ascii="宋体" w:hAnsi="宋体" w:cs="微软雅黑"/>
                                <w:color w:val="000000"/>
                                <w:u w:val="single"/>
                                <w:lang w:val="en-US" w:eastAsia="zh-CN"/>
                              </w:rPr>
                              <w:t>MPGS</w:t>
                            </w:r>
                            <w:r>
                              <w:rPr>
                                <w:rFonts w:hint="eastAsia" w:ascii="宋体" w:hAnsi="宋体" w:cs="微软雅黑"/>
                                <w:color w:val="000000"/>
                                <w:u w:val="single"/>
                              </w:rPr>
                              <w:t>_需求规格说明书</w:t>
                            </w:r>
                            <w:r>
                              <w:rPr>
                                <w:rFonts w:hint="eastAsia" w:ascii="微软雅黑" w:hAnsi="微软雅黑" w:cs="微软雅黑"/>
                                <w:color w:val="000000"/>
                                <w:u w:val="single"/>
                              </w:rPr>
                              <w:t xml:space="preserve">               </w:t>
                            </w:r>
                          </w:p>
                          <w:p>
                            <w:pPr>
                              <w:spacing w:before="468" w:beforeLines="150" w:after="312" w:afterLines="100"/>
                              <w:jc w:val="both"/>
                              <w:rPr>
                                <w:rFonts w:ascii="宋体" w:hAnsi="宋体" w:cs="黑体"/>
                                <w:bCs/>
                                <w:u w:val="single"/>
                              </w:rPr>
                            </w:pPr>
                            <w:r>
                              <w:rPr>
                                <w:rFonts w:hint="eastAsia" w:ascii="宋体" w:hAnsi="宋体" w:cs="黑体"/>
                                <w:bCs/>
                              </w:rPr>
                              <w:t>版    本：</w:t>
                            </w:r>
                            <w:r>
                              <w:rPr>
                                <w:rFonts w:hint="eastAsia" w:ascii="宋体" w:hAnsi="宋体" w:cs="黑体"/>
                                <w:bCs/>
                                <w:u w:val="single"/>
                              </w:rPr>
                              <w:t xml:space="preserve">       </w:t>
                            </w:r>
                            <w:r>
                              <w:rPr>
                                <w:rFonts w:hint="eastAsia" w:ascii="宋体" w:hAnsi="宋体" w:cs="黑体"/>
                                <w:bCs/>
                                <w:u w:val="single"/>
                                <w:lang w:val="en-US" w:eastAsia="zh-CN"/>
                              </w:rPr>
                              <w:t>1</w:t>
                            </w:r>
                            <w:r>
                              <w:rPr>
                                <w:rFonts w:hint="eastAsia" w:ascii="宋体" w:hAnsi="宋体" w:cs="黑体"/>
                                <w:bCs/>
                                <w:u w:val="single"/>
                              </w:rPr>
                              <w:t>.0</w:t>
                            </w:r>
                            <w:r>
                              <w:rPr>
                                <w:rFonts w:hint="eastAsia" w:ascii="宋体" w:hAnsi="宋体" w:cs="黑体"/>
                                <w:bCs/>
                                <w:u w:val="single"/>
                                <w:lang w:val="en-US" w:eastAsia="zh-CN"/>
                              </w:rPr>
                              <w:t>.0</w:t>
                            </w:r>
                            <w:r>
                              <w:rPr>
                                <w:rFonts w:hint="eastAsia" w:ascii="宋体" w:hAnsi="宋体" w:cs="黑体"/>
                                <w:bCs/>
                                <w:u w:val="single"/>
                              </w:rPr>
                              <w:t xml:space="preserve">         </w:t>
                            </w:r>
                            <w:r>
                              <w:rPr>
                                <w:rFonts w:hint="eastAsia" w:ascii="宋体" w:hAnsi="宋体" w:cs="黑体"/>
                                <w:bCs/>
                              </w:rPr>
                              <w:t xml:space="preserve">    编    制：</w:t>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lang w:eastAsia="zh-CN"/>
                              </w:rPr>
                              <w:t>幸志强</w:t>
                            </w:r>
                            <w:r>
                              <w:rPr>
                                <w:rFonts w:hint="eastAsia" w:ascii="宋体" w:hAnsi="宋体" w:cs="黑体"/>
                                <w:bCs/>
                                <w:u w:val="single"/>
                              </w:rPr>
                              <w:tab/>
                            </w:r>
                            <w:r>
                              <w:rPr>
                                <w:rFonts w:hint="eastAsia" w:ascii="宋体" w:hAnsi="宋体" w:cs="黑体"/>
                                <w:bCs/>
                                <w:u w:val="single"/>
                              </w:rPr>
                              <w:t xml:space="preserve">       </w:t>
                            </w:r>
                          </w:p>
                          <w:p>
                            <w:pPr>
                              <w:spacing w:before="468" w:beforeLines="150" w:after="312" w:afterLines="100"/>
                              <w:jc w:val="both"/>
                              <w:rPr>
                                <w:rFonts w:ascii="宋体" w:hAnsi="宋体" w:cs="黑体"/>
                                <w:bCs/>
                                <w:u w:val="single"/>
                              </w:rPr>
                            </w:pPr>
                            <w:r>
                              <w:rPr>
                                <w:rFonts w:hint="eastAsia" w:ascii="宋体" w:hAnsi="宋体" w:cs="黑体"/>
                                <w:bCs/>
                              </w:rPr>
                              <w:t>审    核：</w:t>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lang w:val="en-US" w:eastAsia="zh-CN"/>
                              </w:rPr>
                              <w:t xml:space="preserve">    </w:t>
                            </w:r>
                            <w:r>
                              <w:rPr>
                                <w:rFonts w:hint="eastAsia" w:ascii="宋体" w:hAnsi="宋体" w:cs="黑体"/>
                                <w:bCs/>
                              </w:rPr>
                              <w:t>批    准：</w:t>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u w:val="single"/>
                              </w:rPr>
                              <w:t xml:space="preserve">       </w:t>
                            </w:r>
                          </w:p>
                          <w:p>
                            <w:pPr>
                              <w:jc w:val="both"/>
                              <w:rPr>
                                <w:rFonts w:ascii="宋体" w:hAnsi="宋体" w:cs="黑体"/>
                                <w:bCs/>
                              </w:rPr>
                            </w:pPr>
                            <w:r>
                              <w:rPr>
                                <w:rFonts w:hint="eastAsia" w:ascii="宋体" w:hAnsi="宋体" w:cs="黑体"/>
                                <w:bCs/>
                              </w:rPr>
                              <w:t>生 效 日 期：</w:t>
                            </w:r>
                            <w:r>
                              <w:rPr>
                                <w:rFonts w:hint="eastAsia"/>
                                <w:bCs/>
                                <w:u w:val="single"/>
                              </w:rPr>
                              <w:t xml:space="preserve">        </w:t>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u w:val="single"/>
                              </w:rPr>
                              <w:t xml:space="preserve">                          </w:t>
                            </w:r>
                          </w:p>
                        </w:txbxContent>
                      </wps:txbx>
                      <wps:bodyPr upright="1"/>
                    </wps:wsp>
                  </a:graphicData>
                </a:graphic>
              </wp:anchor>
            </w:drawing>
          </mc:Choice>
          <mc:Fallback>
            <w:pict>
              <v:rect id="文本框 1029" o:spid="_x0000_s1026" o:spt="1" style="position:absolute;left:0pt;margin-left:-0.9pt;margin-top:98.75pt;height:195.7pt;width:420pt;z-index:251658240;mso-width-relative:page;mso-height-relative:page;" fillcolor="#FFFFFF" filled="t" stroked="t" coordsize="21600,21600" o:gfxdata="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OF/zNkAAAAKAQAADwAAAAAAAAABACAAAAAiAAAAZHJzL2Rvd25yZXYueG1sUEsB&#10;AhQAFAAAAAgAh07iQPlfQsn0AQAA4wMAAA4AAAAAAAAAAQAgAAAAKAEAAGRycy9lMm9Eb2MueG1s&#10;UEsFBgAAAAAGAAYAWQEAAI4FAAAAAA==&#10;">
                <v:fill on="t" focussize="0,0"/>
                <v:stroke color="#000000" joinstyle="miter"/>
                <v:imagedata o:title=""/>
                <o:lock v:ext="edit" aspectratio="f"/>
                <v:textbox>
                  <w:txbxContent>
                    <w:p>
                      <w:pPr>
                        <w:spacing w:before="468" w:beforeLines="150" w:after="312" w:afterLines="100"/>
                        <w:rPr>
                          <w:rFonts w:ascii="微软雅黑" w:hAnsi="微软雅黑" w:cs="微软雅黑"/>
                          <w:color w:val="000000"/>
                        </w:rPr>
                      </w:pPr>
                      <w:r>
                        <w:rPr>
                          <w:rFonts w:hint="eastAsia" w:ascii="宋体" w:hAnsi="宋体" w:cs="黑体"/>
                          <w:bCs/>
                        </w:rPr>
                        <w:t>文 件 名 称：</w:t>
                      </w:r>
                      <w:r>
                        <w:rPr>
                          <w:rFonts w:hint="eastAsia" w:ascii="微软雅黑" w:hAnsi="微软雅黑" w:cs="微软雅黑"/>
                          <w:color w:val="000000"/>
                          <w:u w:val="single"/>
                        </w:rPr>
                        <w:t xml:space="preserve">              </w:t>
                      </w:r>
                      <w:r>
                        <w:rPr>
                          <w:rFonts w:hint="eastAsia" w:ascii="宋体" w:hAnsi="宋体" w:cs="微软雅黑"/>
                          <w:color w:val="000000"/>
                          <w:u w:val="single"/>
                          <w:lang w:val="en-US" w:eastAsia="zh-CN"/>
                        </w:rPr>
                        <w:t>MPGS</w:t>
                      </w:r>
                      <w:r>
                        <w:rPr>
                          <w:rFonts w:hint="eastAsia" w:ascii="宋体" w:hAnsi="宋体" w:cs="微软雅黑"/>
                          <w:color w:val="000000"/>
                          <w:u w:val="single"/>
                        </w:rPr>
                        <w:t>_需求规格说明书</w:t>
                      </w:r>
                      <w:r>
                        <w:rPr>
                          <w:rFonts w:hint="eastAsia" w:ascii="微软雅黑" w:hAnsi="微软雅黑" w:cs="微软雅黑"/>
                          <w:color w:val="000000"/>
                          <w:u w:val="single"/>
                        </w:rPr>
                        <w:t xml:space="preserve">               </w:t>
                      </w:r>
                    </w:p>
                    <w:p>
                      <w:pPr>
                        <w:spacing w:before="468" w:beforeLines="150" w:after="312" w:afterLines="100"/>
                        <w:jc w:val="both"/>
                        <w:rPr>
                          <w:rFonts w:ascii="宋体" w:hAnsi="宋体" w:cs="黑体"/>
                          <w:bCs/>
                          <w:u w:val="single"/>
                        </w:rPr>
                      </w:pPr>
                      <w:r>
                        <w:rPr>
                          <w:rFonts w:hint="eastAsia" w:ascii="宋体" w:hAnsi="宋体" w:cs="黑体"/>
                          <w:bCs/>
                        </w:rPr>
                        <w:t>版    本：</w:t>
                      </w:r>
                      <w:r>
                        <w:rPr>
                          <w:rFonts w:hint="eastAsia" w:ascii="宋体" w:hAnsi="宋体" w:cs="黑体"/>
                          <w:bCs/>
                          <w:u w:val="single"/>
                        </w:rPr>
                        <w:t xml:space="preserve">       </w:t>
                      </w:r>
                      <w:r>
                        <w:rPr>
                          <w:rFonts w:hint="eastAsia" w:ascii="宋体" w:hAnsi="宋体" w:cs="黑体"/>
                          <w:bCs/>
                          <w:u w:val="single"/>
                          <w:lang w:val="en-US" w:eastAsia="zh-CN"/>
                        </w:rPr>
                        <w:t>1</w:t>
                      </w:r>
                      <w:r>
                        <w:rPr>
                          <w:rFonts w:hint="eastAsia" w:ascii="宋体" w:hAnsi="宋体" w:cs="黑体"/>
                          <w:bCs/>
                          <w:u w:val="single"/>
                        </w:rPr>
                        <w:t>.0</w:t>
                      </w:r>
                      <w:r>
                        <w:rPr>
                          <w:rFonts w:hint="eastAsia" w:ascii="宋体" w:hAnsi="宋体" w:cs="黑体"/>
                          <w:bCs/>
                          <w:u w:val="single"/>
                          <w:lang w:val="en-US" w:eastAsia="zh-CN"/>
                        </w:rPr>
                        <w:t>.0</w:t>
                      </w:r>
                      <w:r>
                        <w:rPr>
                          <w:rFonts w:hint="eastAsia" w:ascii="宋体" w:hAnsi="宋体" w:cs="黑体"/>
                          <w:bCs/>
                          <w:u w:val="single"/>
                        </w:rPr>
                        <w:t xml:space="preserve">         </w:t>
                      </w:r>
                      <w:r>
                        <w:rPr>
                          <w:rFonts w:hint="eastAsia" w:ascii="宋体" w:hAnsi="宋体" w:cs="黑体"/>
                          <w:bCs/>
                        </w:rPr>
                        <w:t xml:space="preserve">    编    制：</w:t>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lang w:eastAsia="zh-CN"/>
                        </w:rPr>
                        <w:t>幸志强</w:t>
                      </w:r>
                      <w:r>
                        <w:rPr>
                          <w:rFonts w:hint="eastAsia" w:ascii="宋体" w:hAnsi="宋体" w:cs="黑体"/>
                          <w:bCs/>
                          <w:u w:val="single"/>
                        </w:rPr>
                        <w:tab/>
                      </w:r>
                      <w:r>
                        <w:rPr>
                          <w:rFonts w:hint="eastAsia" w:ascii="宋体" w:hAnsi="宋体" w:cs="黑体"/>
                          <w:bCs/>
                          <w:u w:val="single"/>
                        </w:rPr>
                        <w:t xml:space="preserve">       </w:t>
                      </w:r>
                    </w:p>
                    <w:p>
                      <w:pPr>
                        <w:spacing w:before="468" w:beforeLines="150" w:after="312" w:afterLines="100"/>
                        <w:jc w:val="both"/>
                        <w:rPr>
                          <w:rFonts w:ascii="宋体" w:hAnsi="宋体" w:cs="黑体"/>
                          <w:bCs/>
                          <w:u w:val="single"/>
                        </w:rPr>
                      </w:pPr>
                      <w:r>
                        <w:rPr>
                          <w:rFonts w:hint="eastAsia" w:ascii="宋体" w:hAnsi="宋体" w:cs="黑体"/>
                          <w:bCs/>
                        </w:rPr>
                        <w:t>审    核：</w:t>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lang w:val="en-US" w:eastAsia="zh-CN"/>
                        </w:rPr>
                        <w:t xml:space="preserve">    </w:t>
                      </w:r>
                      <w:r>
                        <w:rPr>
                          <w:rFonts w:hint="eastAsia" w:ascii="宋体" w:hAnsi="宋体" w:cs="黑体"/>
                          <w:bCs/>
                        </w:rPr>
                        <w:t>批    准：</w:t>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u w:val="single"/>
                        </w:rPr>
                        <w:t xml:space="preserve">       </w:t>
                      </w:r>
                    </w:p>
                    <w:p>
                      <w:pPr>
                        <w:jc w:val="both"/>
                        <w:rPr>
                          <w:rFonts w:ascii="宋体" w:hAnsi="宋体" w:cs="黑体"/>
                          <w:bCs/>
                        </w:rPr>
                      </w:pPr>
                      <w:r>
                        <w:rPr>
                          <w:rFonts w:hint="eastAsia" w:ascii="宋体" w:hAnsi="宋体" w:cs="黑体"/>
                          <w:bCs/>
                        </w:rPr>
                        <w:t>生 效 日 期：</w:t>
                      </w:r>
                      <w:r>
                        <w:rPr>
                          <w:rFonts w:hint="eastAsia"/>
                          <w:bCs/>
                          <w:u w:val="single"/>
                        </w:rPr>
                        <w:t xml:space="preserve">        </w:t>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u w:val="single"/>
                        </w:rPr>
                        <w:t xml:space="preserve">                          </w:t>
                      </w:r>
                    </w:p>
                  </w:txbxContent>
                </v:textbox>
              </v:rect>
            </w:pict>
          </mc:Fallback>
        </mc:AlternateContent>
      </w:r>
      <w:r>
        <w:rPr>
          <w:rFonts w:hint="eastAsia" w:ascii="黑体" w:hAnsi="宋体" w:eastAsia="黑体" w:cs="黑体"/>
          <w:b/>
          <w:kern w:val="2"/>
          <w:sz w:val="44"/>
          <w:szCs w:val="44"/>
          <w:lang w:val="en-US" w:eastAsia="zh-CN" w:bidi="ar-SA"/>
        </w:rPr>
        <w:t>MPGS需求规格说明书</w:t>
      </w:r>
      <w:r>
        <w:rPr>
          <w:rFonts w:hint="eastAsia" w:ascii="黑体" w:hAnsi="黑体" w:eastAsia="黑体" w:cs="黑体"/>
          <w:b/>
          <w:sz w:val="44"/>
          <w:szCs w:val="44"/>
          <w:lang w:val="en-US" w:eastAsia="zh-CN"/>
        </w:rPr>
        <w:t>-V2.0.0</w:t>
      </w:r>
    </w:p>
    <w:p>
      <w:r>
        <w:br w:type="page"/>
      </w:r>
    </w:p>
    <w:tbl>
      <w:tblPr>
        <w:tblStyle w:val="16"/>
        <w:tblW w:w="84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7"/>
        <w:gridCol w:w="1701"/>
        <w:gridCol w:w="1559"/>
        <w:gridCol w:w="1559"/>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7" w:type="dxa"/>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版本号</w:t>
            </w:r>
          </w:p>
        </w:tc>
        <w:tc>
          <w:tcPr>
            <w:tcW w:w="1701" w:type="dxa"/>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修订日期</w:t>
            </w:r>
          </w:p>
        </w:tc>
        <w:tc>
          <w:tcPr>
            <w:tcW w:w="1559" w:type="dxa"/>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修订人</w:t>
            </w:r>
          </w:p>
        </w:tc>
        <w:tc>
          <w:tcPr>
            <w:tcW w:w="1559" w:type="dxa"/>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修订状态</w:t>
            </w:r>
          </w:p>
        </w:tc>
        <w:tc>
          <w:tcPr>
            <w:tcW w:w="2246" w:type="dxa"/>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7" w:type="dxa"/>
            <w:vAlign w:val="top"/>
          </w:tcPr>
          <w:p>
            <w:pPr>
              <w:spacing w:line="360" w:lineRule="auto"/>
              <w:jc w:val="center"/>
              <w:rPr>
                <w:rFonts w:hint="eastAsia" w:ascii="宋体" w:hAnsi="宋体" w:eastAsia="宋体" w:cs="宋体"/>
                <w:color w:val="000000"/>
                <w:lang w:val="en-US" w:eastAsia="zh-CN"/>
              </w:rPr>
            </w:pPr>
            <w:r>
              <w:rPr>
                <w:rFonts w:hint="eastAsia" w:ascii="宋体" w:hAnsi="宋体" w:cs="宋体"/>
                <w:color w:val="000000"/>
                <w:lang w:val="en-US" w:eastAsia="zh-CN"/>
              </w:rPr>
              <w:t>V1.0.0</w:t>
            </w:r>
          </w:p>
        </w:tc>
        <w:tc>
          <w:tcPr>
            <w:tcW w:w="1701" w:type="dxa"/>
            <w:vAlign w:val="top"/>
          </w:tcPr>
          <w:p>
            <w:pPr>
              <w:spacing w:line="360" w:lineRule="auto"/>
              <w:jc w:val="center"/>
              <w:rPr>
                <w:rFonts w:hint="eastAsia" w:ascii="宋体" w:hAnsi="宋体" w:eastAsia="宋体" w:cs="宋体"/>
                <w:color w:val="000000"/>
                <w:lang w:val="en-US" w:eastAsia="zh-CN"/>
              </w:rPr>
            </w:pPr>
            <w:r>
              <w:rPr>
                <w:rFonts w:hint="eastAsia" w:ascii="宋体" w:hAnsi="宋体" w:cs="宋体"/>
                <w:color w:val="000000"/>
                <w:lang w:val="en-US" w:eastAsia="zh-CN"/>
              </w:rPr>
              <w:t>2017-1-1</w:t>
            </w:r>
          </w:p>
        </w:tc>
        <w:tc>
          <w:tcPr>
            <w:tcW w:w="1559" w:type="dxa"/>
            <w:vAlign w:val="top"/>
          </w:tcPr>
          <w:p>
            <w:pPr>
              <w:spacing w:line="360" w:lineRule="auto"/>
              <w:jc w:val="center"/>
              <w:rPr>
                <w:rFonts w:hint="eastAsia" w:ascii="宋体" w:hAnsi="宋体" w:eastAsia="宋体" w:cs="宋体"/>
                <w:color w:val="000000"/>
                <w:lang w:val="en-US" w:eastAsia="zh-CN"/>
              </w:rPr>
            </w:pPr>
            <w:r>
              <w:rPr>
                <w:rFonts w:hint="eastAsia" w:ascii="宋体" w:hAnsi="宋体" w:cs="宋体"/>
                <w:color w:val="000000"/>
                <w:lang w:val="en-US" w:eastAsia="zh-CN"/>
              </w:rPr>
              <w:t>幸志强</w:t>
            </w:r>
          </w:p>
        </w:tc>
        <w:tc>
          <w:tcPr>
            <w:tcW w:w="1559" w:type="dxa"/>
            <w:vAlign w:val="top"/>
          </w:tcPr>
          <w:p>
            <w:pPr>
              <w:spacing w:line="360" w:lineRule="auto"/>
              <w:jc w:val="center"/>
              <w:rPr>
                <w:rFonts w:hint="eastAsia" w:ascii="宋体" w:hAnsi="宋体" w:eastAsia="宋体" w:cs="宋体"/>
                <w:color w:val="000000"/>
                <w:lang w:val="en-US" w:eastAsia="zh-CN"/>
              </w:rPr>
            </w:pPr>
            <w:r>
              <w:rPr>
                <w:rFonts w:hint="eastAsia" w:ascii="宋体" w:hAnsi="宋体" w:cs="宋体"/>
                <w:color w:val="000000"/>
                <w:lang w:val="en-US" w:eastAsia="zh-CN"/>
              </w:rPr>
              <w:t>A</w:t>
            </w:r>
          </w:p>
        </w:tc>
        <w:tc>
          <w:tcPr>
            <w:tcW w:w="2246" w:type="dxa"/>
            <w:vAlign w:val="top"/>
          </w:tcPr>
          <w:p>
            <w:pPr>
              <w:spacing w:line="360" w:lineRule="auto"/>
              <w:rPr>
                <w:rFonts w:hint="eastAsia" w:ascii="宋体" w:hAnsi="宋体" w:eastAsia="宋体" w:cs="宋体"/>
                <w:color w:val="000000"/>
                <w:lang w:eastAsia="zh-CN"/>
              </w:rPr>
            </w:pPr>
            <w:r>
              <w:rPr>
                <w:rFonts w:hint="eastAsia" w:ascii="宋体" w:hAnsi="宋体" w:cs="宋体"/>
                <w:color w:val="000000"/>
                <w:lang w:eastAsia="zh-CN"/>
              </w:rPr>
              <w:t>根据原始需求新建，初稿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7"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V1.0.1</w:t>
            </w:r>
          </w:p>
        </w:tc>
        <w:tc>
          <w:tcPr>
            <w:tcW w:w="1701"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2017-1-16</w:t>
            </w:r>
          </w:p>
        </w:tc>
        <w:tc>
          <w:tcPr>
            <w:tcW w:w="1559" w:type="dxa"/>
            <w:vAlign w:val="top"/>
          </w:tcPr>
          <w:p>
            <w:pPr>
              <w:spacing w:line="360" w:lineRule="auto"/>
              <w:jc w:val="center"/>
              <w:rPr>
                <w:rFonts w:hint="eastAsia" w:ascii="宋体" w:hAnsi="宋体" w:eastAsia="宋体" w:cs="宋体"/>
                <w:color w:val="000000"/>
                <w:lang w:val="en-US" w:eastAsia="zh-CN"/>
              </w:rPr>
            </w:pPr>
            <w:r>
              <w:rPr>
                <w:rFonts w:hint="eastAsia" w:ascii="宋体" w:hAnsi="宋体" w:cs="宋体"/>
                <w:color w:val="000000"/>
                <w:lang w:val="en-US" w:eastAsia="zh-CN"/>
              </w:rPr>
              <w:t>肖俊</w:t>
            </w:r>
          </w:p>
        </w:tc>
        <w:tc>
          <w:tcPr>
            <w:tcW w:w="1559"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A</w:t>
            </w:r>
          </w:p>
        </w:tc>
        <w:tc>
          <w:tcPr>
            <w:tcW w:w="2246" w:type="dxa"/>
            <w:vAlign w:val="top"/>
          </w:tcPr>
          <w:p>
            <w:pPr>
              <w:spacing w:line="360" w:lineRule="auto"/>
              <w:rPr>
                <w:rFonts w:hint="eastAsia" w:ascii="宋体" w:hAnsi="宋体" w:cs="宋体"/>
                <w:color w:val="000000"/>
                <w:lang w:eastAsia="zh-CN"/>
              </w:rPr>
            </w:pPr>
            <w:r>
              <w:rPr>
                <w:rFonts w:hint="eastAsia" w:ascii="宋体" w:hAnsi="宋体" w:cs="宋体"/>
                <w:color w:val="000000"/>
                <w:lang w:eastAsia="zh-CN"/>
              </w:rPr>
              <w:t>细化了需求，第二稿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7"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V1.0.2</w:t>
            </w:r>
          </w:p>
        </w:tc>
        <w:tc>
          <w:tcPr>
            <w:tcW w:w="1701"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2017-1-21</w:t>
            </w:r>
          </w:p>
        </w:tc>
        <w:tc>
          <w:tcPr>
            <w:tcW w:w="1559"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肖俊</w:t>
            </w:r>
          </w:p>
        </w:tc>
        <w:tc>
          <w:tcPr>
            <w:tcW w:w="1559"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A</w:t>
            </w:r>
          </w:p>
        </w:tc>
        <w:tc>
          <w:tcPr>
            <w:tcW w:w="2246" w:type="dxa"/>
            <w:vAlign w:val="top"/>
          </w:tcPr>
          <w:p>
            <w:pPr>
              <w:spacing w:line="360" w:lineRule="auto"/>
              <w:rPr>
                <w:rFonts w:hint="eastAsia" w:ascii="宋体" w:hAnsi="宋体" w:cs="宋体"/>
                <w:color w:val="000000"/>
                <w:lang w:eastAsia="zh-CN"/>
              </w:rPr>
            </w:pPr>
            <w:r>
              <w:rPr>
                <w:rFonts w:hint="eastAsia" w:ascii="宋体" w:hAnsi="宋体" w:cs="宋体"/>
                <w:color w:val="000000"/>
                <w:lang w:eastAsia="zh-CN"/>
              </w:rPr>
              <w:t>补充了停车位设置及区域设置的内容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7"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V1.0.3</w:t>
            </w:r>
          </w:p>
        </w:tc>
        <w:tc>
          <w:tcPr>
            <w:tcW w:w="1701"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2017-3-17</w:t>
            </w:r>
          </w:p>
        </w:tc>
        <w:tc>
          <w:tcPr>
            <w:tcW w:w="1559"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肖俊</w:t>
            </w:r>
          </w:p>
        </w:tc>
        <w:tc>
          <w:tcPr>
            <w:tcW w:w="1559"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M</w:t>
            </w:r>
          </w:p>
        </w:tc>
        <w:tc>
          <w:tcPr>
            <w:tcW w:w="2246" w:type="dxa"/>
            <w:vAlign w:val="top"/>
          </w:tcPr>
          <w:p>
            <w:pPr>
              <w:numPr>
                <w:ilvl w:val="0"/>
                <w:numId w:val="2"/>
              </w:numPr>
              <w:ind w:left="425" w:leftChars="0" w:hanging="425" w:firstLineChars="0"/>
              <w:rPr>
                <w:rFonts w:hint="eastAsia" w:ascii="宋体" w:hAnsi="宋体" w:cs="宋体"/>
                <w:color w:val="000000"/>
                <w:lang w:eastAsia="zh-CN"/>
              </w:rPr>
            </w:pPr>
            <w:r>
              <w:rPr>
                <w:rFonts w:hint="eastAsia" w:ascii="宋体" w:hAnsi="宋体" w:cs="宋体"/>
                <w:color w:val="000000"/>
                <w:lang w:eastAsia="zh-CN"/>
              </w:rPr>
              <w:t>新增了异常在场，异常出场管理页面、</w:t>
            </w:r>
          </w:p>
          <w:p>
            <w:pPr>
              <w:numPr>
                <w:ilvl w:val="0"/>
                <w:numId w:val="2"/>
              </w:numPr>
              <w:ind w:left="425" w:leftChars="0" w:hanging="425" w:firstLineChars="0"/>
              <w:rPr>
                <w:rFonts w:hint="eastAsia" w:ascii="宋体" w:hAnsi="宋体" w:cs="宋体"/>
                <w:color w:val="000000"/>
                <w:lang w:eastAsia="zh-CN"/>
              </w:rPr>
            </w:pPr>
            <w:r>
              <w:rPr>
                <w:rFonts w:hint="eastAsia" w:ascii="宋体" w:hAnsi="宋体" w:cs="宋体"/>
                <w:color w:val="000000"/>
                <w:lang w:eastAsia="zh-CN"/>
              </w:rPr>
              <w:t>新增了进出报表</w:t>
            </w:r>
          </w:p>
          <w:p>
            <w:pPr>
              <w:numPr>
                <w:ilvl w:val="0"/>
                <w:numId w:val="2"/>
              </w:numPr>
              <w:ind w:left="425" w:leftChars="0" w:hanging="425" w:firstLineChars="0"/>
              <w:rPr>
                <w:rFonts w:hint="eastAsia"/>
                <w:lang w:eastAsia="zh-CN"/>
              </w:rPr>
            </w:pPr>
            <w:r>
              <w:rPr>
                <w:rFonts w:hint="eastAsia"/>
                <w:lang w:eastAsia="zh-CN"/>
              </w:rPr>
              <w:t>修改了进出上报流程图有车数据、原车状态无车导致无车变无车的一个流程</w:t>
            </w:r>
          </w:p>
          <w:p>
            <w:pPr>
              <w:numPr>
                <w:ilvl w:val="0"/>
                <w:numId w:val="2"/>
              </w:numPr>
              <w:ind w:left="425" w:leftChars="0" w:hanging="425" w:firstLineChars="0"/>
              <w:rPr>
                <w:rFonts w:hint="eastAsia"/>
                <w:lang w:eastAsia="zh-CN"/>
              </w:rPr>
            </w:pPr>
            <w:r>
              <w:rPr>
                <w:rFonts w:hint="eastAsia"/>
                <w:lang w:eastAsia="zh-CN"/>
              </w:rPr>
              <w:t>车位、区域、车场上报流水合为一个流水</w:t>
            </w:r>
          </w:p>
          <w:p>
            <w:pPr>
              <w:numPr>
                <w:ilvl w:val="0"/>
                <w:numId w:val="2"/>
              </w:numPr>
              <w:ind w:left="425" w:leftChars="0" w:hanging="425" w:firstLineChars="0"/>
              <w:rPr>
                <w:rFonts w:hint="eastAsia"/>
                <w:lang w:eastAsia="zh-CN"/>
              </w:rPr>
            </w:pPr>
            <w:r>
              <w:rPr>
                <w:rFonts w:hint="eastAsia"/>
                <w:lang w:eastAsia="zh-CN"/>
              </w:rPr>
              <w:t>修改了地图对应关系及显示及语音设置表</w:t>
            </w:r>
          </w:p>
          <w:p>
            <w:pPr>
              <w:numPr>
                <w:ilvl w:val="0"/>
                <w:numId w:val="2"/>
              </w:numPr>
              <w:ind w:left="425" w:leftChars="0" w:hanging="425" w:firstLineChars="0"/>
              <w:rPr>
                <w:rFonts w:hint="eastAsia"/>
                <w:lang w:eastAsia="zh-CN"/>
              </w:rPr>
            </w:pPr>
            <w:r>
              <w:rPr>
                <w:rFonts w:hint="eastAsia"/>
                <w:lang w:eastAsia="zh-CN"/>
              </w:rPr>
              <w:t>区域设置中，去掉区域屏设置按钮，</w:t>
            </w:r>
          </w:p>
          <w:p>
            <w:pPr>
              <w:numPr>
                <w:ilvl w:val="0"/>
                <w:numId w:val="2"/>
              </w:numPr>
              <w:ind w:left="425" w:leftChars="0" w:hanging="425" w:firstLineChars="0"/>
              <w:rPr>
                <w:rFonts w:hint="eastAsia"/>
                <w:lang w:eastAsia="zh-CN"/>
              </w:rPr>
            </w:pPr>
            <w:r>
              <w:rPr>
                <w:rFonts w:hint="eastAsia"/>
                <w:lang w:eastAsia="zh-CN"/>
              </w:rPr>
              <w:t>屏管理中新增屏区域的设置按钮及页面。</w:t>
            </w:r>
          </w:p>
          <w:p>
            <w:pPr>
              <w:numPr>
                <w:ilvl w:val="0"/>
                <w:numId w:val="2"/>
              </w:numPr>
              <w:ind w:left="425" w:leftChars="0" w:hanging="425" w:firstLineChars="0"/>
              <w:rPr>
                <w:rFonts w:hint="eastAsia"/>
                <w:lang w:eastAsia="zh-CN"/>
              </w:rPr>
            </w:pPr>
            <w:r>
              <w:rPr>
                <w:rFonts w:hint="eastAsia"/>
                <w:lang w:eastAsia="zh-CN"/>
              </w:rPr>
              <w:t>去掉指示灯颜色设置页面；</w:t>
            </w:r>
          </w:p>
          <w:p>
            <w:pPr>
              <w:numPr>
                <w:ilvl w:val="0"/>
                <w:numId w:val="2"/>
              </w:numPr>
              <w:ind w:left="425" w:leftChars="0" w:hanging="425" w:firstLineChars="0"/>
              <w:rPr>
                <w:rFonts w:hint="eastAsia"/>
                <w:lang w:eastAsia="zh-CN"/>
              </w:rPr>
            </w:pPr>
            <w:r>
              <w:rPr>
                <w:rFonts w:hint="eastAsia"/>
                <w:lang w:eastAsia="zh-CN"/>
              </w:rPr>
              <w:t>添加反向寻车横屏模式。</w:t>
            </w:r>
          </w:p>
          <w:p>
            <w:pPr>
              <w:spacing w:line="360" w:lineRule="auto"/>
              <w:rPr>
                <w:rFonts w:hint="eastAsia" w:ascii="宋体" w:hAnsi="宋体" w:cs="宋体"/>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7"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V1.0.4</w:t>
            </w:r>
          </w:p>
        </w:tc>
        <w:tc>
          <w:tcPr>
            <w:tcW w:w="1701"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2017-3-23</w:t>
            </w:r>
          </w:p>
        </w:tc>
        <w:tc>
          <w:tcPr>
            <w:tcW w:w="1559"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肖俊</w:t>
            </w:r>
          </w:p>
        </w:tc>
        <w:tc>
          <w:tcPr>
            <w:tcW w:w="1559" w:type="dxa"/>
            <w:vAlign w:val="top"/>
          </w:tcPr>
          <w:p>
            <w:pPr>
              <w:spacing w:line="360" w:lineRule="auto"/>
              <w:jc w:val="center"/>
              <w:rPr>
                <w:rFonts w:hint="eastAsia" w:ascii="宋体" w:hAnsi="宋体" w:cs="宋体"/>
                <w:color w:val="000000"/>
                <w:lang w:val="en-US" w:eastAsia="zh-CN"/>
              </w:rPr>
            </w:pPr>
            <w:r>
              <w:rPr>
                <w:rFonts w:hint="eastAsia" w:ascii="宋体" w:hAnsi="宋体" w:cs="宋体"/>
                <w:color w:val="000000"/>
                <w:lang w:val="en-US" w:eastAsia="zh-CN"/>
              </w:rPr>
              <w:t>M</w:t>
            </w:r>
          </w:p>
        </w:tc>
        <w:tc>
          <w:tcPr>
            <w:tcW w:w="2246" w:type="dxa"/>
            <w:vAlign w:val="top"/>
          </w:tcPr>
          <w:p>
            <w:pPr>
              <w:spacing w:line="360" w:lineRule="auto"/>
              <w:rPr>
                <w:rFonts w:hint="eastAsia" w:ascii="宋体" w:hAnsi="宋体" w:cs="宋体"/>
                <w:color w:val="000000"/>
                <w:lang w:eastAsia="zh-CN"/>
              </w:rPr>
            </w:pPr>
            <w:r>
              <w:rPr>
                <w:rFonts w:hint="eastAsia" w:ascii="宋体" w:hAnsi="宋体" w:cs="宋体"/>
                <w:color w:val="000000"/>
                <w:lang w:eastAsia="zh-CN"/>
              </w:rPr>
              <w:t>修改显示及语音表的错误</w:t>
            </w:r>
          </w:p>
        </w:tc>
      </w:tr>
    </w:tbl>
    <w:p>
      <w:pPr>
        <w:spacing w:after="156" w:afterLines="50" w:line="360" w:lineRule="auto"/>
        <w:rPr>
          <w:rFonts w:ascii="宋体" w:hAnsi="宋体" w:cs="宋体"/>
        </w:rPr>
      </w:pPr>
      <w:r>
        <w:rPr>
          <w:rFonts w:hint="eastAsia" w:ascii="宋体" w:hAnsi="宋体" w:cs="宋体"/>
          <w:color w:val="000000"/>
        </w:rPr>
        <w:t>修订</w:t>
      </w:r>
      <w:r>
        <w:rPr>
          <w:rFonts w:hint="eastAsia" w:ascii="宋体" w:hAnsi="宋体" w:cs="宋体"/>
        </w:rPr>
        <w:t>状态：A--增加，M--修改，D--删除</w:t>
      </w:r>
    </w:p>
    <w:p>
      <w:pPr>
        <w:spacing w:after="156" w:afterLines="50" w:line="360" w:lineRule="auto"/>
        <w:rPr>
          <w:rFonts w:ascii="宋体" w:hAnsi="宋体" w:cs="宋体"/>
        </w:rPr>
      </w:pPr>
      <w:r>
        <w:rPr>
          <w:rFonts w:hint="eastAsia" w:ascii="宋体" w:hAnsi="宋体" w:cs="宋体"/>
        </w:rPr>
        <w:t>日期格式：YYYY-MM-DD</w:t>
      </w:r>
    </w:p>
    <w:p>
      <w:pPr>
        <w:jc w:val="center"/>
      </w:pPr>
      <w:r>
        <w:rPr>
          <w:rFonts w:hint="eastAsia"/>
        </w:rPr>
        <w:br w:type="page"/>
      </w:r>
      <w:r>
        <w:rPr>
          <w:rFonts w:hint="eastAsia"/>
          <w:sz w:val="84"/>
          <w:szCs w:val="84"/>
        </w:rPr>
        <w:t>目录</w:t>
      </w:r>
    </w:p>
    <w:p>
      <w:pPr>
        <w:pStyle w:val="11"/>
        <w:tabs>
          <w:tab w:val="right" w:leader="dot" w:pos="8306"/>
        </w:tabs>
      </w:pPr>
      <w:r>
        <w:rPr>
          <w:rFonts w:hint="eastAsia"/>
        </w:rPr>
        <w:fldChar w:fldCharType="begin"/>
      </w:r>
      <w:r>
        <w:rPr>
          <w:rFonts w:hint="eastAsia"/>
        </w:rPr>
        <w:instrText xml:space="preserve">TOC \o "1-5" \h \u </w:instrText>
      </w:r>
      <w:r>
        <w:rPr>
          <w:rFonts w:hint="eastAsia"/>
        </w:rPr>
        <w:fldChar w:fldCharType="separate"/>
      </w:r>
      <w:r>
        <w:rPr>
          <w:rFonts w:hint="eastAsia"/>
        </w:rPr>
        <w:fldChar w:fldCharType="begin"/>
      </w:r>
      <w:r>
        <w:rPr>
          <w:rFonts w:hint="eastAsia"/>
        </w:rPr>
        <w:instrText xml:space="preserve"> HYPERLINK \l _Toc19435 </w:instrText>
      </w:r>
      <w:r>
        <w:rPr>
          <w:rFonts w:hint="eastAsia"/>
        </w:rPr>
        <w:fldChar w:fldCharType="separate"/>
      </w:r>
      <w:r>
        <w:rPr>
          <w:rFonts w:hint="default"/>
        </w:rPr>
        <w:t xml:space="preserve">1 </w:t>
      </w:r>
      <w:r>
        <w:rPr>
          <w:rFonts w:hint="eastAsia"/>
        </w:rPr>
        <w:t>前言</w:t>
      </w:r>
      <w:r>
        <w:tab/>
      </w:r>
      <w:r>
        <w:fldChar w:fldCharType="begin"/>
      </w:r>
      <w:r>
        <w:instrText xml:space="preserve"> PAGEREF _Toc19435 </w:instrText>
      </w:r>
      <w:r>
        <w:fldChar w:fldCharType="separate"/>
      </w:r>
      <w:r>
        <w:t>16</w:t>
      </w:r>
      <w:r>
        <w:fldChar w:fldCharType="end"/>
      </w:r>
      <w:r>
        <w:rPr>
          <w:rFonts w:hint="eastAsi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_Toc11546 </w:instrText>
      </w:r>
      <w:r>
        <w:rPr>
          <w:rFonts w:hint="eastAsia" w:ascii="Cambria" w:hAnsi="Cambria" w:eastAsia="宋体" w:cs="Times New Roman"/>
          <w:kern w:val="2"/>
          <w:szCs w:val="24"/>
          <w:lang w:val="en-US" w:eastAsia="zh-CN" w:bidi="ar-SA"/>
        </w:rPr>
        <w:fldChar w:fldCharType="separate"/>
      </w:r>
      <w:r>
        <w:rPr>
          <w:rFonts w:hint="default"/>
        </w:rPr>
        <w:t xml:space="preserve">2 </w:t>
      </w:r>
      <w:r>
        <w:rPr>
          <w:rFonts w:hint="eastAsia"/>
        </w:rPr>
        <w:t>目的</w:t>
      </w:r>
      <w:r>
        <w:tab/>
      </w:r>
      <w:r>
        <w:fldChar w:fldCharType="begin"/>
      </w:r>
      <w:r>
        <w:instrText xml:space="preserve"> PAGEREF _Toc11546 </w:instrText>
      </w:r>
      <w:r>
        <w:fldChar w:fldCharType="separate"/>
      </w:r>
      <w:r>
        <w:t>16</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_Toc2967 </w:instrText>
      </w:r>
      <w:r>
        <w:rPr>
          <w:rFonts w:hint="eastAsia" w:ascii="Cambria" w:hAnsi="Cambria" w:eastAsia="宋体" w:cs="Times New Roman"/>
          <w:kern w:val="2"/>
          <w:szCs w:val="24"/>
          <w:lang w:val="en-US" w:eastAsia="zh-CN" w:bidi="ar-SA"/>
        </w:rPr>
        <w:fldChar w:fldCharType="separate"/>
      </w:r>
      <w:r>
        <w:rPr>
          <w:rFonts w:hint="default"/>
        </w:rPr>
        <w:t xml:space="preserve">2.1 </w:t>
      </w:r>
      <w:r>
        <w:rPr>
          <w:rFonts w:hint="eastAsia"/>
        </w:rPr>
        <w:t>背景</w:t>
      </w:r>
      <w:r>
        <w:tab/>
      </w:r>
      <w:r>
        <w:fldChar w:fldCharType="begin"/>
      </w:r>
      <w:r>
        <w:instrText xml:space="preserve"> PAGEREF _Toc2967 </w:instrText>
      </w:r>
      <w:r>
        <w:fldChar w:fldCharType="separate"/>
      </w:r>
      <w:r>
        <w:t>16</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_Toc31348 </w:instrText>
      </w:r>
      <w:r>
        <w:rPr>
          <w:rFonts w:hint="eastAsia" w:ascii="Cambria" w:hAnsi="Cambria" w:eastAsia="宋体" w:cs="Times New Roman"/>
          <w:kern w:val="2"/>
          <w:szCs w:val="24"/>
          <w:lang w:val="en-US" w:eastAsia="zh-CN" w:bidi="ar-SA"/>
        </w:rPr>
        <w:fldChar w:fldCharType="separate"/>
      </w:r>
      <w:r>
        <w:rPr>
          <w:rFonts w:hint="default"/>
        </w:rPr>
        <w:t xml:space="preserve">2.2 </w:t>
      </w:r>
      <w:r>
        <w:rPr>
          <w:rFonts w:hint="eastAsia"/>
        </w:rPr>
        <w:t>术语缩写与解释</w:t>
      </w:r>
      <w:r>
        <w:tab/>
      </w:r>
      <w:r>
        <w:fldChar w:fldCharType="begin"/>
      </w:r>
      <w:r>
        <w:instrText xml:space="preserve"> PAGEREF _Toc31348 </w:instrText>
      </w:r>
      <w:r>
        <w:fldChar w:fldCharType="separate"/>
      </w:r>
      <w:r>
        <w:t>16</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_Toc7568 </w:instrText>
      </w:r>
      <w:r>
        <w:rPr>
          <w:rFonts w:hint="eastAsia" w:ascii="Cambria" w:hAnsi="Cambria" w:eastAsia="宋体" w:cs="Times New Roman"/>
          <w:kern w:val="2"/>
          <w:szCs w:val="24"/>
          <w:lang w:val="en-US" w:eastAsia="zh-CN" w:bidi="ar-SA"/>
        </w:rPr>
        <w:fldChar w:fldCharType="separate"/>
      </w:r>
      <w:r>
        <w:rPr>
          <w:rFonts w:hint="default"/>
        </w:rPr>
        <w:t xml:space="preserve">2.3 </w:t>
      </w:r>
      <w:r>
        <w:rPr>
          <w:rFonts w:hint="eastAsia"/>
        </w:rPr>
        <w:t>参考资料</w:t>
      </w:r>
      <w:r>
        <w:tab/>
      </w:r>
      <w:r>
        <w:fldChar w:fldCharType="begin"/>
      </w:r>
      <w:r>
        <w:instrText xml:space="preserve"> PAGEREF _Toc7568 </w:instrText>
      </w:r>
      <w:r>
        <w:fldChar w:fldCharType="separate"/>
      </w:r>
      <w:r>
        <w:t>16</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_Toc30992 </w:instrText>
      </w:r>
      <w:r>
        <w:rPr>
          <w:rFonts w:hint="eastAsia" w:ascii="Cambria" w:hAnsi="Cambria" w:eastAsia="宋体" w:cs="Times New Roman"/>
          <w:kern w:val="2"/>
          <w:szCs w:val="24"/>
          <w:lang w:val="en-US" w:eastAsia="zh-CN" w:bidi="ar-SA"/>
        </w:rPr>
        <w:fldChar w:fldCharType="separate"/>
      </w:r>
      <w:r>
        <w:rPr>
          <w:rFonts w:hint="default"/>
        </w:rPr>
        <w:t xml:space="preserve">2.4 </w:t>
      </w:r>
      <w:r>
        <w:rPr>
          <w:rFonts w:hint="eastAsia"/>
        </w:rPr>
        <w:t>需求描述与约定</w:t>
      </w:r>
      <w:r>
        <w:tab/>
      </w:r>
      <w:r>
        <w:fldChar w:fldCharType="begin"/>
      </w:r>
      <w:r>
        <w:instrText xml:space="preserve"> PAGEREF _Toc30992 </w:instrText>
      </w:r>
      <w:r>
        <w:fldChar w:fldCharType="separate"/>
      </w:r>
      <w:r>
        <w:t>16</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_Toc7237 </w:instrText>
      </w:r>
      <w:r>
        <w:rPr>
          <w:rFonts w:hint="eastAsia" w:ascii="Cambria" w:hAnsi="Cambria" w:eastAsia="宋体" w:cs="Times New Roman"/>
          <w:kern w:val="2"/>
          <w:szCs w:val="24"/>
          <w:lang w:val="en-US" w:eastAsia="zh-CN" w:bidi="ar-SA"/>
        </w:rPr>
        <w:fldChar w:fldCharType="separate"/>
      </w:r>
      <w:r>
        <w:rPr>
          <w:rFonts w:hint="default"/>
        </w:rPr>
        <w:t xml:space="preserve">3 </w:t>
      </w:r>
      <w:r>
        <w:rPr>
          <w:rFonts w:hint="eastAsia"/>
        </w:rPr>
        <w:t>项目概貌</w:t>
      </w:r>
      <w:r>
        <w:tab/>
      </w:r>
      <w:r>
        <w:fldChar w:fldCharType="begin"/>
      </w:r>
      <w:r>
        <w:instrText xml:space="preserve"> PAGEREF _Toc7237 </w:instrText>
      </w:r>
      <w:r>
        <w:fldChar w:fldCharType="separate"/>
      </w:r>
      <w:r>
        <w:t>17</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_Toc17652 </w:instrText>
      </w:r>
      <w:r>
        <w:rPr>
          <w:rFonts w:hint="eastAsia" w:ascii="Cambria" w:hAnsi="Cambria" w:eastAsia="宋体" w:cs="Times New Roman"/>
          <w:kern w:val="2"/>
          <w:szCs w:val="24"/>
          <w:lang w:val="en-US" w:eastAsia="zh-CN" w:bidi="ar-SA"/>
        </w:rPr>
        <w:fldChar w:fldCharType="separate"/>
      </w:r>
      <w:r>
        <w:rPr>
          <w:rFonts w:hint="default"/>
        </w:rPr>
        <w:t xml:space="preserve">3.1 </w:t>
      </w:r>
      <w:r>
        <w:rPr>
          <w:rFonts w:hint="eastAsia"/>
        </w:rPr>
        <w:t>系统范围</w:t>
      </w:r>
      <w:r>
        <w:tab/>
      </w:r>
      <w:r>
        <w:fldChar w:fldCharType="begin"/>
      </w:r>
      <w:r>
        <w:instrText xml:space="preserve"> PAGEREF _Toc17652 </w:instrText>
      </w:r>
      <w:r>
        <w:fldChar w:fldCharType="separate"/>
      </w:r>
      <w:r>
        <w:t>17</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_Toc14767 </w:instrText>
      </w:r>
      <w:r>
        <w:rPr>
          <w:rFonts w:hint="eastAsia" w:ascii="Cambria" w:hAnsi="Cambria" w:eastAsia="宋体" w:cs="Times New Roman"/>
          <w:kern w:val="2"/>
          <w:szCs w:val="24"/>
          <w:lang w:val="en-US" w:eastAsia="zh-CN" w:bidi="ar-SA"/>
        </w:rPr>
        <w:fldChar w:fldCharType="separate"/>
      </w:r>
      <w:r>
        <w:rPr>
          <w:rFonts w:hint="default"/>
        </w:rPr>
        <w:t xml:space="preserve">3.2 </w:t>
      </w:r>
      <w:r>
        <w:rPr>
          <w:rFonts w:hint="eastAsia"/>
        </w:rPr>
        <w:t>用户的特点</w:t>
      </w:r>
      <w:r>
        <w:tab/>
      </w:r>
      <w:r>
        <w:fldChar w:fldCharType="begin"/>
      </w:r>
      <w:r>
        <w:instrText xml:space="preserve"> PAGEREF _Toc14767 </w:instrText>
      </w:r>
      <w:r>
        <w:fldChar w:fldCharType="separate"/>
      </w:r>
      <w:r>
        <w:t>18</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_Toc24089 </w:instrText>
      </w:r>
      <w:r>
        <w:rPr>
          <w:rFonts w:hint="eastAsia" w:ascii="Cambria" w:hAnsi="Cambria" w:eastAsia="宋体" w:cs="Times New Roman"/>
          <w:kern w:val="2"/>
          <w:szCs w:val="24"/>
          <w:lang w:val="en-US" w:eastAsia="zh-CN" w:bidi="ar-SA"/>
        </w:rPr>
        <w:fldChar w:fldCharType="separate"/>
      </w:r>
      <w:r>
        <w:rPr>
          <w:rFonts w:hint="default"/>
        </w:rPr>
        <w:t xml:space="preserve">3.3 </w:t>
      </w:r>
      <w:r>
        <w:rPr>
          <w:rFonts w:hint="eastAsia"/>
        </w:rPr>
        <w:t>运行环境要求</w:t>
      </w:r>
      <w:r>
        <w:tab/>
      </w:r>
      <w:r>
        <w:fldChar w:fldCharType="begin"/>
      </w:r>
      <w:r>
        <w:instrText xml:space="preserve"> PAGEREF _Toc24089 </w:instrText>
      </w:r>
      <w:r>
        <w:fldChar w:fldCharType="separate"/>
      </w:r>
      <w:r>
        <w:t>18</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_Toc15417 </w:instrText>
      </w:r>
      <w:r>
        <w:rPr>
          <w:rFonts w:hint="eastAsia" w:ascii="Cambria" w:hAnsi="Cambria" w:eastAsia="宋体" w:cs="Times New Roman"/>
          <w:kern w:val="2"/>
          <w:szCs w:val="24"/>
          <w:lang w:val="en-US" w:eastAsia="zh-CN" w:bidi="ar-SA"/>
        </w:rPr>
        <w:fldChar w:fldCharType="separate"/>
      </w:r>
      <w:r>
        <w:rPr>
          <w:rFonts w:hint="default"/>
        </w:rPr>
        <w:t xml:space="preserve">3.4 </w:t>
      </w:r>
      <w:r>
        <w:rPr>
          <w:rFonts w:hint="eastAsia"/>
        </w:rPr>
        <w:t>设计及实现上的限制</w:t>
      </w:r>
      <w:r>
        <w:tab/>
      </w:r>
      <w:r>
        <w:fldChar w:fldCharType="begin"/>
      </w:r>
      <w:r>
        <w:instrText xml:space="preserve"> PAGEREF _Toc15417 </w:instrText>
      </w:r>
      <w:r>
        <w:fldChar w:fldCharType="separate"/>
      </w:r>
      <w:r>
        <w:t>18</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_Toc1580 </w:instrText>
      </w:r>
      <w:r>
        <w:rPr>
          <w:rFonts w:hint="eastAsia" w:ascii="Cambria" w:hAnsi="Cambria" w:eastAsia="宋体" w:cs="Times New Roman"/>
          <w:kern w:val="2"/>
          <w:szCs w:val="24"/>
          <w:lang w:val="en-US" w:eastAsia="zh-CN" w:bidi="ar-SA"/>
        </w:rPr>
        <w:fldChar w:fldCharType="separate"/>
      </w:r>
      <w:r>
        <w:rPr>
          <w:rFonts w:hint="default"/>
        </w:rPr>
        <w:t xml:space="preserve">4 </w:t>
      </w:r>
      <w:r>
        <w:rPr>
          <w:rFonts w:hint="eastAsia"/>
        </w:rPr>
        <w:t>总体需求</w:t>
      </w:r>
      <w:r>
        <w:tab/>
      </w:r>
      <w:r>
        <w:fldChar w:fldCharType="begin"/>
      </w:r>
      <w:r>
        <w:instrText xml:space="preserve"> PAGEREF _Toc1580 </w:instrText>
      </w:r>
      <w:r>
        <w:fldChar w:fldCharType="separate"/>
      </w:r>
      <w:r>
        <w:t>18</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_Toc26634 </w:instrText>
      </w:r>
      <w:r>
        <w:rPr>
          <w:rFonts w:hint="eastAsia" w:ascii="Cambria" w:hAnsi="Cambria" w:eastAsia="宋体" w:cs="Times New Roman"/>
          <w:kern w:val="2"/>
          <w:szCs w:val="24"/>
          <w:lang w:val="en-US" w:eastAsia="zh-CN" w:bidi="ar-SA"/>
        </w:rPr>
        <w:fldChar w:fldCharType="separate"/>
      </w:r>
      <w:r>
        <w:rPr>
          <w:rFonts w:hint="default"/>
        </w:rPr>
        <w:t xml:space="preserve">4.1 </w:t>
      </w:r>
      <w:r>
        <w:rPr>
          <w:rFonts w:hint="eastAsia"/>
        </w:rPr>
        <w:t>需求分析</w:t>
      </w:r>
      <w:r>
        <w:tab/>
      </w:r>
      <w:r>
        <w:fldChar w:fldCharType="begin"/>
      </w:r>
      <w:r>
        <w:instrText xml:space="preserve"> PAGEREF _Toc26634 </w:instrText>
      </w:r>
      <w:r>
        <w:fldChar w:fldCharType="separate"/>
      </w:r>
      <w:r>
        <w:t>18</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_Toc32063 </w:instrText>
      </w:r>
      <w:r>
        <w:rPr>
          <w:rFonts w:hint="eastAsia" w:ascii="Cambria" w:hAnsi="Cambria" w:eastAsia="宋体" w:cs="Times New Roman"/>
          <w:kern w:val="2"/>
          <w:szCs w:val="24"/>
          <w:lang w:val="en-US" w:eastAsia="zh-CN" w:bidi="ar-SA"/>
        </w:rPr>
        <w:fldChar w:fldCharType="separate"/>
      </w:r>
      <w:r>
        <w:rPr>
          <w:rFonts w:hint="default"/>
        </w:rPr>
        <w:t xml:space="preserve">4.2 </w:t>
      </w:r>
      <w:r>
        <w:rPr>
          <w:rFonts w:hint="eastAsia"/>
        </w:rPr>
        <w:t>主要功能需求概述</w:t>
      </w:r>
      <w:r>
        <w:tab/>
      </w:r>
      <w:r>
        <w:fldChar w:fldCharType="begin"/>
      </w:r>
      <w:r>
        <w:instrText xml:space="preserve"> PAGEREF _Toc32063 </w:instrText>
      </w:r>
      <w:r>
        <w:fldChar w:fldCharType="separate"/>
      </w:r>
      <w:r>
        <w:t>19</w:t>
      </w:r>
      <w:r>
        <w:fldChar w:fldCharType="end"/>
      </w:r>
      <w:r>
        <w:rPr>
          <w:rFonts w:hint="eastAsia" w:ascii="Cambria" w:hAnsi="Cambria" w:eastAsia="宋体" w:cs="Times New Roman"/>
          <w:kern w:val="2"/>
          <w:szCs w:val="24"/>
          <w:lang w:val="en-US" w:eastAsia="zh-CN" w:bidi="ar-SA"/>
        </w:rPr>
        <w:fldChar w:fldCharType="end"/>
      </w:r>
    </w:p>
    <w:p>
      <w:pPr>
        <w:pStyle w:val="9"/>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_Toc24420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eastAsia="zh-CN"/>
        </w:rPr>
        <w:t xml:space="preserve">4.2.1 </w:t>
      </w:r>
      <w:r>
        <w:rPr>
          <w:rFonts w:hint="eastAsia"/>
          <w:lang w:eastAsia="zh-CN"/>
        </w:rPr>
        <w:t>权限模型</w:t>
      </w:r>
      <w:r>
        <w:tab/>
      </w:r>
      <w:r>
        <w:fldChar w:fldCharType="begin"/>
      </w:r>
      <w:r>
        <w:instrText xml:space="preserve"> PAGEREF _Toc24420 </w:instrText>
      </w:r>
      <w:r>
        <w:fldChar w:fldCharType="separate"/>
      </w:r>
      <w:r>
        <w:t>19</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_Toc7451 </w:instrText>
      </w:r>
      <w:r>
        <w:rPr>
          <w:rFonts w:hint="eastAsia" w:ascii="Cambria" w:hAnsi="Cambria" w:eastAsia="宋体" w:cs="Times New Roman"/>
          <w:kern w:val="2"/>
          <w:szCs w:val="24"/>
          <w:lang w:val="en-US" w:eastAsia="zh-CN" w:bidi="ar-SA"/>
        </w:rPr>
        <w:fldChar w:fldCharType="separate"/>
      </w:r>
      <w:r>
        <w:rPr>
          <w:rFonts w:hint="default"/>
        </w:rPr>
        <w:t xml:space="preserve">4.3 </w:t>
      </w:r>
      <w:r>
        <w:rPr>
          <w:rFonts w:hint="eastAsia"/>
          <w:lang w:eastAsia="zh-CN"/>
        </w:rPr>
        <w:t>总体关系约束</w:t>
      </w:r>
      <w:r>
        <w:tab/>
      </w:r>
      <w:r>
        <w:fldChar w:fldCharType="begin"/>
      </w:r>
      <w:r>
        <w:instrText xml:space="preserve"> PAGEREF _Toc7451 </w:instrText>
      </w:r>
      <w:r>
        <w:fldChar w:fldCharType="separate"/>
      </w:r>
      <w:r>
        <w:t>19</w:t>
      </w:r>
      <w:r>
        <w:fldChar w:fldCharType="end"/>
      </w:r>
      <w:r>
        <w:rPr>
          <w:rFonts w:hint="eastAsia" w:ascii="Cambria" w:hAnsi="Cambria" w:eastAsia="宋体" w:cs="Times New Roman"/>
          <w:kern w:val="2"/>
          <w:szCs w:val="24"/>
          <w:lang w:val="en-US" w:eastAsia="zh-CN" w:bidi="ar-SA"/>
        </w:rPr>
        <w:fldChar w:fldCharType="end"/>
      </w:r>
    </w:p>
    <w:p>
      <w:pPr>
        <w:pStyle w:val="9"/>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_Toc6965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eastAsia="zh-CN"/>
        </w:rPr>
        <w:t xml:space="preserve">4.3.1 </w:t>
      </w:r>
      <w:r>
        <w:rPr>
          <w:rFonts w:hint="eastAsia"/>
          <w:lang w:eastAsia="zh-CN"/>
        </w:rPr>
        <w:t>关键干系人对应关系</w:t>
      </w:r>
      <w:r>
        <w:tab/>
      </w:r>
      <w:r>
        <w:fldChar w:fldCharType="begin"/>
      </w:r>
      <w:r>
        <w:instrText xml:space="preserve"> PAGEREF _Toc6965 </w:instrText>
      </w:r>
      <w:r>
        <w:fldChar w:fldCharType="separate"/>
      </w:r>
      <w:r>
        <w:t>19</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_Toc4118 </w:instrText>
      </w:r>
      <w:r>
        <w:rPr>
          <w:rFonts w:hint="eastAsia" w:ascii="Cambria" w:hAnsi="Cambria" w:eastAsia="宋体" w:cs="Times New Roman"/>
          <w:kern w:val="2"/>
          <w:szCs w:val="24"/>
          <w:lang w:val="en-US" w:eastAsia="zh-CN" w:bidi="ar-SA"/>
        </w:rPr>
        <w:fldChar w:fldCharType="separate"/>
      </w:r>
      <w:r>
        <w:rPr>
          <w:rFonts w:hint="default"/>
          <w:lang w:eastAsia="zh-CN"/>
        </w:rPr>
        <w:t xml:space="preserve">5 </w:t>
      </w:r>
      <w:r>
        <w:rPr>
          <w:rFonts w:hint="eastAsia"/>
        </w:rPr>
        <w:t>关键业务流程</w:t>
      </w:r>
      <w:r>
        <w:tab/>
      </w:r>
      <w:r>
        <w:fldChar w:fldCharType="begin"/>
      </w:r>
      <w:r>
        <w:instrText xml:space="preserve"> PAGEREF _Toc4118 </w:instrText>
      </w:r>
      <w:r>
        <w:fldChar w:fldCharType="separate"/>
      </w:r>
      <w:r>
        <w:t>20</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_Toc25880 </w:instrText>
      </w:r>
      <w:r>
        <w:rPr>
          <w:rFonts w:hint="eastAsia" w:ascii="Cambria" w:hAnsi="Cambria" w:eastAsia="宋体" w:cs="Times New Roman"/>
          <w:kern w:val="2"/>
          <w:szCs w:val="24"/>
          <w:lang w:val="en-US" w:eastAsia="zh-CN" w:bidi="ar-SA"/>
        </w:rPr>
        <w:fldChar w:fldCharType="separate"/>
      </w:r>
      <w:r>
        <w:rPr>
          <w:rFonts w:hint="default"/>
          <w:lang w:eastAsia="zh-CN"/>
        </w:rPr>
        <w:t xml:space="preserve">5.1 </w:t>
      </w:r>
      <w:r>
        <w:rPr>
          <w:rFonts w:hint="eastAsia"/>
          <w:lang w:eastAsia="zh-CN"/>
        </w:rPr>
        <w:t>初始化设置流程</w:t>
      </w:r>
      <w:r>
        <w:tab/>
      </w:r>
      <w:r>
        <w:fldChar w:fldCharType="begin"/>
      </w:r>
      <w:r>
        <w:instrText xml:space="preserve"> PAGEREF _Toc25880 </w:instrText>
      </w:r>
      <w:r>
        <w:fldChar w:fldCharType="separate"/>
      </w:r>
      <w:r>
        <w:t>20</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_Toc1939 </w:instrText>
      </w:r>
      <w:r>
        <w:rPr>
          <w:rFonts w:hint="eastAsia" w:ascii="Cambria" w:hAnsi="Cambria" w:eastAsia="宋体" w:cs="Times New Roman"/>
          <w:kern w:val="2"/>
          <w:szCs w:val="24"/>
          <w:lang w:val="en-US" w:eastAsia="zh-CN" w:bidi="ar-SA"/>
        </w:rPr>
        <w:fldChar w:fldCharType="separate"/>
      </w:r>
      <w:r>
        <w:rPr>
          <w:rFonts w:hint="default"/>
        </w:rPr>
        <w:t xml:space="preserve">5.2 </w:t>
      </w:r>
      <w:r>
        <w:rPr>
          <w:rFonts w:hint="eastAsia"/>
          <w:lang w:eastAsia="zh-CN"/>
        </w:rPr>
        <w:t>进出数据上报流程</w:t>
      </w:r>
      <w:r>
        <w:tab/>
      </w:r>
      <w:r>
        <w:fldChar w:fldCharType="begin"/>
      </w:r>
      <w:r>
        <w:instrText xml:space="preserve"> PAGEREF _Toc1939 </w:instrText>
      </w:r>
      <w:r>
        <w:fldChar w:fldCharType="separate"/>
      </w:r>
      <w:r>
        <w:t>22</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_Toc17995 </w:instrText>
      </w:r>
      <w:r>
        <w:rPr>
          <w:rFonts w:hint="eastAsia" w:ascii="Cambria" w:hAnsi="Cambria" w:eastAsia="宋体" w:cs="Times New Roman"/>
          <w:kern w:val="2"/>
          <w:szCs w:val="24"/>
          <w:lang w:val="en-US" w:eastAsia="zh-CN" w:bidi="ar-SA"/>
        </w:rPr>
        <w:fldChar w:fldCharType="separate"/>
      </w:r>
      <w:r>
        <w:rPr>
          <w:rFonts w:hint="default"/>
          <w:lang w:eastAsia="zh-CN"/>
        </w:rPr>
        <w:t xml:space="preserve">5.3 </w:t>
      </w:r>
      <w:r>
        <w:rPr>
          <w:rFonts w:hint="eastAsia"/>
          <w:lang w:eastAsia="zh-CN"/>
        </w:rPr>
        <w:t>停车记录合并流程</w:t>
      </w:r>
      <w:r>
        <w:tab/>
      </w:r>
      <w:r>
        <w:fldChar w:fldCharType="begin"/>
      </w:r>
      <w:r>
        <w:instrText xml:space="preserve"> PAGEREF _Toc17995 </w:instrText>
      </w:r>
      <w:r>
        <w:fldChar w:fldCharType="separate"/>
      </w:r>
      <w:r>
        <w:t>22</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_Toc14238 </w:instrText>
      </w:r>
      <w:r>
        <w:rPr>
          <w:rFonts w:hint="eastAsia" w:ascii="Cambria" w:hAnsi="Cambria" w:eastAsia="宋体" w:cs="Times New Roman"/>
          <w:kern w:val="2"/>
          <w:szCs w:val="24"/>
          <w:lang w:val="en-US" w:eastAsia="zh-CN" w:bidi="ar-SA"/>
        </w:rPr>
        <w:fldChar w:fldCharType="separate"/>
      </w:r>
      <w:r>
        <w:rPr>
          <w:rFonts w:hint="default"/>
        </w:rPr>
        <w:t xml:space="preserve">6 </w:t>
      </w:r>
      <w:r>
        <w:rPr>
          <w:rFonts w:hint="eastAsia"/>
        </w:rPr>
        <w:t>具体需求内容</w:t>
      </w:r>
      <w:r>
        <w:tab/>
      </w:r>
      <w:r>
        <w:fldChar w:fldCharType="begin"/>
      </w:r>
      <w:r>
        <w:instrText xml:space="preserve"> PAGEREF _Toc14238 </w:instrText>
      </w:r>
      <w:r>
        <w:fldChar w:fldCharType="separate"/>
      </w:r>
      <w:r>
        <w:t>23</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_Toc15205 </w:instrText>
      </w:r>
      <w:r>
        <w:rPr>
          <w:rFonts w:hint="eastAsia" w:ascii="Cambria" w:hAnsi="Cambria" w:eastAsia="宋体" w:cs="Times New Roman"/>
          <w:kern w:val="2"/>
          <w:szCs w:val="24"/>
          <w:lang w:val="en-US" w:eastAsia="zh-CN" w:bidi="ar-SA"/>
        </w:rPr>
        <w:fldChar w:fldCharType="separate"/>
      </w:r>
      <w:r>
        <w:rPr>
          <w:rFonts w:hint="default"/>
        </w:rPr>
        <w:t xml:space="preserve">6.1 </w:t>
      </w:r>
      <w:r>
        <w:rPr>
          <w:rFonts w:hint="eastAsia"/>
          <w:lang w:eastAsia="zh-CN"/>
        </w:rPr>
        <w:t>功能点</w:t>
      </w:r>
      <w:r>
        <w:tab/>
      </w:r>
      <w:r>
        <w:fldChar w:fldCharType="begin"/>
      </w:r>
      <w:r>
        <w:instrText xml:space="preserve"> PAGEREF _Toc15205 </w:instrText>
      </w:r>
      <w:r>
        <w:fldChar w:fldCharType="separate"/>
      </w:r>
      <w:r>
        <w:t>23</w:t>
      </w:r>
      <w:r>
        <w:fldChar w:fldCharType="end"/>
      </w:r>
      <w:r>
        <w:rPr>
          <w:rFonts w:hint="eastAsia" w:ascii="Cambria" w:hAnsi="Cambria" w:eastAsia="宋体" w:cs="Times New Roman"/>
          <w:kern w:val="2"/>
          <w:szCs w:val="24"/>
          <w:lang w:val="en-US" w:eastAsia="zh-CN" w:bidi="ar-SA"/>
        </w:rPr>
        <w:fldChar w:fldCharType="end"/>
      </w:r>
    </w:p>
    <w:p>
      <w:pPr>
        <w:pStyle w:val="9"/>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_Toc18493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6.1.1 </w:t>
      </w:r>
      <w:r>
        <w:rPr>
          <w:rFonts w:hint="eastAsia"/>
          <w:lang w:eastAsia="zh-CN"/>
        </w:rPr>
        <w:t>总体</w:t>
      </w:r>
      <w:r>
        <w:rPr>
          <w:rFonts w:hint="eastAsia"/>
        </w:rPr>
        <w:t>功能</w:t>
      </w:r>
      <w:r>
        <w:rPr>
          <w:rFonts w:hint="eastAsia"/>
          <w:lang w:eastAsia="zh-CN"/>
        </w:rPr>
        <w:t>点</w:t>
      </w:r>
      <w:r>
        <w:tab/>
      </w:r>
      <w:r>
        <w:fldChar w:fldCharType="begin"/>
      </w:r>
      <w:r>
        <w:instrText xml:space="preserve"> PAGEREF _Toc18493 </w:instrText>
      </w:r>
      <w:r>
        <w:fldChar w:fldCharType="separate"/>
      </w:r>
      <w:r>
        <w:t>23</w:t>
      </w:r>
      <w:r>
        <w:fldChar w:fldCharType="end"/>
      </w:r>
      <w:r>
        <w:rPr>
          <w:rFonts w:hint="eastAsia" w:ascii="Cambria" w:hAnsi="Cambria" w:eastAsia="宋体" w:cs="Times New Roman"/>
          <w:kern w:val="2"/>
          <w:szCs w:val="24"/>
          <w:lang w:val="en-US" w:eastAsia="zh-CN" w:bidi="ar-SA"/>
        </w:rPr>
        <w:fldChar w:fldCharType="end"/>
      </w:r>
    </w:p>
    <w:p>
      <w:pPr>
        <w:pStyle w:val="9"/>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_Toc15071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6.1.2 </w:t>
      </w:r>
      <w:r>
        <w:rPr>
          <w:rFonts w:hint="eastAsia"/>
          <w:lang w:val="en-US" w:eastAsia="zh-CN"/>
        </w:rPr>
        <w:t>版本</w:t>
      </w:r>
      <w:r>
        <w:rPr>
          <w:rFonts w:hint="eastAsia"/>
        </w:rPr>
        <w:t>功能</w:t>
      </w:r>
      <w:r>
        <w:rPr>
          <w:rFonts w:hint="eastAsia"/>
          <w:lang w:eastAsia="zh-CN"/>
        </w:rPr>
        <w:t>点（</w:t>
      </w:r>
      <w:r>
        <w:rPr>
          <w:rFonts w:hint="eastAsia"/>
          <w:lang w:val="en-US" w:eastAsia="zh-CN"/>
        </w:rPr>
        <w:t>V2.0.0）</w:t>
      </w:r>
      <w:r>
        <w:tab/>
      </w:r>
      <w:r>
        <w:fldChar w:fldCharType="begin"/>
      </w:r>
      <w:r>
        <w:instrText xml:space="preserve"> PAGEREF _Toc15071 </w:instrText>
      </w:r>
      <w:r>
        <w:fldChar w:fldCharType="separate"/>
      </w:r>
      <w:r>
        <w:t>24</w:t>
      </w:r>
      <w:r>
        <w:fldChar w:fldCharType="end"/>
      </w:r>
      <w:r>
        <w:rPr>
          <w:rFonts w:hint="eastAsia" w:ascii="Cambria" w:hAnsi="Cambria" w:eastAsia="宋体" w:cs="Times New Roman"/>
          <w:kern w:val="2"/>
          <w:szCs w:val="24"/>
          <w:lang w:val="en-US" w:eastAsia="zh-CN" w:bidi="ar-SA"/>
        </w:rPr>
        <w:fldChar w:fldCharType="end"/>
      </w:r>
    </w:p>
    <w:p>
      <w:pPr>
        <w:pStyle w:val="9"/>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_Toc12906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 </w:t>
      </w:r>
      <w:r>
        <w:rPr>
          <w:rFonts w:hint="eastAsia"/>
        </w:rPr>
        <w:t>功能点描述</w:t>
      </w:r>
      <w:r>
        <w:tab/>
      </w:r>
      <w:r>
        <w:fldChar w:fldCharType="begin"/>
      </w:r>
      <w:r>
        <w:instrText xml:space="preserve"> PAGEREF _Toc12906 </w:instrText>
      </w:r>
      <w:r>
        <w:fldChar w:fldCharType="separate"/>
      </w:r>
      <w:r>
        <w:t>25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_Toc19618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 </w:t>
      </w:r>
      <w:r>
        <w:rPr>
          <w:rFonts w:hint="eastAsia"/>
          <w:lang w:eastAsia="zh-CN"/>
        </w:rPr>
        <w:t>国际化语言切换</w:t>
      </w:r>
      <w:r>
        <w:tab/>
      </w:r>
      <w:r>
        <w:fldChar w:fldCharType="begin"/>
      </w:r>
      <w:r>
        <w:instrText xml:space="preserve"> PAGEREF _Toc19618 </w:instrText>
      </w:r>
      <w:r>
        <w:fldChar w:fldCharType="separate"/>
      </w:r>
      <w:r>
        <w:t>25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_Toc28125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_Toc28125 </w:instrText>
      </w:r>
      <w:r>
        <w:fldChar w:fldCharType="separate"/>
      </w:r>
      <w:r>
        <w:t>25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_Toc9013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_Toc9013 </w:instrText>
      </w:r>
      <w:r>
        <w:fldChar w:fldCharType="separate"/>
      </w:r>
      <w:r>
        <w:t>25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_Toc15874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_Toc15874 </w:instrText>
      </w:r>
      <w:r>
        <w:fldChar w:fldCharType="separate"/>
      </w:r>
      <w:r>
        <w:t>25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_Toc27466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_Toc27466 </w:instrText>
      </w:r>
      <w:r>
        <w:fldChar w:fldCharType="separate"/>
      </w:r>
      <w:r>
        <w:t>25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_Toc8151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_Toc8151 </w:instrText>
      </w:r>
      <w:r>
        <w:fldChar w:fldCharType="separate"/>
      </w:r>
      <w:r>
        <w:t>26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_Toc27826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 </w:t>
      </w:r>
      <w:r>
        <w:rPr>
          <w:rFonts w:hint="eastAsia"/>
          <w:lang w:eastAsia="zh-CN"/>
        </w:rPr>
        <w:t>登录</w:t>
      </w:r>
      <w:r>
        <w:tab/>
      </w:r>
      <w:r>
        <w:fldChar w:fldCharType="begin"/>
      </w:r>
      <w:r>
        <w:instrText xml:space="preserve"> PAGEREF _Toc27826 </w:instrText>
      </w:r>
      <w:r>
        <w:fldChar w:fldCharType="separate"/>
      </w:r>
      <w:r>
        <w:t>27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_Toc10119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_Toc10119 </w:instrText>
      </w:r>
      <w:r>
        <w:fldChar w:fldCharType="separate"/>
      </w:r>
      <w:r>
        <w:t>27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_Toc12298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_Toc12298 </w:instrText>
      </w:r>
      <w:r>
        <w:fldChar w:fldCharType="separate"/>
      </w:r>
      <w:r>
        <w:t>27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_Toc21491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_Toc21491 </w:instrText>
      </w:r>
      <w:r>
        <w:fldChar w:fldCharType="separate"/>
      </w:r>
      <w:r>
        <w:t>27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_Toc13970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_Toc13970 </w:instrText>
      </w:r>
      <w:r>
        <w:fldChar w:fldCharType="separate"/>
      </w:r>
      <w:r>
        <w:t>28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_Toc20373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_Toc20373 </w:instrText>
      </w:r>
      <w:r>
        <w:fldChar w:fldCharType="separate"/>
      </w:r>
      <w:r>
        <w:t>28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_Toc32279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 </w:t>
      </w:r>
      <w:r>
        <w:rPr>
          <w:rFonts w:hint="eastAsia"/>
          <w:lang w:eastAsia="zh-CN"/>
        </w:rPr>
        <w:t>登录页面其它需求</w:t>
      </w:r>
      <w:r>
        <w:tab/>
      </w:r>
      <w:r>
        <w:fldChar w:fldCharType="begin"/>
      </w:r>
      <w:r>
        <w:instrText xml:space="preserve"> PAGEREF _Toc32279 </w:instrText>
      </w:r>
      <w:r>
        <w:fldChar w:fldCharType="separate"/>
      </w:r>
      <w:r>
        <w:t>29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_Toc4445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_Toc4445 </w:instrText>
      </w:r>
      <w:r>
        <w:fldChar w:fldCharType="separate"/>
      </w:r>
      <w:r>
        <w:t>29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_Toc6361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_Toc6361 </w:instrText>
      </w:r>
      <w:r>
        <w:fldChar w:fldCharType="separate"/>
      </w:r>
      <w:r>
        <w:t>29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_Toc9581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_Toc9581 </w:instrText>
      </w:r>
      <w:r>
        <w:fldChar w:fldCharType="separate"/>
      </w:r>
      <w:r>
        <w:t>29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_Toc8645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_Toc8645 </w:instrText>
      </w:r>
      <w:r>
        <w:fldChar w:fldCharType="separate"/>
      </w:r>
      <w:r>
        <w:t>29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_Toc25840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_Toc25840 </w:instrText>
      </w:r>
      <w:r>
        <w:fldChar w:fldCharType="separate"/>
      </w:r>
      <w:r>
        <w:t>29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_Toc22412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 </w:t>
      </w:r>
      <w:r>
        <w:rPr>
          <w:rFonts w:hint="eastAsia"/>
          <w:lang w:eastAsia="zh-CN"/>
        </w:rPr>
        <w:t>首页</w:t>
      </w:r>
      <w:r>
        <w:rPr>
          <w:rFonts w:hint="eastAsia"/>
          <w:lang w:val="en-US" w:eastAsia="zh-CN"/>
        </w:rPr>
        <w:t>-修改个人信息</w:t>
      </w:r>
      <w:r>
        <w:tab/>
      </w:r>
      <w:r>
        <w:fldChar w:fldCharType="begin"/>
      </w:r>
      <w:r>
        <w:instrText xml:space="preserve"> PAGEREF _Toc22412 </w:instrText>
      </w:r>
      <w:r>
        <w:fldChar w:fldCharType="separate"/>
      </w:r>
      <w:r>
        <w:t>31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_Toc23892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_Toc23892 </w:instrText>
      </w:r>
      <w:r>
        <w:fldChar w:fldCharType="separate"/>
      </w:r>
      <w:r>
        <w:t>31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_Toc15702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_Toc15702 </w:instrText>
      </w:r>
      <w:r>
        <w:fldChar w:fldCharType="separate"/>
      </w:r>
      <w:r>
        <w:t>31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_Toc27315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_Toc27315 </w:instrText>
      </w:r>
      <w:r>
        <w:fldChar w:fldCharType="separate"/>
      </w:r>
      <w:r>
        <w:t>31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_Toc22048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_Toc22048 </w:instrText>
      </w:r>
      <w:r>
        <w:fldChar w:fldCharType="separate"/>
      </w:r>
      <w:r>
        <w:t>32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_Toc26166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_Toc26166 </w:instrText>
      </w:r>
      <w:r>
        <w:fldChar w:fldCharType="separate"/>
      </w:r>
      <w:r>
        <w:t>32</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_Toc30735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 </w:t>
      </w:r>
      <w:r>
        <w:rPr>
          <w:rFonts w:hint="eastAsia"/>
          <w:lang w:eastAsia="zh-CN"/>
        </w:rPr>
        <w:t>首页</w:t>
      </w:r>
      <w:r>
        <w:rPr>
          <w:rFonts w:hint="eastAsia"/>
          <w:lang w:val="en-US" w:eastAsia="zh-CN"/>
        </w:rPr>
        <w:t>-退出登录</w:t>
      </w:r>
      <w:r>
        <w:tab/>
      </w:r>
      <w:r>
        <w:fldChar w:fldCharType="begin"/>
      </w:r>
      <w:r>
        <w:instrText xml:space="preserve"> PAGEREF _Toc30735 </w:instrText>
      </w:r>
      <w:r>
        <w:fldChar w:fldCharType="separate"/>
      </w:r>
      <w:r>
        <w:t>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_Toc4260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_Toc4260 </w:instrText>
      </w:r>
      <w:r>
        <w:fldChar w:fldCharType="separate"/>
      </w:r>
      <w:r>
        <w:t>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_Toc24371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_Toc24371 </w:instrText>
      </w:r>
      <w:r>
        <w:fldChar w:fldCharType="separate"/>
      </w:r>
      <w:r>
        <w:t>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_Toc25231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_Toc25231 </w:instrText>
      </w:r>
      <w:r>
        <w:fldChar w:fldCharType="separate"/>
      </w:r>
      <w:r>
        <w:t>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_Toc9106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_Toc9106 </w:instrText>
      </w:r>
      <w:r>
        <w:fldChar w:fldCharType="separate"/>
      </w:r>
      <w:r>
        <w:t>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_Toc30389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_Toc30389 </w:instrText>
      </w:r>
      <w:r>
        <w:fldChar w:fldCharType="separate"/>
      </w:r>
      <w:r>
        <w:t>35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_Toc5242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 </w:t>
      </w:r>
      <w:r>
        <w:rPr>
          <w:rFonts w:hint="eastAsia"/>
          <w:lang w:eastAsia="zh-CN"/>
        </w:rPr>
        <w:t>首页其它需求</w:t>
      </w:r>
      <w:r>
        <w:tab/>
      </w:r>
      <w:r>
        <w:fldChar w:fldCharType="begin"/>
      </w:r>
      <w:r>
        <w:instrText xml:space="preserve"> PAGEREF _Toc5242 </w:instrText>
      </w:r>
      <w:r>
        <w:fldChar w:fldCharType="separate"/>
      </w:r>
      <w:r>
        <w:t>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_Toc10380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_Toc10380 </w:instrText>
      </w:r>
      <w:r>
        <w:fldChar w:fldCharType="separate"/>
      </w:r>
      <w:r>
        <w:t>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_Toc19303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_Toc19303 </w:instrText>
      </w:r>
      <w:r>
        <w:fldChar w:fldCharType="separate"/>
      </w:r>
      <w:r>
        <w:t>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_Toc4117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_Toc4117 </w:instrText>
      </w:r>
      <w:r>
        <w:fldChar w:fldCharType="separate"/>
      </w:r>
      <w:r>
        <w:t>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_Toc6907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_Toc6907 </w:instrText>
      </w:r>
      <w:r>
        <w:fldChar w:fldCharType="separate"/>
      </w:r>
      <w:r>
        <w:t>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_Toc3437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_Toc3437 </w:instrText>
      </w:r>
      <w:r>
        <w:fldChar w:fldCharType="separate"/>
      </w:r>
      <w:r>
        <w:t>37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_Toc25308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6.1.3.1.7 </w:t>
      </w:r>
      <w:r>
        <w:rPr>
          <w:rFonts w:hint="eastAsia"/>
          <w:lang w:val="en-US" w:eastAsia="zh-CN"/>
        </w:rPr>
        <w:t>进出管理-在场停放记录-页面展示</w:t>
      </w:r>
      <w:r>
        <w:tab/>
      </w:r>
      <w:r>
        <w:fldChar w:fldCharType="begin"/>
      </w:r>
      <w:r>
        <w:instrText xml:space="preserve"> PAGEREF _Toc25308 </w:instrText>
      </w:r>
      <w:r>
        <w:fldChar w:fldCharType="separate"/>
      </w:r>
      <w:r>
        <w:t>38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_Toc27056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_Toc27056 </w:instrText>
      </w:r>
      <w:r>
        <w:fldChar w:fldCharType="separate"/>
      </w:r>
      <w:r>
        <w:t>38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_Toc22396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_Toc22396 </w:instrText>
      </w:r>
      <w:r>
        <w:fldChar w:fldCharType="separate"/>
      </w:r>
      <w:r>
        <w:t>38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_Toc45 </w:instrText>
      </w:r>
      <w:r>
        <w:fldChar w:fldCharType="separate"/>
      </w:r>
      <w:r>
        <w:t>39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_Toc1295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_Toc1295 </w:instrText>
      </w:r>
      <w:r>
        <w:fldChar w:fldCharType="separate"/>
      </w:r>
      <w:r>
        <w:t>39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_Toc14841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_Toc14841 </w:instrText>
      </w:r>
      <w:r>
        <w:fldChar w:fldCharType="separate"/>
      </w:r>
      <w:r>
        <w:t>40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_Toc20283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 </w:t>
      </w:r>
      <w:r>
        <w:rPr>
          <w:rFonts w:hint="eastAsia"/>
          <w:lang w:eastAsia="zh-CN"/>
        </w:rPr>
        <w:t>在场停放记录</w:t>
      </w:r>
      <w:r>
        <w:rPr>
          <w:rFonts w:hint="eastAsia"/>
          <w:lang w:val="en-US" w:eastAsia="zh-CN"/>
        </w:rPr>
        <w:t>-</w:t>
      </w:r>
      <w:r>
        <w:rPr>
          <w:rFonts w:hint="eastAsia"/>
          <w:lang w:eastAsia="zh-CN"/>
        </w:rPr>
        <w:t>搜索</w:t>
      </w:r>
      <w:r>
        <w:tab/>
      </w:r>
      <w:r>
        <w:fldChar w:fldCharType="begin"/>
      </w:r>
      <w:r>
        <w:instrText xml:space="preserve"> PAGEREF _Toc20283 </w:instrText>
      </w:r>
      <w:r>
        <w:fldChar w:fldCharType="separate"/>
      </w:r>
      <w:r>
        <w:t>40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_Toc14181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_Toc14181 </w:instrText>
      </w:r>
      <w:r>
        <w:fldChar w:fldCharType="separate"/>
      </w:r>
      <w:r>
        <w:t>40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_Toc31561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_Toc31561 </w:instrText>
      </w:r>
      <w:r>
        <w:fldChar w:fldCharType="separate"/>
      </w:r>
      <w:r>
        <w:t>40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_Toc7655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_Toc7655 </w:instrText>
      </w:r>
      <w:r>
        <w:fldChar w:fldCharType="separate"/>
      </w:r>
      <w:r>
        <w:t>40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_Toc223 </w:instrText>
      </w:r>
      <w:r>
        <w:fldChar w:fldCharType="separate"/>
      </w:r>
      <w:r>
        <w:t>41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_Toc30318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_Toc30318 </w:instrText>
      </w:r>
      <w:r>
        <w:fldChar w:fldCharType="separate"/>
      </w:r>
      <w:r>
        <w:t>41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_Toc32141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6.1.3.1.9 </w:t>
      </w:r>
      <w:r>
        <w:rPr>
          <w:rFonts w:hint="eastAsia"/>
          <w:lang w:eastAsia="zh-CN"/>
        </w:rPr>
        <w:t>在场停放记录</w:t>
      </w:r>
      <w:r>
        <w:rPr>
          <w:rFonts w:hint="eastAsia"/>
          <w:lang w:val="en-US" w:eastAsia="zh-CN"/>
        </w:rPr>
        <w:t>-</w:t>
      </w:r>
      <w:r>
        <w:rPr>
          <w:rFonts w:hint="eastAsia"/>
          <w:lang w:eastAsia="zh-CN"/>
        </w:rPr>
        <w:t>设置剩余车位</w:t>
      </w:r>
      <w:r>
        <w:tab/>
      </w:r>
      <w:r>
        <w:fldChar w:fldCharType="begin"/>
      </w:r>
      <w:r>
        <w:instrText xml:space="preserve"> PAGEREF _Toc32141 </w:instrText>
      </w:r>
      <w:r>
        <w:fldChar w:fldCharType="separate"/>
      </w:r>
      <w:r>
        <w:t>43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_Toc10045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_Toc10045 </w:instrText>
      </w:r>
      <w:r>
        <w:fldChar w:fldCharType="separate"/>
      </w:r>
      <w:r>
        <w:t>43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_Toc18863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_Toc18863 </w:instrText>
      </w:r>
      <w:r>
        <w:fldChar w:fldCharType="separate"/>
      </w:r>
      <w:r>
        <w:t>43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_Toc11717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_Toc11717 </w:instrText>
      </w:r>
      <w:r>
        <w:fldChar w:fldCharType="separate"/>
      </w:r>
      <w:r>
        <w:t>44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_Toc24945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_Toc24945 </w:instrText>
      </w:r>
      <w:r>
        <w:fldChar w:fldCharType="separate"/>
      </w:r>
      <w:r>
        <w:t>46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_Toc8207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_Toc8207 </w:instrText>
      </w:r>
      <w:r>
        <w:fldChar w:fldCharType="separate"/>
      </w:r>
      <w:r>
        <w:t>46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_Toc11010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6.1.3.1.10 </w:t>
      </w:r>
      <w:r>
        <w:rPr>
          <w:rFonts w:hint="eastAsia"/>
          <w:lang w:eastAsia="zh-CN"/>
        </w:rPr>
        <w:t>在场停放记录</w:t>
      </w:r>
      <w:r>
        <w:rPr>
          <w:rFonts w:hint="eastAsia"/>
          <w:lang w:val="en-US" w:eastAsia="zh-CN"/>
        </w:rPr>
        <w:t>-导出</w:t>
      </w:r>
      <w:r>
        <w:tab/>
      </w:r>
      <w:r>
        <w:fldChar w:fldCharType="begin"/>
      </w:r>
      <w:r>
        <w:instrText xml:space="preserve"> PAGEREF _Toc11010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_Toc31412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_Toc31412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_Toc11053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_Toc11053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_Toc10114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_Toc10114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_Toc1014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_Toc1014 </w:instrText>
      </w:r>
      <w:r>
        <w:fldChar w:fldCharType="separate"/>
      </w:r>
      <w:r>
        <w:t>48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_Toc18991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_Toc18991 </w:instrText>
      </w:r>
      <w:r>
        <w:fldChar w:fldCharType="separate"/>
      </w:r>
      <w:r>
        <w:t>48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_Toc13554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6.1.3.1.11 </w:t>
      </w:r>
      <w:r>
        <w:rPr>
          <w:rFonts w:hint="eastAsia"/>
          <w:lang w:eastAsia="zh-CN"/>
        </w:rPr>
        <w:t>在场停放记录</w:t>
      </w:r>
      <w:r>
        <w:rPr>
          <w:rFonts w:hint="eastAsia"/>
          <w:lang w:val="en-US" w:eastAsia="zh-CN"/>
        </w:rPr>
        <w:t>-</w:t>
      </w:r>
      <w:r>
        <w:rPr>
          <w:rFonts w:hint="eastAsia"/>
          <w:lang w:eastAsia="zh-CN"/>
        </w:rPr>
        <w:t>校正</w:t>
      </w:r>
      <w:r>
        <w:tab/>
      </w:r>
      <w:r>
        <w:fldChar w:fldCharType="begin"/>
      </w:r>
      <w:r>
        <w:instrText xml:space="preserve"> PAGEREF _Toc13554 </w:instrText>
      </w:r>
      <w:r>
        <w:fldChar w:fldCharType="separate"/>
      </w:r>
      <w:r>
        <w:t>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_Toc3027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_Toc3027 </w:instrText>
      </w:r>
      <w:r>
        <w:fldChar w:fldCharType="separate"/>
      </w:r>
      <w:r>
        <w:t>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_Toc4965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_Toc4965 </w:instrText>
      </w:r>
      <w:r>
        <w:fldChar w:fldCharType="separate"/>
      </w:r>
      <w:r>
        <w:t>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_Toc8957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_Toc8957 </w:instrText>
      </w:r>
      <w:r>
        <w:fldChar w:fldCharType="separate"/>
      </w:r>
      <w:r>
        <w:t>50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_Toc24701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_Toc24701 </w:instrText>
      </w:r>
      <w:r>
        <w:fldChar w:fldCharType="separate"/>
      </w:r>
      <w:r>
        <w:t>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_Toc1435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_Toc1435 </w:instrText>
      </w:r>
      <w:r>
        <w:fldChar w:fldCharType="separate"/>
      </w:r>
      <w:r>
        <w:t>51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_Toc22037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6.1.3.1.12 </w:t>
      </w:r>
      <w:r>
        <w:rPr>
          <w:rFonts w:hint="eastAsia"/>
          <w:lang w:eastAsia="zh-CN"/>
        </w:rPr>
        <w:t>在场停放记录</w:t>
      </w:r>
      <w:r>
        <w:rPr>
          <w:rFonts w:hint="eastAsia"/>
          <w:lang w:val="en-US" w:eastAsia="zh-CN"/>
        </w:rPr>
        <w:t>-</w:t>
      </w:r>
      <w:r>
        <w:rPr>
          <w:rFonts w:hint="eastAsia"/>
          <w:lang w:eastAsia="zh-CN"/>
        </w:rPr>
        <w:t>盘点离场</w:t>
      </w:r>
      <w:r>
        <w:tab/>
      </w:r>
      <w:r>
        <w:fldChar w:fldCharType="begin"/>
      </w:r>
      <w:r>
        <w:instrText xml:space="preserve"> PAGEREF _Toc22037 </w:instrText>
      </w:r>
      <w:r>
        <w:fldChar w:fldCharType="separate"/>
      </w:r>
      <w:r>
        <w:t>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_Toc23320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_Toc23320 </w:instrText>
      </w:r>
      <w:r>
        <w:fldChar w:fldCharType="separate"/>
      </w:r>
      <w:r>
        <w:t>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_Toc1771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_Toc1771 </w:instrText>
      </w:r>
      <w:r>
        <w:fldChar w:fldCharType="separate"/>
      </w:r>
      <w:r>
        <w:t>52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_Toc14417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_Toc14417 </w:instrText>
      </w:r>
      <w:r>
        <w:fldChar w:fldCharType="separate"/>
      </w:r>
      <w:r>
        <w:t>52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_Toc5423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_Toc5423 </w:instrText>
      </w:r>
      <w:r>
        <w:fldChar w:fldCharType="separate"/>
      </w:r>
      <w:r>
        <w:t>52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_Toc15445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_Toc15445 </w:instrText>
      </w:r>
      <w:r>
        <w:fldChar w:fldCharType="separate"/>
      </w:r>
      <w:r>
        <w:t>52</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_Toc6863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6.1.3.1.13 </w:t>
      </w:r>
      <w:r>
        <w:rPr>
          <w:rFonts w:hint="eastAsia"/>
          <w:lang w:eastAsia="zh-CN"/>
        </w:rPr>
        <w:t>进出管理</w:t>
      </w:r>
      <w:r>
        <w:rPr>
          <w:rFonts w:hint="eastAsia"/>
          <w:lang w:val="en-US" w:eastAsia="zh-CN"/>
        </w:rPr>
        <w:t>-</w:t>
      </w:r>
      <w:r>
        <w:rPr>
          <w:rFonts w:hint="eastAsia"/>
          <w:lang w:eastAsia="zh-CN"/>
        </w:rPr>
        <w:t>历史停放记录</w:t>
      </w:r>
      <w:r>
        <w:rPr>
          <w:rFonts w:hint="eastAsia"/>
          <w:lang w:val="en-US" w:eastAsia="zh-CN"/>
        </w:rPr>
        <w:t>-页面展示</w:t>
      </w:r>
      <w:r>
        <w:tab/>
      </w:r>
      <w:r>
        <w:fldChar w:fldCharType="begin"/>
      </w:r>
      <w:r>
        <w:instrText xml:space="preserve"> PAGEREF _Toc6863 </w:instrText>
      </w:r>
      <w:r>
        <w:fldChar w:fldCharType="separate"/>
      </w:r>
      <w:r>
        <w:t>53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_Toc7184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_Toc7184 </w:instrText>
      </w:r>
      <w:r>
        <w:fldChar w:fldCharType="separate"/>
      </w:r>
      <w:r>
        <w:t>53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_Toc14579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_Toc14579 </w:instrText>
      </w:r>
      <w:r>
        <w:fldChar w:fldCharType="separate"/>
      </w:r>
      <w:r>
        <w:t>53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_Toc23623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_Toc23623 </w:instrText>
      </w:r>
      <w:r>
        <w:fldChar w:fldCharType="separate"/>
      </w:r>
      <w:r>
        <w:t>54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_Toc12418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_Toc12418 </w:instrText>
      </w:r>
      <w:r>
        <w:fldChar w:fldCharType="separate"/>
      </w:r>
      <w:r>
        <w:t>54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_Toc13466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_Toc13466 </w:instrText>
      </w:r>
      <w:r>
        <w:fldChar w:fldCharType="separate"/>
      </w:r>
      <w:r>
        <w:t>54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_Toc13225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6.1.3.1.14 </w:t>
      </w:r>
      <w:r>
        <w:rPr>
          <w:rFonts w:hint="eastAsia"/>
          <w:lang w:eastAsia="zh-CN"/>
        </w:rPr>
        <w:t>历史停放记录</w:t>
      </w:r>
      <w:r>
        <w:rPr>
          <w:rFonts w:hint="eastAsia"/>
          <w:lang w:val="en-US" w:eastAsia="zh-CN"/>
        </w:rPr>
        <w:t>-搜索</w:t>
      </w:r>
      <w:r>
        <w:tab/>
      </w:r>
      <w:r>
        <w:fldChar w:fldCharType="begin"/>
      </w:r>
      <w:r>
        <w:instrText xml:space="preserve"> PAGEREF _Toc13225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_Toc11105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_Toc11105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_Toc24762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_Toc24762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_Toc14750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_Toc14750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_Toc6363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_Toc6363 </w:instrText>
      </w:r>
      <w:r>
        <w:fldChar w:fldCharType="separate"/>
      </w:r>
      <w:r>
        <w:t>56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_Toc32604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_Toc32604 </w:instrText>
      </w:r>
      <w:r>
        <w:fldChar w:fldCharType="separate"/>
      </w:r>
      <w:r>
        <w:t>56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_Toc14686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6.1.3.1.15 </w:t>
      </w:r>
      <w:r>
        <w:rPr>
          <w:rFonts w:hint="eastAsia"/>
          <w:lang w:eastAsia="zh-CN"/>
        </w:rPr>
        <w:t>历史停放记录</w:t>
      </w:r>
      <w:r>
        <w:rPr>
          <w:rFonts w:hint="eastAsia"/>
          <w:lang w:val="en-US" w:eastAsia="zh-CN"/>
        </w:rPr>
        <w:t>-导出</w:t>
      </w:r>
      <w:r>
        <w:tab/>
      </w:r>
      <w:r>
        <w:fldChar w:fldCharType="begin"/>
      </w:r>
      <w:r>
        <w:instrText xml:space="preserve"> PAGEREF _Toc14686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_Toc5174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_Toc5174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_Toc13505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_Toc13505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_Toc7384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_Toc7384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_Toc12441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_Toc12441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_Toc21940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_Toc21940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_Toc14333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6.1.3.1.16 </w:t>
      </w:r>
      <w:r>
        <w:rPr>
          <w:rFonts w:hint="eastAsia"/>
          <w:lang w:eastAsia="zh-CN"/>
        </w:rPr>
        <w:t>异常在场停放</w:t>
      </w:r>
      <w:r>
        <w:tab/>
      </w:r>
      <w:r>
        <w:fldChar w:fldCharType="begin"/>
      </w:r>
      <w:r>
        <w:instrText xml:space="preserve"> PAGEREF _Toc14333 </w:instrText>
      </w:r>
      <w:r>
        <w:fldChar w:fldCharType="separate"/>
      </w:r>
      <w:r>
        <w:t>58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_Toc1094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_Toc1094 </w:instrText>
      </w:r>
      <w:r>
        <w:fldChar w:fldCharType="separate"/>
      </w:r>
      <w:r>
        <w:t>58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_Toc20014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_Toc20014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_Toc2974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_Toc2974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_Toc19337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_Toc19337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_Toc1541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_Toc1541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_Toc32523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6.1.3.1.17 </w:t>
      </w:r>
      <w:r>
        <w:rPr>
          <w:rFonts w:hint="eastAsia"/>
          <w:lang w:eastAsia="zh-CN"/>
        </w:rPr>
        <w:t>异常在场停放</w:t>
      </w:r>
      <w:r>
        <w:rPr>
          <w:rFonts w:hint="eastAsia"/>
          <w:lang w:val="en-US" w:eastAsia="zh-CN"/>
        </w:rPr>
        <w:t>-</w:t>
      </w:r>
      <w:r>
        <w:rPr>
          <w:rFonts w:hint="eastAsia"/>
          <w:lang w:eastAsia="zh-CN"/>
        </w:rPr>
        <w:t>搜索</w:t>
      </w:r>
      <w:r>
        <w:tab/>
      </w:r>
      <w:r>
        <w:fldChar w:fldCharType="begin"/>
      </w:r>
      <w:r>
        <w:instrText xml:space="preserve"> PAGEREF _Toc32523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_Toc5367 </w:instrText>
      </w:r>
      <w:r>
        <w:rPr>
          <w:rFonts w:hint="eastAsia" w:ascii="Cambria" w:hAnsi="Cambria" w:eastAsia="宋体" w:cs="Times New Roman"/>
          <w:kern w:val="2"/>
          <w:szCs w:val="24"/>
          <w:lang w:val="en-US" w:eastAsia="zh-CN" w:bidi="ar-SA"/>
        </w:rPr>
        <w:fldChar w:fldCharType="separate"/>
      </w:r>
      <w:r>
        <w:rPr>
          <w:rFonts w:hint="eastAsia"/>
          <w:lang w:eastAsia="zh-CN"/>
        </w:rPr>
        <w:t>原型图</w:t>
      </w:r>
      <w:r>
        <w:tab/>
      </w:r>
      <w:r>
        <w:fldChar w:fldCharType="begin"/>
      </w:r>
      <w:r>
        <w:instrText xml:space="preserve"> PAGEREF _Toc5367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_Toc8429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_Toc8429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_Toc25035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_Toc25035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_Toc18208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_Toc18208 </w:instrText>
      </w:r>
      <w:r>
        <w:fldChar w:fldCharType="separate"/>
      </w:r>
      <w:r>
        <w:t>60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_Toc23744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_Toc23744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_Toc21173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6.1.3.1.18 </w:t>
      </w:r>
      <w:r>
        <w:rPr>
          <w:rFonts w:hint="eastAsia"/>
          <w:lang w:eastAsia="zh-CN"/>
        </w:rPr>
        <w:t>异常在场停放</w:t>
      </w:r>
      <w:r>
        <w:rPr>
          <w:rFonts w:hint="eastAsia"/>
          <w:lang w:val="en-US" w:eastAsia="zh-CN"/>
        </w:rPr>
        <w:t>-</w:t>
      </w:r>
      <w:r>
        <w:rPr>
          <w:rFonts w:hint="eastAsia"/>
          <w:lang w:eastAsia="zh-CN"/>
        </w:rPr>
        <w:t>导出</w:t>
      </w:r>
      <w:r>
        <w:tab/>
      </w:r>
      <w:r>
        <w:fldChar w:fldCharType="begin"/>
      </w:r>
      <w:r>
        <w:instrText xml:space="preserve"> PAGEREF _Toc21173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_Toc30023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_Toc30023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_Toc17777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_Toc17777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_Toc7615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_Toc7615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_Toc10530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_Toc10530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_Toc15877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_Toc15877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_Toc15978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6.1.3.1.19 </w:t>
      </w:r>
      <w:r>
        <w:rPr>
          <w:rFonts w:hint="eastAsia"/>
          <w:lang w:eastAsia="zh-CN"/>
        </w:rPr>
        <w:t>异常在场停放</w:t>
      </w:r>
      <w:r>
        <w:rPr>
          <w:rFonts w:hint="eastAsia"/>
          <w:lang w:val="en-US" w:eastAsia="zh-CN"/>
        </w:rPr>
        <w:t>-恢复在场</w:t>
      </w:r>
      <w:r>
        <w:tab/>
      </w:r>
      <w:r>
        <w:fldChar w:fldCharType="begin"/>
      </w:r>
      <w:r>
        <w:instrText xml:space="preserve"> PAGEREF _Toc15978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_Toc4991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_Toc4991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_Toc5920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_Toc5920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_Toc12945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_Toc12945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_Toc15512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_Toc15512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_Toc888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_Toc888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_Toc14047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6.1.3.1.20 </w:t>
      </w:r>
      <w:r>
        <w:rPr>
          <w:rFonts w:hint="eastAsia"/>
          <w:lang w:eastAsia="zh-CN"/>
        </w:rPr>
        <w:t>异常出场</w:t>
      </w:r>
      <w:r>
        <w:tab/>
      </w:r>
      <w:r>
        <w:fldChar w:fldCharType="begin"/>
      </w:r>
      <w:r>
        <w:instrText xml:space="preserve"> PAGEREF _Toc14047 </w:instrText>
      </w:r>
      <w:r>
        <w:fldChar w:fldCharType="separate"/>
      </w:r>
      <w:r>
        <w:t>63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_Toc14021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_Toc14021 </w:instrText>
      </w:r>
      <w:r>
        <w:fldChar w:fldCharType="separate"/>
      </w:r>
      <w:r>
        <w:t>63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_Toc4656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_Toc4656 </w:instrText>
      </w:r>
      <w:r>
        <w:fldChar w:fldCharType="separate"/>
      </w:r>
      <w:r>
        <w:t>63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_Toc12871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_Toc12871 </w:instrText>
      </w:r>
      <w:r>
        <w:fldChar w:fldCharType="separate"/>
      </w:r>
      <w:r>
        <w:t>64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_Toc12266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_Toc12266 </w:instrText>
      </w:r>
      <w:r>
        <w:fldChar w:fldCharType="separate"/>
      </w:r>
      <w:r>
        <w:t>64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_Toc32380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_Toc32380 </w:instrText>
      </w:r>
      <w:r>
        <w:fldChar w:fldCharType="separate"/>
      </w:r>
      <w:r>
        <w:t>64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_Toc22722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6.1.3.1.21 </w:t>
      </w:r>
      <w:r>
        <w:rPr>
          <w:rFonts w:hint="eastAsia"/>
          <w:lang w:eastAsia="zh-CN"/>
        </w:rPr>
        <w:t>异常出场</w:t>
      </w:r>
      <w:r>
        <w:rPr>
          <w:rFonts w:hint="eastAsia"/>
          <w:lang w:val="en-US" w:eastAsia="zh-CN"/>
        </w:rPr>
        <w:t>-搜索</w:t>
      </w:r>
      <w:r>
        <w:tab/>
      </w:r>
      <w:r>
        <w:fldChar w:fldCharType="begin"/>
      </w:r>
      <w:r>
        <w:instrText xml:space="preserve"> PAGEREF _Toc22722 </w:instrText>
      </w:r>
      <w:r>
        <w:fldChar w:fldCharType="separate"/>
      </w:r>
      <w:r>
        <w:t>64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_Toc25263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_Toc25263 </w:instrText>
      </w:r>
      <w:r>
        <w:fldChar w:fldCharType="separate"/>
      </w:r>
      <w:r>
        <w:t>64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_Toc31388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_Toc31388 </w:instrText>
      </w:r>
      <w:r>
        <w:fldChar w:fldCharType="separate"/>
      </w:r>
      <w:r>
        <w:t>64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_Toc20973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_Toc20973 </w:instrText>
      </w:r>
      <w:r>
        <w:fldChar w:fldCharType="separate"/>
      </w:r>
      <w:r>
        <w:t>64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_Toc28191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_Toc28191 </w:instrText>
      </w:r>
      <w:r>
        <w:fldChar w:fldCharType="separate"/>
      </w:r>
      <w:r>
        <w:t>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_Toc29900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_Toc29900 </w:instrText>
      </w:r>
      <w:r>
        <w:fldChar w:fldCharType="separate"/>
      </w:r>
      <w:r>
        <w:t>65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_Toc18926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6.1.3.1.22 </w:t>
      </w:r>
      <w:r>
        <w:rPr>
          <w:rFonts w:hint="eastAsia"/>
          <w:lang w:eastAsia="zh-CN"/>
        </w:rPr>
        <w:t>异常出场</w:t>
      </w:r>
      <w:r>
        <w:rPr>
          <w:rFonts w:hint="eastAsia"/>
          <w:lang w:val="en-US" w:eastAsia="zh-CN"/>
        </w:rPr>
        <w:t>-导出</w:t>
      </w:r>
      <w:r>
        <w:tab/>
      </w:r>
      <w:r>
        <w:fldChar w:fldCharType="begin"/>
      </w:r>
      <w:r>
        <w:instrText xml:space="preserve"> PAGEREF _Toc18926 </w:instrText>
      </w:r>
      <w:r>
        <w:fldChar w:fldCharType="separate"/>
      </w:r>
      <w:r>
        <w:t>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_Toc24121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_Toc24121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_Toc14514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_Toc14514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_Toc11241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_Toc11241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_Toc12368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_Toc12368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_Toc5923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6.1.3.1.23 </w:t>
      </w:r>
      <w:r>
        <w:rPr>
          <w:rFonts w:hint="eastAsia"/>
          <w:lang w:eastAsia="zh-CN"/>
        </w:rPr>
        <w:t>异常出场</w:t>
      </w:r>
      <w:r>
        <w:rPr>
          <w:rFonts w:hint="eastAsia"/>
          <w:lang w:val="en-US" w:eastAsia="zh-CN"/>
        </w:rPr>
        <w:t>-恢复正常出场</w:t>
      </w:r>
      <w:r>
        <w:tab/>
      </w:r>
      <w:r>
        <w:fldChar w:fldCharType="begin"/>
      </w:r>
      <w:r>
        <w:instrText xml:space="preserve"> PAGEREF _Toc5923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_Toc7175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_Toc7175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_Toc24820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_Toc24820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_Toc22603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_Toc22603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_Toc7454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_Toc7454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_Toc5775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_Toc5775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_Toc14640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6.1.3.1.24 </w:t>
      </w:r>
      <w:r>
        <w:rPr>
          <w:rFonts w:hint="eastAsia"/>
          <w:lang w:eastAsia="zh-CN"/>
        </w:rPr>
        <w:t>进出管理</w:t>
      </w:r>
      <w:r>
        <w:rPr>
          <w:rFonts w:hint="eastAsia"/>
          <w:lang w:val="en-US" w:eastAsia="zh-CN"/>
        </w:rPr>
        <w:t>-</w:t>
      </w:r>
      <w:r>
        <w:rPr>
          <w:rFonts w:hint="eastAsia"/>
          <w:lang w:eastAsia="zh-CN"/>
        </w:rPr>
        <w:t>数据上报流水</w:t>
      </w:r>
      <w:r>
        <w:rPr>
          <w:rFonts w:hint="eastAsia"/>
          <w:lang w:val="en-US" w:eastAsia="zh-CN"/>
        </w:rPr>
        <w:t>-页面展示</w:t>
      </w:r>
      <w:r>
        <w:tab/>
      </w:r>
      <w:r>
        <w:fldChar w:fldCharType="begin"/>
      </w:r>
      <w:r>
        <w:instrText xml:space="preserve"> PAGEREF _Toc14640 </w:instrText>
      </w:r>
      <w:r>
        <w:fldChar w:fldCharType="separate"/>
      </w:r>
      <w:r>
        <w:t>67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_Toc12389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_Toc12389 </w:instrText>
      </w:r>
      <w:r>
        <w:fldChar w:fldCharType="separate"/>
      </w:r>
      <w:r>
        <w:t>67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_Toc18858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_Toc18858 </w:instrText>
      </w:r>
      <w:r>
        <w:fldChar w:fldCharType="separate"/>
      </w:r>
      <w:r>
        <w:t>67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_Toc27805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_Toc27805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_Toc13610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_Toc13610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_Toc3653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_Toc3653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_Toc21985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6.1.3.1.25 </w:t>
      </w:r>
      <w:r>
        <w:rPr>
          <w:rFonts w:hint="eastAsia"/>
          <w:lang w:eastAsia="zh-CN"/>
        </w:rPr>
        <w:t>数据上报流水</w:t>
      </w:r>
      <w:r>
        <w:rPr>
          <w:rFonts w:hint="eastAsia"/>
          <w:lang w:val="en-US" w:eastAsia="zh-CN"/>
        </w:rPr>
        <w:t>-搜索</w:t>
      </w:r>
      <w:r>
        <w:tab/>
      </w:r>
      <w:r>
        <w:fldChar w:fldCharType="begin"/>
      </w:r>
      <w:r>
        <w:instrText xml:space="preserve"> PAGEREF _Toc21985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_Toc1205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_Toc1205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_Toc11246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_Toc11246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_Toc3351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_Toc3351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_Toc20301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_Toc20301 </w:instrText>
      </w:r>
      <w:r>
        <w:fldChar w:fldCharType="separate"/>
      </w:r>
      <w:r>
        <w:t>69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_Toc22790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_Toc22790 </w:instrText>
      </w:r>
      <w:r>
        <w:fldChar w:fldCharType="separate"/>
      </w:r>
      <w:r>
        <w:t>69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_Toc1658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6.1.3.1.26 </w:t>
      </w:r>
      <w:r>
        <w:rPr>
          <w:rFonts w:hint="eastAsia"/>
          <w:lang w:eastAsia="zh-CN"/>
        </w:rPr>
        <w:t>数据上报流水</w:t>
      </w:r>
      <w:r>
        <w:rPr>
          <w:rFonts w:hint="eastAsia"/>
          <w:lang w:val="en-US" w:eastAsia="zh-CN"/>
        </w:rPr>
        <w:t>-导出</w:t>
      </w:r>
      <w:r>
        <w:tab/>
      </w:r>
      <w:r>
        <w:fldChar w:fldCharType="begin"/>
      </w:r>
      <w:r>
        <w:instrText xml:space="preserve"> PAGEREF _Toc1658 </w:instrText>
      </w:r>
      <w:r>
        <w:fldChar w:fldCharType="separate"/>
      </w:r>
      <w:r>
        <w:t>70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_Toc11058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_Toc11058 </w:instrText>
      </w:r>
      <w:r>
        <w:fldChar w:fldCharType="separate"/>
      </w:r>
      <w:r>
        <w:t>70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_Toc20221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_Toc20221 </w:instrText>
      </w:r>
      <w:r>
        <w:fldChar w:fldCharType="separate"/>
      </w:r>
      <w:r>
        <w:t>71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_Toc8757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_Toc8757 </w:instrText>
      </w:r>
      <w:r>
        <w:fldChar w:fldCharType="separate"/>
      </w:r>
      <w:r>
        <w:t>71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_Toc20339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_Toc20339 </w:instrText>
      </w:r>
      <w:r>
        <w:fldChar w:fldCharType="separate"/>
      </w:r>
      <w:r>
        <w:t>71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_Toc27384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_Toc27384 </w:instrText>
      </w:r>
      <w:r>
        <w:fldChar w:fldCharType="separate"/>
      </w:r>
      <w:r>
        <w:t>71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_Toc9944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eastAsia="zh-CN"/>
        </w:rPr>
        <w:t xml:space="preserve">6.1.3.1.27 </w:t>
      </w:r>
      <w:r>
        <w:rPr>
          <w:rFonts w:hint="eastAsia"/>
          <w:lang w:eastAsia="zh-CN"/>
        </w:rPr>
        <w:t>进出报表</w:t>
      </w:r>
      <w:r>
        <w:tab/>
      </w:r>
      <w:r>
        <w:fldChar w:fldCharType="begin"/>
      </w:r>
      <w:r>
        <w:instrText xml:space="preserve"> PAGEREF _Toc9944 </w:instrText>
      </w:r>
      <w:r>
        <w:fldChar w:fldCharType="separate"/>
      </w:r>
      <w:r>
        <w:t>71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_Toc8028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_Toc8028 </w:instrText>
      </w:r>
      <w:r>
        <w:fldChar w:fldCharType="separate"/>
      </w:r>
      <w:r>
        <w:t>71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_Toc27415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_Toc27415 </w:instrText>
      </w:r>
      <w:r>
        <w:fldChar w:fldCharType="separate"/>
      </w:r>
      <w:r>
        <w:t>72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_Toc31486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_Toc31486 </w:instrText>
      </w:r>
      <w:r>
        <w:fldChar w:fldCharType="separate"/>
      </w:r>
      <w:r>
        <w:t>72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_Toc31025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_Toc31025 </w:instrText>
      </w:r>
      <w:r>
        <w:fldChar w:fldCharType="separate"/>
      </w:r>
      <w:r>
        <w:t>73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_Toc8019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_Toc8019 </w:instrText>
      </w:r>
      <w:r>
        <w:fldChar w:fldCharType="separate"/>
      </w:r>
      <w:r>
        <w:t>73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_Toc2931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6.1.3.1.28 </w:t>
      </w:r>
      <w:r>
        <w:rPr>
          <w:rFonts w:hint="eastAsia"/>
          <w:lang w:val="en-US" w:eastAsia="zh-CN"/>
        </w:rPr>
        <w:t>系统管理-角色管理-页面展示</w:t>
      </w:r>
      <w:r>
        <w:tab/>
      </w:r>
      <w:r>
        <w:fldChar w:fldCharType="begin"/>
      </w:r>
      <w:r>
        <w:instrText xml:space="preserve"> PAGEREF _Toc2931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_Toc10606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_Toc10606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_Toc28315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_Toc28315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_Toc12078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_Toc12078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_Toc13526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_Toc13526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_Toc9897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_Toc9897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_Toc32254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6.1.3.1.29 </w:t>
      </w:r>
      <w:r>
        <w:rPr>
          <w:rFonts w:hint="eastAsia"/>
          <w:lang w:val="en-US" w:eastAsia="zh-CN"/>
        </w:rPr>
        <w:t>角色管理-搜索</w:t>
      </w:r>
      <w:r>
        <w:tab/>
      </w:r>
      <w:r>
        <w:fldChar w:fldCharType="begin"/>
      </w:r>
      <w:r>
        <w:instrText xml:space="preserve"> PAGEREF _Toc32254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_Toc4614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_Toc4614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_Toc26245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_Toc26245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_Toc23344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_Toc23344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_Toc31466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_Toc31466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_Toc26109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_Toc26109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_Toc15280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6.1.3.1.30 </w:t>
      </w:r>
      <w:r>
        <w:rPr>
          <w:rFonts w:hint="eastAsia"/>
          <w:lang w:val="en-US" w:eastAsia="zh-CN"/>
        </w:rPr>
        <w:t>角色管理-新增</w:t>
      </w:r>
      <w:r>
        <w:tab/>
      </w:r>
      <w:r>
        <w:fldChar w:fldCharType="begin"/>
      </w:r>
      <w:r>
        <w:instrText xml:space="preserve"> PAGEREF _Toc15280 </w:instrText>
      </w:r>
      <w:r>
        <w:fldChar w:fldCharType="separate"/>
      </w:r>
      <w:r>
        <w:t>77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_Toc21700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_Toc21700 </w:instrText>
      </w:r>
      <w:r>
        <w:fldChar w:fldCharType="separate"/>
      </w:r>
      <w:r>
        <w:t>77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_Toc24108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_Toc24108 </w:instrText>
      </w:r>
      <w:r>
        <w:fldChar w:fldCharType="separate"/>
      </w:r>
      <w:r>
        <w:t>77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_Toc6780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_Toc6780 </w:instrText>
      </w:r>
      <w:r>
        <w:fldChar w:fldCharType="separate"/>
      </w:r>
      <w:r>
        <w:t>77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_Toc6309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_Toc6309 </w:instrText>
      </w:r>
      <w:r>
        <w:fldChar w:fldCharType="separate"/>
      </w:r>
      <w:r>
        <w:t>78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_Toc3788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_Toc3788 </w:instrText>
      </w:r>
      <w:r>
        <w:fldChar w:fldCharType="separate"/>
      </w:r>
      <w:r>
        <w:t>78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_Toc31903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6.1.3.1.31 </w:t>
      </w:r>
      <w:r>
        <w:rPr>
          <w:rFonts w:hint="eastAsia"/>
          <w:lang w:eastAsia="zh-CN"/>
        </w:rPr>
        <w:t>设置权限</w:t>
      </w:r>
      <w:r>
        <w:tab/>
      </w:r>
      <w:r>
        <w:fldChar w:fldCharType="begin"/>
      </w:r>
      <w:r>
        <w:instrText xml:space="preserve"> PAGEREF _Toc31903 </w:instrText>
      </w:r>
      <w:r>
        <w:fldChar w:fldCharType="separate"/>
      </w:r>
      <w:r>
        <w:t>79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_Toc7103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_Toc7103 </w:instrText>
      </w:r>
      <w:r>
        <w:fldChar w:fldCharType="separate"/>
      </w:r>
      <w:r>
        <w:t>79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_Toc14404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_Toc14404 </w:instrText>
      </w:r>
      <w:r>
        <w:fldChar w:fldCharType="separate"/>
      </w:r>
      <w:r>
        <w:t>79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_Toc6648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_Toc6648 </w:instrText>
      </w:r>
      <w:r>
        <w:fldChar w:fldCharType="separate"/>
      </w:r>
      <w:r>
        <w:t>79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_Toc8261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_Toc8261 </w:instrText>
      </w:r>
      <w:r>
        <w:fldChar w:fldCharType="separate"/>
      </w:r>
      <w:r>
        <w:t>80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_Toc22420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_Toc22420 </w:instrText>
      </w:r>
      <w:r>
        <w:fldChar w:fldCharType="separate"/>
      </w:r>
      <w:r>
        <w:t>80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_Toc11699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6.1.3.1.32 </w:t>
      </w:r>
      <w:r>
        <w:rPr>
          <w:rFonts w:hint="eastAsia"/>
          <w:lang w:val="en-US" w:eastAsia="zh-CN"/>
        </w:rPr>
        <w:t>角色管理-编辑</w:t>
      </w:r>
      <w:r>
        <w:tab/>
      </w:r>
      <w:r>
        <w:fldChar w:fldCharType="begin"/>
      </w:r>
      <w:r>
        <w:instrText xml:space="preserve"> PAGEREF _Toc11699 </w:instrText>
      </w:r>
      <w:r>
        <w:fldChar w:fldCharType="separate"/>
      </w:r>
      <w:r>
        <w:t>80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_Toc26404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6.1.3.1.33 </w:t>
      </w:r>
      <w:r>
        <w:rPr>
          <w:rFonts w:hint="eastAsia"/>
          <w:lang w:val="en-US" w:eastAsia="zh-CN"/>
        </w:rPr>
        <w:t>角色管理-删除</w:t>
      </w:r>
      <w:r>
        <w:tab/>
      </w:r>
      <w:r>
        <w:fldChar w:fldCharType="begin"/>
      </w:r>
      <w:r>
        <w:instrText xml:space="preserve"> PAGEREF _Toc26404 </w:instrText>
      </w:r>
      <w:r>
        <w:fldChar w:fldCharType="separate"/>
      </w:r>
      <w:r>
        <w:t>81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_Toc14230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_Toc14230 </w:instrText>
      </w:r>
      <w:r>
        <w:fldChar w:fldCharType="separate"/>
      </w:r>
      <w:r>
        <w:t>81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_Toc32607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_Toc32607 </w:instrText>
      </w:r>
      <w:r>
        <w:fldChar w:fldCharType="separate"/>
      </w:r>
      <w:r>
        <w:t>81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_Toc11859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_Toc11859 </w:instrText>
      </w:r>
      <w:r>
        <w:fldChar w:fldCharType="separate"/>
      </w:r>
      <w:r>
        <w:t>81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_Toc14719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_Toc14719 </w:instrText>
      </w:r>
      <w:r>
        <w:fldChar w:fldCharType="separate"/>
      </w:r>
      <w:r>
        <w:t>81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_Toc3864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_Toc3864 </w:instrText>
      </w:r>
      <w:r>
        <w:fldChar w:fldCharType="separate"/>
      </w:r>
      <w:r>
        <w:t>81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_Toc11106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6.1.3.1.34 </w:t>
      </w:r>
      <w:r>
        <w:rPr>
          <w:rFonts w:hint="eastAsia"/>
          <w:lang w:val="en-US" w:eastAsia="zh-CN"/>
        </w:rPr>
        <w:t>系统管理-系统用户管理-页面展示</w:t>
      </w:r>
      <w:r>
        <w:tab/>
      </w:r>
      <w:r>
        <w:fldChar w:fldCharType="begin"/>
      </w:r>
      <w:r>
        <w:instrText xml:space="preserve"> PAGEREF _Toc11106 </w:instrText>
      </w:r>
      <w:r>
        <w:fldChar w:fldCharType="separate"/>
      </w:r>
      <w:r>
        <w:t>82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_Toc14322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_Toc14322 </w:instrText>
      </w:r>
      <w:r>
        <w:fldChar w:fldCharType="separate"/>
      </w:r>
      <w:r>
        <w:t>82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_Toc1004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_Toc1004 </w:instrText>
      </w:r>
      <w:r>
        <w:fldChar w:fldCharType="separate"/>
      </w:r>
      <w:r>
        <w:t>82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_Toc18736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_Toc18736 </w:instrText>
      </w:r>
      <w:r>
        <w:fldChar w:fldCharType="separate"/>
      </w:r>
      <w:r>
        <w:t>83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_Toc17211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_Toc17211 </w:instrText>
      </w:r>
      <w:r>
        <w:fldChar w:fldCharType="separate"/>
      </w:r>
      <w:r>
        <w:t>83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_Toc26434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_Toc26434 </w:instrText>
      </w:r>
      <w:r>
        <w:fldChar w:fldCharType="separate"/>
      </w:r>
      <w:r>
        <w:t>83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_Toc13736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6.1.3.1.35 </w:t>
      </w:r>
      <w:r>
        <w:rPr>
          <w:rFonts w:hint="eastAsia"/>
          <w:lang w:val="en-US" w:eastAsia="zh-CN"/>
        </w:rPr>
        <w:t>系统用户管理-搜索</w:t>
      </w:r>
      <w:r>
        <w:tab/>
      </w:r>
      <w:r>
        <w:fldChar w:fldCharType="begin"/>
      </w:r>
      <w:r>
        <w:instrText xml:space="preserve"> PAGEREF _Toc13736 </w:instrText>
      </w:r>
      <w:r>
        <w:fldChar w:fldCharType="separate"/>
      </w:r>
      <w:r>
        <w:t>83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_Toc2104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_Toc2104 </w:instrText>
      </w:r>
      <w:r>
        <w:fldChar w:fldCharType="separate"/>
      </w:r>
      <w:r>
        <w:t>83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_Toc20398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_Toc20398 </w:instrText>
      </w:r>
      <w:r>
        <w:fldChar w:fldCharType="separate"/>
      </w:r>
      <w:r>
        <w:t>83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_Toc4745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_Toc4745 </w:instrText>
      </w:r>
      <w:r>
        <w:fldChar w:fldCharType="separate"/>
      </w:r>
      <w:r>
        <w:t>83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_Toc14893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_Toc14893 </w:instrText>
      </w:r>
      <w:r>
        <w:fldChar w:fldCharType="separate"/>
      </w:r>
      <w:r>
        <w:t>84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_Toc32465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_Toc32465 </w:instrText>
      </w:r>
      <w:r>
        <w:fldChar w:fldCharType="separate"/>
      </w:r>
      <w:r>
        <w:t>84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_Toc6565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6.1.3.1.36 </w:t>
      </w:r>
      <w:r>
        <w:rPr>
          <w:rFonts w:hint="eastAsia"/>
          <w:lang w:val="en-US" w:eastAsia="zh-CN"/>
        </w:rPr>
        <w:t>系统用户管理-新增</w:t>
      </w:r>
      <w:r>
        <w:tab/>
      </w:r>
      <w:r>
        <w:fldChar w:fldCharType="begin"/>
      </w:r>
      <w:r>
        <w:instrText xml:space="preserve"> PAGEREF _Toc6565 </w:instrText>
      </w:r>
      <w:r>
        <w:fldChar w:fldCharType="separate"/>
      </w:r>
      <w:r>
        <w:t>85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_Toc31899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_Toc31899 </w:instrText>
      </w:r>
      <w:r>
        <w:fldChar w:fldCharType="separate"/>
      </w:r>
      <w:r>
        <w:t>85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_Toc12375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_Toc12375 </w:instrText>
      </w:r>
      <w:r>
        <w:fldChar w:fldCharType="separate"/>
      </w:r>
      <w:r>
        <w:t>85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_Toc23163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_Toc23163 </w:instrText>
      </w:r>
      <w:r>
        <w:fldChar w:fldCharType="separate"/>
      </w:r>
      <w:r>
        <w:t>86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_Toc14965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_Toc14965 </w:instrText>
      </w:r>
      <w:r>
        <w:fldChar w:fldCharType="separate"/>
      </w:r>
      <w:r>
        <w:t>86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_Toc13318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_Toc13318 </w:instrText>
      </w:r>
      <w:r>
        <w:fldChar w:fldCharType="separate"/>
      </w:r>
      <w:r>
        <w:t>86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_Toc7366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6.1.3.1.37 </w:t>
      </w:r>
      <w:r>
        <w:rPr>
          <w:rFonts w:hint="eastAsia"/>
          <w:lang w:val="en-US" w:eastAsia="zh-CN"/>
        </w:rPr>
        <w:t>系统用户管理-设置角色</w:t>
      </w:r>
      <w:r>
        <w:tab/>
      </w:r>
      <w:r>
        <w:fldChar w:fldCharType="begin"/>
      </w:r>
      <w:r>
        <w:instrText xml:space="preserve"> PAGEREF _Toc7366 </w:instrText>
      </w:r>
      <w:r>
        <w:fldChar w:fldCharType="separate"/>
      </w:r>
      <w:r>
        <w:t>88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_Toc15459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_Toc15459 </w:instrText>
      </w:r>
      <w:r>
        <w:fldChar w:fldCharType="separate"/>
      </w:r>
      <w:r>
        <w:t>88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_Toc355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_Toc355 </w:instrText>
      </w:r>
      <w:r>
        <w:fldChar w:fldCharType="separate"/>
      </w:r>
      <w:r>
        <w:t>88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_Toc29324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_Toc29324 </w:instrText>
      </w:r>
      <w:r>
        <w:fldChar w:fldCharType="separate"/>
      </w:r>
      <w:r>
        <w:t>89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_Toc7043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_Toc7043 </w:instrText>
      </w:r>
      <w:r>
        <w:fldChar w:fldCharType="separate"/>
      </w:r>
      <w:r>
        <w:t>89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_Toc13435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_Toc13435 </w:instrText>
      </w:r>
      <w:r>
        <w:fldChar w:fldCharType="separate"/>
      </w:r>
      <w:r>
        <w:t>89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_Toc21095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6.1.3.1.38 </w:t>
      </w:r>
      <w:r>
        <w:rPr>
          <w:rFonts w:hint="eastAsia"/>
          <w:lang w:val="en-US" w:eastAsia="zh-CN"/>
        </w:rPr>
        <w:t>系统用户管理-编辑</w:t>
      </w:r>
      <w:r>
        <w:tab/>
      </w:r>
      <w:r>
        <w:fldChar w:fldCharType="begin"/>
      </w:r>
      <w:r>
        <w:instrText xml:space="preserve"> PAGEREF _Toc21095 </w:instrText>
      </w:r>
      <w:r>
        <w:fldChar w:fldCharType="separate"/>
      </w:r>
      <w:r>
        <w:t>90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_Toc4310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6.1.3.1.39 </w:t>
      </w:r>
      <w:r>
        <w:rPr>
          <w:rFonts w:hint="eastAsia"/>
          <w:lang w:val="en-US" w:eastAsia="zh-CN"/>
        </w:rPr>
        <w:t>系统用户管理-删除</w:t>
      </w:r>
      <w:r>
        <w:tab/>
      </w:r>
      <w:r>
        <w:fldChar w:fldCharType="begin"/>
      </w:r>
      <w:r>
        <w:instrText xml:space="preserve"> PAGEREF _Toc4310 </w:instrText>
      </w:r>
      <w:r>
        <w:fldChar w:fldCharType="separate"/>
      </w:r>
      <w:r>
        <w:t>90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_Toc21734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6.1.3.1.40 </w:t>
      </w:r>
      <w:r>
        <w:rPr>
          <w:rFonts w:hint="eastAsia"/>
          <w:lang w:val="en-US" w:eastAsia="zh-CN"/>
        </w:rPr>
        <w:t>系统管理-显示及语音设置-页面展示</w:t>
      </w:r>
      <w:r>
        <w:tab/>
      </w:r>
      <w:r>
        <w:fldChar w:fldCharType="begin"/>
      </w:r>
      <w:r>
        <w:instrText xml:space="preserve"> PAGEREF _Toc21734 </w:instrText>
      </w:r>
      <w:r>
        <w:fldChar w:fldCharType="separate"/>
      </w:r>
      <w:r>
        <w:t>90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_Toc29392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_Toc29392 </w:instrText>
      </w:r>
      <w:r>
        <w:fldChar w:fldCharType="separate"/>
      </w:r>
      <w:r>
        <w:t>90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_Toc25136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_Toc25136 </w:instrText>
      </w:r>
      <w:r>
        <w:fldChar w:fldCharType="separate"/>
      </w:r>
      <w:r>
        <w:t>90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_Toc25190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_Toc25190 </w:instrText>
      </w:r>
      <w:r>
        <w:fldChar w:fldCharType="separate"/>
      </w:r>
      <w:r>
        <w:t>91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_Toc14775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_Toc14775 </w:instrText>
      </w:r>
      <w:r>
        <w:fldChar w:fldCharType="separate"/>
      </w:r>
      <w:r>
        <w:t>91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_Toc8985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_Toc8985 </w:instrText>
      </w:r>
      <w:r>
        <w:fldChar w:fldCharType="separate"/>
      </w:r>
      <w:r>
        <w:t>91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_Toc29543 </w:instrText>
      </w:r>
      <w:r>
        <w:rPr>
          <w:rFonts w:hint="eastAsia" w:ascii="Cambria" w:hAnsi="Cambria" w:eastAsia="宋体" w:cs="Times New Roman"/>
          <w:kern w:val="2"/>
          <w:szCs w:val="24"/>
          <w:lang w:val="en-US" w:eastAsia="zh-CN" w:bidi="ar-SA"/>
        </w:rPr>
        <w:fldChar w:fldCharType="separate"/>
      </w:r>
      <w:r>
        <w:rPr>
          <w:rFonts w:hint="eastAsia"/>
          <w:lang w:eastAsia="zh-CN"/>
        </w:rPr>
        <w:t>附件</w:t>
      </w:r>
      <w:r>
        <w:tab/>
      </w:r>
      <w:r>
        <w:fldChar w:fldCharType="begin"/>
      </w:r>
      <w:r>
        <w:instrText xml:space="preserve"> PAGEREF _Toc29543 </w:instrText>
      </w:r>
      <w:r>
        <w:fldChar w:fldCharType="separate"/>
      </w:r>
      <w:r>
        <w:t>91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_Toc3534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6.1.3.1.41 </w:t>
      </w:r>
      <w:r>
        <w:rPr>
          <w:rFonts w:hint="eastAsia"/>
          <w:lang w:val="en-US" w:eastAsia="zh-CN"/>
        </w:rPr>
        <w:t>显示及语音设置-编辑</w:t>
      </w:r>
      <w:r>
        <w:tab/>
      </w:r>
      <w:r>
        <w:fldChar w:fldCharType="begin"/>
      </w:r>
      <w:r>
        <w:instrText xml:space="preserve"> PAGEREF _Toc3534 </w:instrText>
      </w:r>
      <w:r>
        <w:fldChar w:fldCharType="separate"/>
      </w:r>
      <w:r>
        <w:t>92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_Toc19091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_Toc19091 </w:instrText>
      </w:r>
      <w:r>
        <w:fldChar w:fldCharType="separate"/>
      </w:r>
      <w:r>
        <w:t>92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_Toc9867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_Toc9867 </w:instrText>
      </w:r>
      <w:r>
        <w:fldChar w:fldCharType="separate"/>
      </w:r>
      <w:r>
        <w:t>92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_Toc31032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_Toc31032 </w:instrText>
      </w:r>
      <w:r>
        <w:fldChar w:fldCharType="separate"/>
      </w:r>
      <w:r>
        <w:t>92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_Toc13599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_Toc13599 </w:instrText>
      </w:r>
      <w:r>
        <w:fldChar w:fldCharType="separate"/>
      </w:r>
      <w:r>
        <w:t>92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_Toc28305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_Toc28305 </w:instrText>
      </w:r>
      <w:r>
        <w:fldChar w:fldCharType="separate"/>
      </w:r>
      <w:r>
        <w:t>92</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_Toc8181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6.1.3.1.42 </w:t>
      </w:r>
      <w:r>
        <w:rPr>
          <w:rFonts w:hint="eastAsia"/>
          <w:lang w:val="en-US" w:eastAsia="zh-CN"/>
        </w:rPr>
        <w:t>系统管理-地图对应关系设置-页面展示</w:t>
      </w:r>
      <w:r>
        <w:tab/>
      </w:r>
      <w:r>
        <w:fldChar w:fldCharType="begin"/>
      </w:r>
      <w:r>
        <w:instrText xml:space="preserve"> PAGEREF _Toc8181 </w:instrText>
      </w:r>
      <w:r>
        <w:fldChar w:fldCharType="separate"/>
      </w:r>
      <w:r>
        <w:t>93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_Toc17167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_Toc17167 </w:instrText>
      </w:r>
      <w:r>
        <w:fldChar w:fldCharType="separate"/>
      </w:r>
      <w:r>
        <w:t>93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_Toc677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_Toc677 </w:instrText>
      </w:r>
      <w:r>
        <w:fldChar w:fldCharType="separate"/>
      </w:r>
      <w:r>
        <w:t>93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_Toc7462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_Toc7462 </w:instrText>
      </w:r>
      <w:r>
        <w:fldChar w:fldCharType="separate"/>
      </w:r>
      <w:r>
        <w:t>94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_Toc1544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_Toc1544 </w:instrText>
      </w:r>
      <w:r>
        <w:fldChar w:fldCharType="separate"/>
      </w:r>
      <w:r>
        <w:t>94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_Toc5535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_Toc5535 </w:instrText>
      </w:r>
      <w:r>
        <w:fldChar w:fldCharType="separate"/>
      </w:r>
      <w:r>
        <w:t>94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_Toc28113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6.1.3.1.43 </w:t>
      </w:r>
      <w:r>
        <w:rPr>
          <w:rFonts w:hint="eastAsia"/>
          <w:lang w:val="en-US" w:eastAsia="zh-CN"/>
        </w:rPr>
        <w:t>系统管理-系统日志-页面展示</w:t>
      </w:r>
      <w:r>
        <w:tab/>
      </w:r>
      <w:r>
        <w:fldChar w:fldCharType="begin"/>
      </w:r>
      <w:r>
        <w:instrText xml:space="preserve"> PAGEREF _Toc28113 </w:instrText>
      </w:r>
      <w:r>
        <w:fldChar w:fldCharType="separate"/>
      </w:r>
      <w:r>
        <w:t>94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_Toc24390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_Toc24390 </w:instrText>
      </w:r>
      <w:r>
        <w:fldChar w:fldCharType="separate"/>
      </w:r>
      <w:r>
        <w:t>95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_Toc12278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_Toc12278 </w:instrText>
      </w:r>
      <w:r>
        <w:fldChar w:fldCharType="separate"/>
      </w:r>
      <w:r>
        <w:t>95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_Toc21801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_Toc21801 </w:instrText>
      </w:r>
      <w:r>
        <w:fldChar w:fldCharType="separate"/>
      </w:r>
      <w:r>
        <w:t>95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_Toc19575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_Toc19575 </w:instrText>
      </w:r>
      <w:r>
        <w:fldChar w:fldCharType="separate"/>
      </w:r>
      <w:r>
        <w:t>95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_Toc27596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_Toc27596 </w:instrText>
      </w:r>
      <w:r>
        <w:fldChar w:fldCharType="separate"/>
      </w:r>
      <w:r>
        <w:t>95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_Toc4160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6.1.3.1.44 </w:t>
      </w:r>
      <w:r>
        <w:rPr>
          <w:rFonts w:hint="eastAsia"/>
          <w:lang w:val="en-US" w:eastAsia="zh-CN"/>
        </w:rPr>
        <w:t>系统日志-搜索</w:t>
      </w:r>
      <w:r>
        <w:tab/>
      </w:r>
      <w:r>
        <w:fldChar w:fldCharType="begin"/>
      </w:r>
      <w:r>
        <w:instrText xml:space="preserve"> PAGEREF _Toc4160 </w:instrText>
      </w:r>
      <w:r>
        <w:fldChar w:fldCharType="separate"/>
      </w:r>
      <w:r>
        <w:t>95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_Toc9467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_Toc9467 </w:instrText>
      </w:r>
      <w:r>
        <w:fldChar w:fldCharType="separate"/>
      </w:r>
      <w:r>
        <w:t>95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_Toc1082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_Toc1082 </w:instrText>
      </w:r>
      <w:r>
        <w:fldChar w:fldCharType="separate"/>
      </w:r>
      <w:r>
        <w:t>96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_Toc25372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_Toc25372 </w:instrText>
      </w:r>
      <w:r>
        <w:fldChar w:fldCharType="separate"/>
      </w:r>
      <w:r>
        <w:t>96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_Toc4552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_Toc4552 </w:instrText>
      </w:r>
      <w:r>
        <w:fldChar w:fldCharType="separate"/>
      </w:r>
      <w:r>
        <w:t>96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_Toc8247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_Toc8247 </w:instrText>
      </w:r>
      <w:r>
        <w:fldChar w:fldCharType="separate"/>
      </w:r>
      <w:r>
        <w:t>96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_Toc28740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6.1.3.1.45 </w:t>
      </w:r>
      <w:r>
        <w:rPr>
          <w:rFonts w:hint="eastAsia"/>
          <w:lang w:val="en-US" w:eastAsia="zh-CN"/>
        </w:rPr>
        <w:t>停车场管理-基础数据管理-页面展示</w:t>
      </w:r>
      <w:r>
        <w:tab/>
      </w:r>
      <w:r>
        <w:fldChar w:fldCharType="begin"/>
      </w:r>
      <w:r>
        <w:instrText xml:space="preserve"> PAGEREF _Toc28740 </w:instrText>
      </w:r>
      <w:r>
        <w:fldChar w:fldCharType="separate"/>
      </w:r>
      <w:r>
        <w:t>97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_Toc28167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_Toc28167 </w:instrText>
      </w:r>
      <w:r>
        <w:fldChar w:fldCharType="separate"/>
      </w:r>
      <w:r>
        <w:t>97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_Toc19246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_Toc19246 </w:instrText>
      </w:r>
      <w:r>
        <w:fldChar w:fldCharType="separate"/>
      </w:r>
      <w:r>
        <w:t>97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_Toc4053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_Toc4053 </w:instrText>
      </w:r>
      <w:r>
        <w:fldChar w:fldCharType="separate"/>
      </w:r>
      <w:r>
        <w:t>98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_Toc20282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_Toc20282 </w:instrText>
      </w:r>
      <w:r>
        <w:fldChar w:fldCharType="separate"/>
      </w:r>
      <w:r>
        <w:t>98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_Toc17391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_Toc17391 </w:instrText>
      </w:r>
      <w:r>
        <w:fldChar w:fldCharType="separate"/>
      </w:r>
      <w:r>
        <w:t>98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_Toc31833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6.1.3.1.46 </w:t>
      </w:r>
      <w:r>
        <w:rPr>
          <w:rFonts w:hint="eastAsia"/>
          <w:lang w:val="en-US" w:eastAsia="zh-CN"/>
        </w:rPr>
        <w:t>基础数据管理-编辑</w:t>
      </w:r>
      <w:r>
        <w:tab/>
      </w:r>
      <w:r>
        <w:fldChar w:fldCharType="begin"/>
      </w:r>
      <w:r>
        <w:instrText xml:space="preserve"> PAGEREF _Toc31833 </w:instrText>
      </w:r>
      <w:r>
        <w:fldChar w:fldCharType="separate"/>
      </w:r>
      <w:r>
        <w:t>98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_Toc16875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_Toc16875 </w:instrText>
      </w:r>
      <w:r>
        <w:fldChar w:fldCharType="separate"/>
      </w:r>
      <w:r>
        <w:t>98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_Toc19822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_Toc19822 </w:instrText>
      </w:r>
      <w:r>
        <w:fldChar w:fldCharType="separate"/>
      </w:r>
      <w:r>
        <w:t>98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_Toc23595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_Toc23595 </w:instrText>
      </w:r>
      <w:r>
        <w:fldChar w:fldCharType="separate"/>
      </w:r>
      <w:r>
        <w:t>99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_Toc2644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_Toc2644 </w:instrText>
      </w:r>
      <w:r>
        <w:fldChar w:fldCharType="separate"/>
      </w:r>
      <w:r>
        <w:t>100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_Toc26156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_Toc26156 </w:instrText>
      </w:r>
      <w:r>
        <w:fldChar w:fldCharType="separate"/>
      </w:r>
      <w:r>
        <w:t>100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_Toc32599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6.1.3.1.47 </w:t>
      </w:r>
      <w:r>
        <w:rPr>
          <w:rFonts w:hint="eastAsia"/>
          <w:lang w:val="en-US" w:eastAsia="zh-CN"/>
        </w:rPr>
        <w:t>停车场管理-车场地图-页面展示</w:t>
      </w:r>
      <w:r>
        <w:tab/>
      </w:r>
      <w:r>
        <w:fldChar w:fldCharType="begin"/>
      </w:r>
      <w:r>
        <w:instrText xml:space="preserve"> PAGEREF _Toc32599 </w:instrText>
      </w:r>
      <w:r>
        <w:fldChar w:fldCharType="separate"/>
      </w:r>
      <w:r>
        <w:t>101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_Toc20140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_Toc20140 </w:instrText>
      </w:r>
      <w:r>
        <w:fldChar w:fldCharType="separate"/>
      </w:r>
      <w:r>
        <w:t>101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_Toc27996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_Toc27996 </w:instrText>
      </w:r>
      <w:r>
        <w:fldChar w:fldCharType="separate"/>
      </w:r>
      <w:r>
        <w:t>101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_Toc5039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_Toc5039 </w:instrText>
      </w:r>
      <w:r>
        <w:fldChar w:fldCharType="separate"/>
      </w:r>
      <w:r>
        <w:t>102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_Toc24639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_Toc24639 </w:instrText>
      </w:r>
      <w:r>
        <w:fldChar w:fldCharType="separate"/>
      </w:r>
      <w:r>
        <w:t>102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_Toc10209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_Toc10209 </w:instrText>
      </w:r>
      <w:r>
        <w:fldChar w:fldCharType="separate"/>
      </w:r>
      <w:r>
        <w:t>102</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_Toc17719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6.1.3.1.48 </w:t>
      </w:r>
      <w:r>
        <w:rPr>
          <w:rFonts w:hint="eastAsia"/>
          <w:lang w:val="en-US" w:eastAsia="zh-CN"/>
        </w:rPr>
        <w:t>车场地图-编辑</w:t>
      </w:r>
      <w:r>
        <w:tab/>
      </w:r>
      <w:r>
        <w:fldChar w:fldCharType="begin"/>
      </w:r>
      <w:r>
        <w:instrText xml:space="preserve"> PAGEREF _Toc17719 </w:instrText>
      </w:r>
      <w:r>
        <w:fldChar w:fldCharType="separate"/>
      </w:r>
      <w:r>
        <w:t>102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_Toc23539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_Toc23539 </w:instrText>
      </w:r>
      <w:r>
        <w:fldChar w:fldCharType="separate"/>
      </w:r>
      <w:r>
        <w:t>102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_Toc10556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_Toc10556 </w:instrText>
      </w:r>
      <w:r>
        <w:fldChar w:fldCharType="separate"/>
      </w:r>
      <w:r>
        <w:t>103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_Toc13273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_Toc13273 </w:instrText>
      </w:r>
      <w:r>
        <w:fldChar w:fldCharType="separate"/>
      </w:r>
      <w:r>
        <w:t>103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_Toc1991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_Toc1991 </w:instrText>
      </w:r>
      <w:r>
        <w:fldChar w:fldCharType="separate"/>
      </w:r>
      <w:r>
        <w:t>103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_Toc3871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_Toc3871 </w:instrText>
      </w:r>
      <w:r>
        <w:fldChar w:fldCharType="separate"/>
      </w:r>
      <w:r>
        <w:t>103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_Toc5217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6.1.3.1.49 </w:t>
      </w:r>
      <w:r>
        <w:rPr>
          <w:rFonts w:hint="eastAsia"/>
          <w:lang w:val="en-US" w:eastAsia="zh-CN"/>
        </w:rPr>
        <w:t>停车场管理-停车位管理-页面展示</w:t>
      </w:r>
      <w:r>
        <w:tab/>
      </w:r>
      <w:r>
        <w:fldChar w:fldCharType="begin"/>
      </w:r>
      <w:r>
        <w:instrText xml:space="preserve"> PAGEREF _Toc5217 </w:instrText>
      </w:r>
      <w:r>
        <w:fldChar w:fldCharType="separate"/>
      </w:r>
      <w:r>
        <w:t>104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_Toc1192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_Toc1192 </w:instrText>
      </w:r>
      <w:r>
        <w:fldChar w:fldCharType="separate"/>
      </w:r>
      <w:r>
        <w:t>104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_Toc32222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_Toc32222 </w:instrText>
      </w:r>
      <w:r>
        <w:fldChar w:fldCharType="separate"/>
      </w:r>
      <w:r>
        <w:t>104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_Toc5518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_Toc5518 </w:instrText>
      </w:r>
      <w:r>
        <w:fldChar w:fldCharType="separate"/>
      </w:r>
      <w:r>
        <w:t>105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_Toc24629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_Toc24629 </w:instrText>
      </w:r>
      <w:r>
        <w:fldChar w:fldCharType="separate"/>
      </w:r>
      <w:r>
        <w:t>105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_Toc14347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_Toc14347 </w:instrText>
      </w:r>
      <w:r>
        <w:fldChar w:fldCharType="separate"/>
      </w:r>
      <w:r>
        <w:t>105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_Toc596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6.1.3.1.50 </w:t>
      </w:r>
      <w:r>
        <w:rPr>
          <w:rFonts w:hint="eastAsia"/>
          <w:lang w:val="en-US" w:eastAsia="zh-CN"/>
        </w:rPr>
        <w:t>停车位管理-搜索</w:t>
      </w:r>
      <w:r>
        <w:tab/>
      </w:r>
      <w:r>
        <w:fldChar w:fldCharType="begin"/>
      </w:r>
      <w:r>
        <w:instrText xml:space="preserve"> PAGEREF _Toc596 </w:instrText>
      </w:r>
      <w:r>
        <w:fldChar w:fldCharType="separate"/>
      </w:r>
      <w:r>
        <w:t>105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_Toc650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_Toc650 </w:instrText>
      </w:r>
      <w:r>
        <w:fldChar w:fldCharType="separate"/>
      </w:r>
      <w:r>
        <w:t>105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_Toc10084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_Toc10084 </w:instrText>
      </w:r>
      <w:r>
        <w:fldChar w:fldCharType="separate"/>
      </w:r>
      <w:r>
        <w:t>105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_Toc16463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_Toc16463 </w:instrText>
      </w:r>
      <w:r>
        <w:fldChar w:fldCharType="separate"/>
      </w:r>
      <w:r>
        <w:t>105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_Toc14167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_Toc14167 </w:instrText>
      </w:r>
      <w:r>
        <w:fldChar w:fldCharType="separate"/>
      </w:r>
      <w:r>
        <w:t>106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_Toc17496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_Toc17496 </w:instrText>
      </w:r>
      <w:r>
        <w:fldChar w:fldCharType="separate"/>
      </w:r>
      <w:r>
        <w:t>106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_Toc24757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6.1.3.1.51 </w:t>
      </w:r>
      <w:r>
        <w:rPr>
          <w:rFonts w:hint="eastAsia"/>
          <w:lang w:val="en-US" w:eastAsia="zh-CN"/>
        </w:rPr>
        <w:t>停车位管理-导出</w:t>
      </w:r>
      <w:r>
        <w:tab/>
      </w:r>
      <w:r>
        <w:fldChar w:fldCharType="begin"/>
      </w:r>
      <w:r>
        <w:instrText xml:space="preserve"> PAGEREF _Toc24757 </w:instrText>
      </w:r>
      <w:r>
        <w:fldChar w:fldCharType="separate"/>
      </w:r>
      <w:r>
        <w:t>106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_Toc13422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val="en-US" w:eastAsia="zh-CN"/>
        </w:rPr>
        <w:t xml:space="preserve">6.1.3.1.52 </w:t>
      </w:r>
      <w:r>
        <w:rPr>
          <w:rFonts w:hint="eastAsia"/>
          <w:lang w:val="en-US" w:eastAsia="zh-CN"/>
        </w:rPr>
        <w:t>停车位设置</w:t>
      </w:r>
      <w:r>
        <w:tab/>
      </w:r>
      <w:r>
        <w:fldChar w:fldCharType="begin"/>
      </w:r>
      <w:r>
        <w:instrText xml:space="preserve"> PAGEREF _Toc13422 </w:instrText>
      </w:r>
      <w:r>
        <w:fldChar w:fldCharType="separate"/>
      </w:r>
      <w:r>
        <w:t>106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_Toc9731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_Toc9731 </w:instrText>
      </w:r>
      <w:r>
        <w:fldChar w:fldCharType="separate"/>
      </w:r>
      <w:r>
        <w:t>106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_Toc5494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_Toc5494 </w:instrText>
      </w:r>
      <w:r>
        <w:fldChar w:fldCharType="separate"/>
      </w:r>
      <w:r>
        <w:t>106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_Toc6972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_Toc6972 </w:instrText>
      </w:r>
      <w:r>
        <w:fldChar w:fldCharType="separate"/>
      </w:r>
      <w:r>
        <w:t>108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_Toc27516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_Toc27516 </w:instrText>
      </w:r>
      <w:r>
        <w:fldChar w:fldCharType="separate"/>
      </w:r>
      <w:r>
        <w:t>108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_Toc31794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_Toc31794 </w:instrText>
      </w:r>
      <w:r>
        <w:fldChar w:fldCharType="separate"/>
      </w:r>
      <w:r>
        <w:t>109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_Toc4896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val="en-US" w:eastAsia="zh-CN"/>
        </w:rPr>
        <w:t xml:space="preserve">6.1.3.1.53 </w:t>
      </w:r>
      <w:r>
        <w:rPr>
          <w:rFonts w:hint="eastAsia"/>
          <w:lang w:val="en-US" w:eastAsia="zh-CN"/>
        </w:rPr>
        <w:t>停车位设置-车位灯设置</w:t>
      </w:r>
      <w:r>
        <w:tab/>
      </w:r>
      <w:r>
        <w:fldChar w:fldCharType="begin"/>
      </w:r>
      <w:r>
        <w:instrText xml:space="preserve"> PAGEREF _Toc4896 </w:instrText>
      </w:r>
      <w:r>
        <w:fldChar w:fldCharType="separate"/>
      </w:r>
      <w:r>
        <w:t>109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_Toc19153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_Toc19153 </w:instrText>
      </w:r>
      <w:r>
        <w:fldChar w:fldCharType="separate"/>
      </w:r>
      <w:r>
        <w:t>109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_Toc26433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_Toc26433 </w:instrText>
      </w:r>
      <w:r>
        <w:fldChar w:fldCharType="separate"/>
      </w:r>
      <w:r>
        <w:t>109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_Toc23702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_Toc23702 </w:instrText>
      </w:r>
      <w:r>
        <w:fldChar w:fldCharType="separate"/>
      </w:r>
      <w:r>
        <w:t>110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_Toc7448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_Toc7448 </w:instrText>
      </w:r>
      <w:r>
        <w:fldChar w:fldCharType="separate"/>
      </w:r>
      <w:r>
        <w:t>111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_Toc14529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_Toc14529 </w:instrText>
      </w:r>
      <w:r>
        <w:fldChar w:fldCharType="separate"/>
      </w:r>
      <w:r>
        <w:t>111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_Toc21032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val="en-US" w:eastAsia="zh-CN"/>
        </w:rPr>
        <w:t xml:space="preserve">6.1.3.1.54 </w:t>
      </w:r>
      <w:r>
        <w:rPr>
          <w:rFonts w:hint="eastAsia"/>
          <w:lang w:val="en-US" w:eastAsia="zh-CN"/>
        </w:rPr>
        <w:t>停车位设置-车位屏设置</w:t>
      </w:r>
      <w:r>
        <w:tab/>
      </w:r>
      <w:r>
        <w:fldChar w:fldCharType="begin"/>
      </w:r>
      <w:r>
        <w:instrText xml:space="preserve"> PAGEREF _Toc21032 </w:instrText>
      </w:r>
      <w:r>
        <w:fldChar w:fldCharType="separate"/>
      </w:r>
      <w:r>
        <w:t>111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_Toc29957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_Toc29957 </w:instrText>
      </w:r>
      <w:r>
        <w:fldChar w:fldCharType="separate"/>
      </w:r>
      <w:r>
        <w:t>111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_Toc25255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_Toc25255 </w:instrText>
      </w:r>
      <w:r>
        <w:fldChar w:fldCharType="separate"/>
      </w:r>
      <w:r>
        <w:t>111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_Toc27843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_Toc27843 </w:instrText>
      </w:r>
      <w:r>
        <w:fldChar w:fldCharType="separate"/>
      </w:r>
      <w:r>
        <w:t>112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_Toc5208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_Toc5208 </w:instrText>
      </w:r>
      <w:r>
        <w:fldChar w:fldCharType="separate"/>
      </w:r>
      <w:r>
        <w:t>113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_Toc20243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_Toc20243 </w:instrText>
      </w:r>
      <w:r>
        <w:fldChar w:fldCharType="separate"/>
      </w:r>
      <w:r>
        <w:t>113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_Toc16607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val="en-US" w:eastAsia="zh-CN"/>
        </w:rPr>
        <w:t xml:space="preserve">6.1.3.1.55 </w:t>
      </w:r>
      <w:r>
        <w:rPr>
          <w:rFonts w:hint="eastAsia"/>
          <w:lang w:val="en-US" w:eastAsia="zh-CN"/>
        </w:rPr>
        <w:t>停车位设置-检测设备设置</w:t>
      </w:r>
      <w:r>
        <w:tab/>
      </w:r>
      <w:r>
        <w:fldChar w:fldCharType="begin"/>
      </w:r>
      <w:r>
        <w:instrText xml:space="preserve"> PAGEREF _Toc16607 </w:instrText>
      </w:r>
      <w:r>
        <w:fldChar w:fldCharType="separate"/>
      </w:r>
      <w:r>
        <w:t>113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_Toc8749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_Toc8749 </w:instrText>
      </w:r>
      <w:r>
        <w:fldChar w:fldCharType="separate"/>
      </w:r>
      <w:r>
        <w:t>113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_Toc17440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_Toc17440 </w:instrText>
      </w:r>
      <w:r>
        <w:fldChar w:fldCharType="separate"/>
      </w:r>
      <w:r>
        <w:t>113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_Toc3814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_Toc3814 </w:instrText>
      </w:r>
      <w:r>
        <w:fldChar w:fldCharType="separate"/>
      </w:r>
      <w:r>
        <w:t>114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_Toc22052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_Toc22052 </w:instrText>
      </w:r>
      <w:r>
        <w:fldChar w:fldCharType="separate"/>
      </w:r>
      <w:r>
        <w:t>114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_Toc7527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_Toc7527 </w:instrText>
      </w:r>
      <w:r>
        <w:fldChar w:fldCharType="separate"/>
      </w:r>
      <w:r>
        <w:t>114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_Toc30104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val="en-US" w:eastAsia="zh-CN"/>
        </w:rPr>
        <w:t xml:space="preserve">6.1.3.1.56 </w:t>
      </w:r>
      <w:r>
        <w:rPr>
          <w:rFonts w:hint="eastAsia"/>
          <w:lang w:val="en-US" w:eastAsia="zh-CN"/>
        </w:rPr>
        <w:t>充电桩设置</w:t>
      </w:r>
      <w:r>
        <w:tab/>
      </w:r>
      <w:r>
        <w:fldChar w:fldCharType="begin"/>
      </w:r>
      <w:r>
        <w:instrText xml:space="preserve"> PAGEREF _Toc30104 </w:instrText>
      </w:r>
      <w:r>
        <w:fldChar w:fldCharType="separate"/>
      </w:r>
      <w:r>
        <w:t>114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_Toc5190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_Toc5190 </w:instrText>
      </w:r>
      <w:r>
        <w:fldChar w:fldCharType="separate"/>
      </w:r>
      <w:r>
        <w:t>114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_Toc28395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_Toc28395 </w:instrText>
      </w:r>
      <w:r>
        <w:fldChar w:fldCharType="separate"/>
      </w:r>
      <w:r>
        <w:t>114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_Toc30112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_Toc30112 </w:instrText>
      </w:r>
      <w:r>
        <w:fldChar w:fldCharType="separate"/>
      </w:r>
      <w:r>
        <w:t>115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_Toc11653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_Toc11653 </w:instrText>
      </w:r>
      <w:r>
        <w:fldChar w:fldCharType="separate"/>
      </w:r>
      <w:r>
        <w:t>116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_Toc12788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_Toc12788 </w:instrText>
      </w:r>
      <w:r>
        <w:fldChar w:fldCharType="separate"/>
      </w:r>
      <w:r>
        <w:t>116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_Toc12224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val="en-US" w:eastAsia="zh-CN"/>
        </w:rPr>
        <w:t xml:space="preserve">6.1.3.1.57 </w:t>
      </w:r>
      <w:r>
        <w:rPr>
          <w:rFonts w:hint="eastAsia"/>
          <w:lang w:val="en-US" w:eastAsia="zh-CN"/>
        </w:rPr>
        <w:t>车位锁设置</w:t>
      </w:r>
      <w:r>
        <w:tab/>
      </w:r>
      <w:r>
        <w:fldChar w:fldCharType="begin"/>
      </w:r>
      <w:r>
        <w:instrText xml:space="preserve"> PAGEREF _Toc12224 </w:instrText>
      </w:r>
      <w:r>
        <w:fldChar w:fldCharType="separate"/>
      </w:r>
      <w:r>
        <w:t>116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_Toc9921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_Toc9921 </w:instrText>
      </w:r>
      <w:r>
        <w:fldChar w:fldCharType="separate"/>
      </w:r>
      <w:r>
        <w:t>116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_Toc31614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_Toc31614 </w:instrText>
      </w:r>
      <w:r>
        <w:fldChar w:fldCharType="separate"/>
      </w:r>
      <w:r>
        <w:t>116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_Toc28477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_Toc28477 </w:instrText>
      </w:r>
      <w:r>
        <w:fldChar w:fldCharType="separate"/>
      </w:r>
      <w:r>
        <w:t>117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_Toc8334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_Toc8334 </w:instrText>
      </w:r>
      <w:r>
        <w:fldChar w:fldCharType="separate"/>
      </w:r>
      <w:r>
        <w:t>118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_Toc32671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_Toc32671 </w:instrText>
      </w:r>
      <w:r>
        <w:fldChar w:fldCharType="separate"/>
      </w:r>
      <w:r>
        <w:t>118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_Toc32589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val="en-US" w:eastAsia="zh-CN"/>
        </w:rPr>
        <w:t xml:space="preserve">6.1.3.1.58 </w:t>
      </w:r>
      <w:r>
        <w:rPr>
          <w:rFonts w:hint="eastAsia"/>
          <w:lang w:val="en-US" w:eastAsia="zh-CN"/>
        </w:rPr>
        <w:t>播报设备设置</w:t>
      </w:r>
      <w:r>
        <w:tab/>
      </w:r>
      <w:r>
        <w:fldChar w:fldCharType="begin"/>
      </w:r>
      <w:r>
        <w:instrText xml:space="preserve"> PAGEREF _Toc32589 </w:instrText>
      </w:r>
      <w:r>
        <w:fldChar w:fldCharType="separate"/>
      </w:r>
      <w:r>
        <w:t>118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_Toc1998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_Toc1998 </w:instrText>
      </w:r>
      <w:r>
        <w:fldChar w:fldCharType="separate"/>
      </w:r>
      <w:r>
        <w:t>118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_Toc32027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_Toc32027 </w:instrText>
      </w:r>
      <w:r>
        <w:fldChar w:fldCharType="separate"/>
      </w:r>
      <w:r>
        <w:t>118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_Toc16501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_Toc16501 </w:instrText>
      </w:r>
      <w:r>
        <w:fldChar w:fldCharType="separate"/>
      </w:r>
      <w:r>
        <w:t>119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_Toc23960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_Toc23960 </w:instrText>
      </w:r>
      <w:r>
        <w:fldChar w:fldCharType="separate"/>
      </w:r>
      <w:r>
        <w:t>119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_Toc7626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_Toc7626 </w:instrText>
      </w:r>
      <w:r>
        <w:fldChar w:fldCharType="separate"/>
      </w:r>
      <w:r>
        <w:t>119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_Toc28370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val="en-US" w:eastAsia="zh-CN"/>
        </w:rPr>
        <w:t xml:space="preserve">6.1.3.1.59 </w:t>
      </w:r>
      <w:r>
        <w:rPr>
          <w:rFonts w:hint="eastAsia"/>
          <w:lang w:val="en-US" w:eastAsia="zh-CN"/>
        </w:rPr>
        <w:t>照明灯设置</w:t>
      </w:r>
      <w:r>
        <w:tab/>
      </w:r>
      <w:r>
        <w:fldChar w:fldCharType="begin"/>
      </w:r>
      <w:r>
        <w:instrText xml:space="preserve"> PAGEREF _Toc28370 </w:instrText>
      </w:r>
      <w:r>
        <w:fldChar w:fldCharType="separate"/>
      </w:r>
      <w:r>
        <w:t>119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_Toc32145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_Toc32145 </w:instrText>
      </w:r>
      <w:r>
        <w:fldChar w:fldCharType="separate"/>
      </w:r>
      <w:r>
        <w:t>119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_Toc26561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_Toc26561 </w:instrText>
      </w:r>
      <w:r>
        <w:fldChar w:fldCharType="separate"/>
      </w:r>
      <w:r>
        <w:t>119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_Toc21018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_Toc21018 </w:instrText>
      </w:r>
      <w:r>
        <w:fldChar w:fldCharType="separate"/>
      </w:r>
      <w:r>
        <w:t>120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_Toc5061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_Toc5061 </w:instrText>
      </w:r>
      <w:r>
        <w:fldChar w:fldCharType="separate"/>
      </w:r>
      <w:r>
        <w:t>121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_Toc6733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_Toc6733 </w:instrText>
      </w:r>
      <w:r>
        <w:fldChar w:fldCharType="separate"/>
      </w:r>
      <w:r>
        <w:t>121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_Toc31498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6.1.3.1.60 </w:t>
      </w:r>
      <w:r>
        <w:rPr>
          <w:rFonts w:hint="eastAsia"/>
          <w:lang w:val="en-US" w:eastAsia="zh-CN"/>
        </w:rPr>
        <w:t>停车场管理-区域管理-页面展示</w:t>
      </w:r>
      <w:r>
        <w:tab/>
      </w:r>
      <w:r>
        <w:fldChar w:fldCharType="begin"/>
      </w:r>
      <w:r>
        <w:instrText xml:space="preserve"> PAGEREF _Toc31498 </w:instrText>
      </w:r>
      <w:r>
        <w:fldChar w:fldCharType="separate"/>
      </w:r>
      <w:r>
        <w:t>122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_Toc14085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_Toc14085 </w:instrText>
      </w:r>
      <w:r>
        <w:fldChar w:fldCharType="separate"/>
      </w:r>
      <w:r>
        <w:t>122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_Toc30450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_Toc30450 </w:instrText>
      </w:r>
      <w:r>
        <w:fldChar w:fldCharType="separate"/>
      </w:r>
      <w:r>
        <w:t>122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_Toc28737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_Toc28737 </w:instrText>
      </w:r>
      <w:r>
        <w:fldChar w:fldCharType="separate"/>
      </w:r>
      <w:r>
        <w:t>122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_Toc23293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_Toc23293 </w:instrText>
      </w:r>
      <w:r>
        <w:fldChar w:fldCharType="separate"/>
      </w:r>
      <w:r>
        <w:t>123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_Toc20736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_Toc20736 </w:instrText>
      </w:r>
      <w:r>
        <w:fldChar w:fldCharType="separate"/>
      </w:r>
      <w:r>
        <w:t>123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_Toc24005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6.1.3.1.61 </w:t>
      </w:r>
      <w:r>
        <w:rPr>
          <w:rFonts w:hint="eastAsia"/>
          <w:lang w:val="en-US" w:eastAsia="zh-CN"/>
        </w:rPr>
        <w:t>区域管理-搜索</w:t>
      </w:r>
      <w:r>
        <w:tab/>
      </w:r>
      <w:r>
        <w:fldChar w:fldCharType="begin"/>
      </w:r>
      <w:r>
        <w:instrText xml:space="preserve"> PAGEREF _Toc24005 </w:instrText>
      </w:r>
      <w:r>
        <w:fldChar w:fldCharType="separate"/>
      </w:r>
      <w:r>
        <w:t>123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_Toc30391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_Toc30391 </w:instrText>
      </w:r>
      <w:r>
        <w:fldChar w:fldCharType="separate"/>
      </w:r>
      <w:r>
        <w:t>123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_Toc2827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_Toc2827 </w:instrText>
      </w:r>
      <w:r>
        <w:fldChar w:fldCharType="separate"/>
      </w:r>
      <w:r>
        <w:t>123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_Toc6599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_Toc6599 </w:instrText>
      </w:r>
      <w:r>
        <w:fldChar w:fldCharType="separate"/>
      </w:r>
      <w:r>
        <w:t>123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_Toc3807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_Toc3807 </w:instrText>
      </w:r>
      <w:r>
        <w:fldChar w:fldCharType="separate"/>
      </w:r>
      <w:r>
        <w:t>123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_Toc32351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6.1.3.1.62 </w:t>
      </w:r>
      <w:r>
        <w:rPr>
          <w:rFonts w:hint="eastAsia"/>
          <w:lang w:val="en-US" w:eastAsia="zh-CN"/>
        </w:rPr>
        <w:t>区域管理-导出</w:t>
      </w:r>
      <w:r>
        <w:tab/>
      </w:r>
      <w:r>
        <w:fldChar w:fldCharType="begin"/>
      </w:r>
      <w:r>
        <w:instrText xml:space="preserve"> PAGEREF _Toc32351 </w:instrText>
      </w:r>
      <w:r>
        <w:fldChar w:fldCharType="separate"/>
      </w:r>
      <w:r>
        <w:t>124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_Toc27507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eastAsia="zh-CN"/>
        </w:rPr>
        <w:t xml:space="preserve">6.1.3.1.63 </w:t>
      </w:r>
      <w:r>
        <w:rPr>
          <w:rFonts w:hint="eastAsia"/>
          <w:lang w:eastAsia="zh-CN"/>
        </w:rPr>
        <w:t>区域设置</w:t>
      </w:r>
      <w:r>
        <w:tab/>
      </w:r>
      <w:r>
        <w:fldChar w:fldCharType="begin"/>
      </w:r>
      <w:r>
        <w:instrText xml:space="preserve"> PAGEREF _Toc27507 </w:instrText>
      </w:r>
      <w:r>
        <w:fldChar w:fldCharType="separate"/>
      </w:r>
      <w:r>
        <w:t>124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_Toc14764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_Toc14764 </w:instrText>
      </w:r>
      <w:r>
        <w:fldChar w:fldCharType="separate"/>
      </w:r>
      <w:r>
        <w:t>124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_Toc30230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_Toc30230 </w:instrText>
      </w:r>
      <w:r>
        <w:fldChar w:fldCharType="separate"/>
      </w:r>
      <w:r>
        <w:t>124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_Toc21829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_Toc21829 </w:instrText>
      </w:r>
      <w:r>
        <w:fldChar w:fldCharType="separate"/>
      </w:r>
      <w:r>
        <w:t>126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_Toc7525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_Toc7525 </w:instrText>
      </w:r>
      <w:r>
        <w:fldChar w:fldCharType="separate"/>
      </w:r>
      <w:r>
        <w:t>127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_Toc27439 </w:instrText>
      </w:r>
      <w:r>
        <w:rPr>
          <w:rFonts w:hint="eastAsia" w:ascii="Cambria" w:hAnsi="Cambria" w:eastAsia="宋体" w:cs="Times New Roman"/>
          <w:kern w:val="2"/>
          <w:szCs w:val="24"/>
          <w:lang w:val="en-US" w:eastAsia="zh-CN" w:bidi="ar-SA"/>
        </w:rPr>
        <w:fldChar w:fldCharType="separate"/>
      </w:r>
      <w:r>
        <w:rPr>
          <w:rFonts w:hint="eastAsia"/>
          <w:lang w:eastAsia="zh-CN"/>
        </w:rPr>
        <w:t>区域设置</w:t>
      </w:r>
      <w:r>
        <w:tab/>
      </w:r>
      <w:r>
        <w:fldChar w:fldCharType="begin"/>
      </w:r>
      <w:r>
        <w:instrText xml:space="preserve"> PAGEREF _Toc27439 </w:instrText>
      </w:r>
      <w:r>
        <w:fldChar w:fldCharType="separate"/>
      </w:r>
      <w:r>
        <w:t>127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_Toc18877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_Toc18877 </w:instrText>
      </w:r>
      <w:r>
        <w:fldChar w:fldCharType="separate"/>
      </w:r>
      <w:r>
        <w:t>127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_Toc26367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eastAsia="zh-CN"/>
        </w:rPr>
        <w:t xml:space="preserve">6.1.3.1.64 </w:t>
      </w:r>
      <w:r>
        <w:rPr>
          <w:rFonts w:hint="eastAsia"/>
          <w:lang w:eastAsia="zh-CN"/>
        </w:rPr>
        <w:t>区域灯设置</w:t>
      </w:r>
      <w:r>
        <w:tab/>
      </w:r>
      <w:r>
        <w:fldChar w:fldCharType="begin"/>
      </w:r>
      <w:r>
        <w:instrText xml:space="preserve"> PAGEREF _Toc26367 </w:instrText>
      </w:r>
      <w:r>
        <w:fldChar w:fldCharType="separate"/>
      </w:r>
      <w:r>
        <w:t>127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_Toc29287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_Toc29287 </w:instrText>
      </w:r>
      <w:r>
        <w:fldChar w:fldCharType="separate"/>
      </w:r>
      <w:r>
        <w:t>127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_Toc15568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_Toc15568 </w:instrText>
      </w:r>
      <w:r>
        <w:fldChar w:fldCharType="separate"/>
      </w:r>
      <w:r>
        <w:t>127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_Toc5413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_Toc5413 </w:instrText>
      </w:r>
      <w:r>
        <w:fldChar w:fldCharType="separate"/>
      </w:r>
      <w:r>
        <w:t>128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_Toc11563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_Toc11563 </w:instrText>
      </w:r>
      <w:r>
        <w:fldChar w:fldCharType="separate"/>
      </w:r>
      <w:r>
        <w:t>129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_Toc27385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_Toc27385 </w:instrText>
      </w:r>
      <w:r>
        <w:fldChar w:fldCharType="separate"/>
      </w:r>
      <w:r>
        <w:t>129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_Toc9505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eastAsia="zh-CN"/>
        </w:rPr>
        <w:t xml:space="preserve">6.1.3.1.65 </w:t>
      </w:r>
      <w:r>
        <w:rPr>
          <w:rFonts w:hint="eastAsia"/>
          <w:lang w:eastAsia="zh-CN"/>
        </w:rPr>
        <w:t>播报设备设置</w:t>
      </w:r>
      <w:r>
        <w:tab/>
      </w:r>
      <w:r>
        <w:fldChar w:fldCharType="begin"/>
      </w:r>
      <w:r>
        <w:instrText xml:space="preserve"> PAGEREF _Toc9505 </w:instrText>
      </w:r>
      <w:r>
        <w:fldChar w:fldCharType="separate"/>
      </w:r>
      <w:r>
        <w:t>130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_Toc19555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_Toc19555 </w:instrText>
      </w:r>
      <w:r>
        <w:fldChar w:fldCharType="separate"/>
      </w:r>
      <w:r>
        <w:t>130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_Toc1049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_Toc1049 </w:instrText>
      </w:r>
      <w:r>
        <w:fldChar w:fldCharType="separate"/>
      </w:r>
      <w:r>
        <w:t>130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_Toc2164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_Toc2164 </w:instrText>
      </w:r>
      <w:r>
        <w:fldChar w:fldCharType="separate"/>
      </w:r>
      <w:r>
        <w:t>131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_Toc7455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_Toc7455 </w:instrText>
      </w:r>
      <w:r>
        <w:fldChar w:fldCharType="separate"/>
      </w:r>
      <w:r>
        <w:t>131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_Toc19796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_Toc19796 </w:instrText>
      </w:r>
      <w:r>
        <w:fldChar w:fldCharType="separate"/>
      </w:r>
      <w:r>
        <w:t>131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_Toc14276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eastAsia="zh-CN"/>
        </w:rPr>
        <w:t xml:space="preserve">6.1.3.1.66 </w:t>
      </w:r>
      <w:r>
        <w:rPr>
          <w:rFonts w:hint="eastAsia"/>
          <w:lang w:eastAsia="zh-CN"/>
        </w:rPr>
        <w:t>照明灯设置</w:t>
      </w:r>
      <w:r>
        <w:tab/>
      </w:r>
      <w:r>
        <w:fldChar w:fldCharType="begin"/>
      </w:r>
      <w:r>
        <w:instrText xml:space="preserve"> PAGEREF _Toc14276 </w:instrText>
      </w:r>
      <w:r>
        <w:fldChar w:fldCharType="separate"/>
      </w:r>
      <w:r>
        <w:t>132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_Toc30264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_Toc30264 </w:instrText>
      </w:r>
      <w:r>
        <w:fldChar w:fldCharType="separate"/>
      </w:r>
      <w:r>
        <w:t>132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_Toc13506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_Toc13506 </w:instrText>
      </w:r>
      <w:r>
        <w:fldChar w:fldCharType="separate"/>
      </w:r>
      <w:r>
        <w:t>132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_Toc29151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_Toc29151 </w:instrText>
      </w:r>
      <w:r>
        <w:fldChar w:fldCharType="separate"/>
      </w:r>
      <w:r>
        <w:t>133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_Toc23815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_Toc23815 </w:instrText>
      </w:r>
      <w:r>
        <w:fldChar w:fldCharType="separate"/>
      </w:r>
      <w:r>
        <w:t>134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_Toc19974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_Toc19974 </w:instrText>
      </w:r>
      <w:r>
        <w:fldChar w:fldCharType="separate"/>
      </w:r>
      <w:r>
        <w:t>134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_Toc21971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6.1.3.1.67 </w:t>
      </w:r>
      <w:r>
        <w:rPr>
          <w:rFonts w:hint="eastAsia"/>
          <w:lang w:val="en-US" w:eastAsia="zh-CN"/>
        </w:rPr>
        <w:t>停车场管理-基础参数配置-页面展示</w:t>
      </w:r>
      <w:r>
        <w:tab/>
      </w:r>
      <w:r>
        <w:fldChar w:fldCharType="begin"/>
      </w:r>
      <w:r>
        <w:instrText xml:space="preserve"> PAGEREF _Toc21971 </w:instrText>
      </w:r>
      <w:r>
        <w:fldChar w:fldCharType="separate"/>
      </w:r>
      <w:r>
        <w:t>134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_Toc6010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_Toc6010 </w:instrText>
      </w:r>
      <w:r>
        <w:fldChar w:fldCharType="separate"/>
      </w:r>
      <w:r>
        <w:t>134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_Toc19213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_Toc19213 </w:instrText>
      </w:r>
      <w:r>
        <w:fldChar w:fldCharType="separate"/>
      </w:r>
      <w:r>
        <w:t>134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_Toc31659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_Toc31659 </w:instrText>
      </w:r>
      <w:r>
        <w:fldChar w:fldCharType="separate"/>
      </w:r>
      <w:r>
        <w:t>136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_Toc10494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_Toc10494 </w:instrText>
      </w:r>
      <w:r>
        <w:fldChar w:fldCharType="separate"/>
      </w:r>
      <w:r>
        <w:t>136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_Toc16368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_Toc16368 </w:instrText>
      </w:r>
      <w:r>
        <w:fldChar w:fldCharType="separate"/>
      </w:r>
      <w:r>
        <w:t>136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_Toc18698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6.1.3.1.68 </w:t>
      </w:r>
      <w:r>
        <w:rPr>
          <w:rFonts w:hint="eastAsia"/>
          <w:lang w:val="en-US" w:eastAsia="zh-CN"/>
        </w:rPr>
        <w:t>基础参数配置-编辑</w:t>
      </w:r>
      <w:r>
        <w:tab/>
      </w:r>
      <w:r>
        <w:fldChar w:fldCharType="begin"/>
      </w:r>
      <w:r>
        <w:instrText xml:space="preserve"> PAGEREF _Toc18698 </w:instrText>
      </w:r>
      <w:r>
        <w:fldChar w:fldCharType="separate"/>
      </w:r>
      <w:r>
        <w:t>136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_Toc991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_Toc991 </w:instrText>
      </w:r>
      <w:r>
        <w:fldChar w:fldCharType="separate"/>
      </w:r>
      <w:r>
        <w:t>136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_Toc20776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_Toc20776 </w:instrText>
      </w:r>
      <w:r>
        <w:fldChar w:fldCharType="separate"/>
      </w:r>
      <w:r>
        <w:t>136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_Toc12129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_Toc12129 </w:instrText>
      </w:r>
      <w:r>
        <w:fldChar w:fldCharType="separate"/>
      </w:r>
      <w:r>
        <w:t>136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_Toc17448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_Toc17448 </w:instrText>
      </w:r>
      <w:r>
        <w:fldChar w:fldCharType="separate"/>
      </w:r>
      <w:r>
        <w:t>138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_Toc12908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_Toc12908 </w:instrText>
      </w:r>
      <w:r>
        <w:fldChar w:fldCharType="separate"/>
      </w:r>
      <w:r>
        <w:t>138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_Toc28931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6.1.3.1.69 </w:t>
      </w:r>
      <w:r>
        <w:rPr>
          <w:rFonts w:hint="eastAsia"/>
          <w:lang w:val="en-US" w:eastAsia="zh-CN"/>
        </w:rPr>
        <w:t>设备管理-检测设备管理-页面展示</w:t>
      </w:r>
      <w:r>
        <w:tab/>
      </w:r>
      <w:r>
        <w:fldChar w:fldCharType="begin"/>
      </w:r>
      <w:r>
        <w:instrText xml:space="preserve"> PAGEREF _Toc28931 </w:instrText>
      </w:r>
      <w:r>
        <w:fldChar w:fldCharType="separate"/>
      </w:r>
      <w:r>
        <w:t>138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_Toc11146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_Toc11146 </w:instrText>
      </w:r>
      <w:r>
        <w:fldChar w:fldCharType="separate"/>
      </w:r>
      <w:r>
        <w:t>138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_Toc29587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_Toc29587 </w:instrText>
      </w:r>
      <w:r>
        <w:fldChar w:fldCharType="separate"/>
      </w:r>
      <w:r>
        <w:t>139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_Toc11999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_Toc11999 </w:instrText>
      </w:r>
      <w:r>
        <w:fldChar w:fldCharType="separate"/>
      </w:r>
      <w:r>
        <w:t>141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_Toc16454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_Toc16454 </w:instrText>
      </w:r>
      <w:r>
        <w:fldChar w:fldCharType="separate"/>
      </w:r>
      <w:r>
        <w:t>141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_Toc475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_Toc475 </w:instrText>
      </w:r>
      <w:r>
        <w:fldChar w:fldCharType="separate"/>
      </w:r>
      <w:r>
        <w:t>141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_Toc23723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6.1.3.1.70 </w:t>
      </w:r>
      <w:r>
        <w:rPr>
          <w:rFonts w:hint="eastAsia"/>
          <w:lang w:val="en-US" w:eastAsia="zh-CN"/>
        </w:rPr>
        <w:t>检测设备管理-搜索</w:t>
      </w:r>
      <w:r>
        <w:tab/>
      </w:r>
      <w:r>
        <w:fldChar w:fldCharType="begin"/>
      </w:r>
      <w:r>
        <w:instrText xml:space="preserve"> PAGEREF _Toc23723 </w:instrText>
      </w:r>
      <w:r>
        <w:fldChar w:fldCharType="separate"/>
      </w:r>
      <w:r>
        <w:t>141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_Toc10947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_Toc10947 </w:instrText>
      </w:r>
      <w:r>
        <w:fldChar w:fldCharType="separate"/>
      </w:r>
      <w:r>
        <w:t>141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_Toc11605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_Toc11605 </w:instrText>
      </w:r>
      <w:r>
        <w:fldChar w:fldCharType="separate"/>
      </w:r>
      <w:r>
        <w:t>141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_Toc1471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_Toc1471 </w:instrText>
      </w:r>
      <w:r>
        <w:fldChar w:fldCharType="separate"/>
      </w:r>
      <w:r>
        <w:t>141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_Toc10251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_Toc10251 </w:instrText>
      </w:r>
      <w:r>
        <w:fldChar w:fldCharType="separate"/>
      </w:r>
      <w:r>
        <w:t>142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_Toc6844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_Toc6844 </w:instrText>
      </w:r>
      <w:r>
        <w:fldChar w:fldCharType="separate"/>
      </w:r>
      <w:r>
        <w:t>142</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_Toc24925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6.1.3.1.71 </w:t>
      </w:r>
      <w:r>
        <w:rPr>
          <w:rFonts w:hint="eastAsia"/>
          <w:lang w:val="en-US" w:eastAsia="zh-CN"/>
        </w:rPr>
        <w:t>检测设备管理-导出</w:t>
      </w:r>
      <w:r>
        <w:tab/>
      </w:r>
      <w:r>
        <w:fldChar w:fldCharType="begin"/>
      </w:r>
      <w:r>
        <w:instrText xml:space="preserve"> PAGEREF _Toc24925 </w:instrText>
      </w:r>
      <w:r>
        <w:fldChar w:fldCharType="separate"/>
      </w:r>
      <w:r>
        <w:t>142</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_Toc28431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6.1.3.1.72 </w:t>
      </w:r>
      <w:r>
        <w:rPr>
          <w:rFonts w:hint="eastAsia"/>
          <w:lang w:eastAsia="zh-CN"/>
        </w:rPr>
        <w:t>检测设备管理</w:t>
      </w:r>
      <w:r>
        <w:rPr>
          <w:rFonts w:hint="eastAsia"/>
          <w:lang w:val="en-US" w:eastAsia="zh-CN"/>
        </w:rPr>
        <w:t>-心跳测试</w:t>
      </w:r>
      <w:r>
        <w:tab/>
      </w:r>
      <w:r>
        <w:fldChar w:fldCharType="begin"/>
      </w:r>
      <w:r>
        <w:instrText xml:space="preserve"> PAGEREF _Toc28431 </w:instrText>
      </w:r>
      <w:r>
        <w:fldChar w:fldCharType="separate"/>
      </w:r>
      <w:r>
        <w:t>142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_Toc10282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_Toc10282 </w:instrText>
      </w:r>
      <w:r>
        <w:fldChar w:fldCharType="separate"/>
      </w:r>
      <w:r>
        <w:t>142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_Toc373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_Toc373 </w:instrText>
      </w:r>
      <w:r>
        <w:fldChar w:fldCharType="separate"/>
      </w:r>
      <w:r>
        <w:t>142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_Toc9774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_Toc9774 </w:instrText>
      </w:r>
      <w:r>
        <w:fldChar w:fldCharType="separate"/>
      </w:r>
      <w:r>
        <w:t>142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_Toc10981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_Toc10981 </w:instrText>
      </w:r>
      <w:r>
        <w:fldChar w:fldCharType="separate"/>
      </w:r>
      <w:r>
        <w:t>142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_Toc30213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_Toc30213 </w:instrText>
      </w:r>
      <w:r>
        <w:fldChar w:fldCharType="separate"/>
      </w:r>
      <w:r>
        <w:t>143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_Toc13064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6.1.3.1.73 </w:t>
      </w:r>
      <w:r>
        <w:rPr>
          <w:rFonts w:hint="eastAsia"/>
          <w:lang w:val="en-US" w:eastAsia="zh-CN"/>
        </w:rPr>
        <w:t>设备管理-指示灯管理-页面展示</w:t>
      </w:r>
      <w:r>
        <w:tab/>
      </w:r>
      <w:r>
        <w:fldChar w:fldCharType="begin"/>
      </w:r>
      <w:r>
        <w:instrText xml:space="preserve"> PAGEREF _Toc13064 </w:instrText>
      </w:r>
      <w:r>
        <w:fldChar w:fldCharType="separate"/>
      </w:r>
      <w:r>
        <w:t>144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_Toc25162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_Toc25162 </w:instrText>
      </w:r>
      <w:r>
        <w:fldChar w:fldCharType="separate"/>
      </w:r>
      <w:r>
        <w:t>144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_Toc7505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_Toc7505 </w:instrText>
      </w:r>
      <w:r>
        <w:fldChar w:fldCharType="separate"/>
      </w:r>
      <w:r>
        <w:t>144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_Toc24257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_Toc24257 </w:instrText>
      </w:r>
      <w:r>
        <w:fldChar w:fldCharType="separate"/>
      </w:r>
      <w:r>
        <w:t>145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_Toc7188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_Toc7188 </w:instrText>
      </w:r>
      <w:r>
        <w:fldChar w:fldCharType="separate"/>
      </w:r>
      <w:r>
        <w:t>145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_Toc5029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_Toc5029 </w:instrText>
      </w:r>
      <w:r>
        <w:fldChar w:fldCharType="separate"/>
      </w:r>
      <w:r>
        <w:t>145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_Toc16647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6.1.3.1.74 </w:t>
      </w:r>
      <w:r>
        <w:rPr>
          <w:rFonts w:hint="eastAsia"/>
          <w:lang w:val="en-US" w:eastAsia="zh-CN"/>
        </w:rPr>
        <w:t>指示灯管理-搜索</w:t>
      </w:r>
      <w:r>
        <w:tab/>
      </w:r>
      <w:r>
        <w:fldChar w:fldCharType="begin"/>
      </w:r>
      <w:r>
        <w:instrText xml:space="preserve"> PAGEREF _Toc16647 </w:instrText>
      </w:r>
      <w:r>
        <w:fldChar w:fldCharType="separate"/>
      </w:r>
      <w:r>
        <w:t>145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_Toc21650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_Toc21650 </w:instrText>
      </w:r>
      <w:r>
        <w:fldChar w:fldCharType="separate"/>
      </w:r>
      <w:r>
        <w:t>145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_Toc32528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_Toc32528 </w:instrText>
      </w:r>
      <w:r>
        <w:fldChar w:fldCharType="separate"/>
      </w:r>
      <w:r>
        <w:t>145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_Toc26537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_Toc26537 </w:instrText>
      </w:r>
      <w:r>
        <w:fldChar w:fldCharType="separate"/>
      </w:r>
      <w:r>
        <w:t>146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_Toc28500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_Toc28500 </w:instrText>
      </w:r>
      <w:r>
        <w:fldChar w:fldCharType="separate"/>
      </w:r>
      <w:r>
        <w:t>146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_Toc26331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_Toc26331 </w:instrText>
      </w:r>
      <w:r>
        <w:fldChar w:fldCharType="separate"/>
      </w:r>
      <w:r>
        <w:t>146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_Toc7134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6.1.3.1.75 </w:t>
      </w:r>
      <w:r>
        <w:rPr>
          <w:rFonts w:hint="eastAsia"/>
          <w:lang w:val="en-US" w:eastAsia="zh-CN"/>
        </w:rPr>
        <w:t>指示灯管理-导出</w:t>
      </w:r>
      <w:r>
        <w:tab/>
      </w:r>
      <w:r>
        <w:fldChar w:fldCharType="begin"/>
      </w:r>
      <w:r>
        <w:instrText xml:space="preserve"> PAGEREF _Toc7134 </w:instrText>
      </w:r>
      <w:r>
        <w:fldChar w:fldCharType="separate"/>
      </w:r>
      <w:r>
        <w:t>146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_Toc5245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6.1.3.1.76 </w:t>
      </w:r>
      <w:r>
        <w:rPr>
          <w:rFonts w:hint="eastAsia"/>
          <w:lang w:val="en-US" w:eastAsia="zh-CN"/>
        </w:rPr>
        <w:t>设备管理-屏管理-页面展示</w:t>
      </w:r>
      <w:r>
        <w:tab/>
      </w:r>
      <w:r>
        <w:fldChar w:fldCharType="begin"/>
      </w:r>
      <w:r>
        <w:instrText xml:space="preserve"> PAGEREF _Toc5245 </w:instrText>
      </w:r>
      <w:r>
        <w:fldChar w:fldCharType="separate"/>
      </w:r>
      <w:r>
        <w:t>147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_Toc25687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_Toc25687 </w:instrText>
      </w:r>
      <w:r>
        <w:fldChar w:fldCharType="separate"/>
      </w:r>
      <w:r>
        <w:t>147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_Toc1431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_Toc1431 </w:instrText>
      </w:r>
      <w:r>
        <w:fldChar w:fldCharType="separate"/>
      </w:r>
      <w:r>
        <w:t>147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_Toc30115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_Toc30115 </w:instrText>
      </w:r>
      <w:r>
        <w:fldChar w:fldCharType="separate"/>
      </w:r>
      <w:r>
        <w:t>148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_Toc22407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_Toc22407 </w:instrText>
      </w:r>
      <w:r>
        <w:fldChar w:fldCharType="separate"/>
      </w:r>
      <w:r>
        <w:t>148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_Toc21357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_Toc21357 </w:instrText>
      </w:r>
      <w:r>
        <w:fldChar w:fldCharType="separate"/>
      </w:r>
      <w:r>
        <w:t>148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_Toc5111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6.1.3.1.77 </w:t>
      </w:r>
      <w:r>
        <w:rPr>
          <w:rFonts w:hint="eastAsia"/>
          <w:lang w:val="en-US" w:eastAsia="zh-CN"/>
        </w:rPr>
        <w:t>屏管理-搜索</w:t>
      </w:r>
      <w:r>
        <w:tab/>
      </w:r>
      <w:r>
        <w:fldChar w:fldCharType="begin"/>
      </w:r>
      <w:r>
        <w:instrText xml:space="preserve"> PAGEREF _Toc5111 </w:instrText>
      </w:r>
      <w:r>
        <w:fldChar w:fldCharType="separate"/>
      </w:r>
      <w:r>
        <w:t>149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_Toc10967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_Toc10967 </w:instrText>
      </w:r>
      <w:r>
        <w:fldChar w:fldCharType="separate"/>
      </w:r>
      <w:r>
        <w:t>149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_Toc15664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_Toc15664 </w:instrText>
      </w:r>
      <w:r>
        <w:fldChar w:fldCharType="separate"/>
      </w:r>
      <w:r>
        <w:t>149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_Toc8173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_Toc8173 </w:instrText>
      </w:r>
      <w:r>
        <w:fldChar w:fldCharType="separate"/>
      </w:r>
      <w:r>
        <w:t>149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_Toc3660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_Toc3660 </w:instrText>
      </w:r>
      <w:r>
        <w:fldChar w:fldCharType="separate"/>
      </w:r>
      <w:r>
        <w:t>150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_Toc5016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_Toc5016 </w:instrText>
      </w:r>
      <w:r>
        <w:fldChar w:fldCharType="separate"/>
      </w:r>
      <w:r>
        <w:t>150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_Toc5607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6.1.3.1.78 </w:t>
      </w:r>
      <w:r>
        <w:rPr>
          <w:rFonts w:hint="eastAsia"/>
          <w:lang w:val="en-US" w:eastAsia="zh-CN"/>
        </w:rPr>
        <w:t>屏管理-导出</w:t>
      </w:r>
      <w:r>
        <w:tab/>
      </w:r>
      <w:r>
        <w:fldChar w:fldCharType="begin"/>
      </w:r>
      <w:r>
        <w:instrText xml:space="preserve"> PAGEREF _Toc5607 </w:instrText>
      </w:r>
      <w:r>
        <w:fldChar w:fldCharType="separate"/>
      </w:r>
      <w:r>
        <w:t>150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_Toc3606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val="en-US" w:eastAsia="zh-CN"/>
        </w:rPr>
        <w:t xml:space="preserve">6.1.3.1.79 </w:t>
      </w:r>
      <w:r>
        <w:rPr>
          <w:rFonts w:hint="eastAsia"/>
          <w:lang w:val="en-US" w:eastAsia="zh-CN"/>
        </w:rPr>
        <w:t>屏管理-屏设置</w:t>
      </w:r>
      <w:r>
        <w:tab/>
      </w:r>
      <w:r>
        <w:fldChar w:fldCharType="begin"/>
      </w:r>
      <w:r>
        <w:instrText xml:space="preserve"> PAGEREF _Toc3606 </w:instrText>
      </w:r>
      <w:r>
        <w:fldChar w:fldCharType="separate"/>
      </w:r>
      <w:r>
        <w:t>150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_Toc18216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_Toc18216 </w:instrText>
      </w:r>
      <w:r>
        <w:fldChar w:fldCharType="separate"/>
      </w:r>
      <w:r>
        <w:t>150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_Toc6724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_Toc6724 </w:instrText>
      </w:r>
      <w:r>
        <w:fldChar w:fldCharType="separate"/>
      </w:r>
      <w:r>
        <w:t>150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_Toc15464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_Toc15464 </w:instrText>
      </w:r>
      <w:r>
        <w:fldChar w:fldCharType="separate"/>
      </w:r>
      <w:r>
        <w:t>151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_Toc69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_Toc69 </w:instrText>
      </w:r>
      <w:r>
        <w:fldChar w:fldCharType="separate"/>
      </w:r>
      <w:r>
        <w:t>151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_Toc32704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_Toc32704 </w:instrText>
      </w:r>
      <w:r>
        <w:fldChar w:fldCharType="separate"/>
      </w:r>
      <w:r>
        <w:t>151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_Toc582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6.1.3.1.80 </w:t>
      </w:r>
      <w:r>
        <w:rPr>
          <w:rFonts w:hint="eastAsia"/>
          <w:lang w:eastAsia="zh-CN"/>
        </w:rPr>
        <w:t>屏区域设置</w:t>
      </w:r>
      <w:r>
        <w:tab/>
      </w:r>
      <w:r>
        <w:fldChar w:fldCharType="begin"/>
      </w:r>
      <w:r>
        <w:instrText xml:space="preserve"> PAGEREF _Toc582 </w:instrText>
      </w:r>
      <w:r>
        <w:fldChar w:fldCharType="separate"/>
      </w:r>
      <w:r>
        <w:t>151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_Toc4414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_Toc4414 </w:instrText>
      </w:r>
      <w:r>
        <w:fldChar w:fldCharType="separate"/>
      </w:r>
      <w:r>
        <w:t>151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_Toc5227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_Toc5227 </w:instrText>
      </w:r>
      <w:r>
        <w:fldChar w:fldCharType="separate"/>
      </w:r>
      <w:r>
        <w:t>151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_Toc24469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_Toc24469 </w:instrText>
      </w:r>
      <w:r>
        <w:fldChar w:fldCharType="separate"/>
      </w:r>
      <w:r>
        <w:t>153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_Toc4400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_Toc4400 </w:instrText>
      </w:r>
      <w:r>
        <w:fldChar w:fldCharType="separate"/>
      </w:r>
      <w:r>
        <w:t>154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_Toc20358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_Toc20358 </w:instrText>
      </w:r>
      <w:r>
        <w:fldChar w:fldCharType="separate"/>
      </w:r>
      <w:r>
        <w:t>154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_Toc13759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6.1.3.1.81 </w:t>
      </w:r>
      <w:r>
        <w:rPr>
          <w:rFonts w:hint="eastAsia"/>
          <w:lang w:val="en-US" w:eastAsia="zh-CN"/>
        </w:rPr>
        <w:t>后台管理-中间件管理-页面展示</w:t>
      </w:r>
      <w:r>
        <w:tab/>
      </w:r>
      <w:r>
        <w:fldChar w:fldCharType="begin"/>
      </w:r>
      <w:r>
        <w:instrText xml:space="preserve"> PAGEREF _Toc13759 </w:instrText>
      </w:r>
      <w:r>
        <w:fldChar w:fldCharType="separate"/>
      </w:r>
      <w:r>
        <w:t>155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_Toc3924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_Toc3924 </w:instrText>
      </w:r>
      <w:r>
        <w:fldChar w:fldCharType="separate"/>
      </w:r>
      <w:r>
        <w:t>155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_Toc19979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_Toc19979 </w:instrText>
      </w:r>
      <w:r>
        <w:fldChar w:fldCharType="separate"/>
      </w:r>
      <w:r>
        <w:t>155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_Toc7927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_Toc7927 </w:instrText>
      </w:r>
      <w:r>
        <w:fldChar w:fldCharType="separate"/>
      </w:r>
      <w:r>
        <w:t>156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_Toc30384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_Toc30384 </w:instrText>
      </w:r>
      <w:r>
        <w:fldChar w:fldCharType="separate"/>
      </w:r>
      <w:r>
        <w:t>156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_Toc31482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_Toc31482 </w:instrText>
      </w:r>
      <w:r>
        <w:fldChar w:fldCharType="separate"/>
      </w:r>
      <w:r>
        <w:t>156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_Toc19178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6.1.3.1.82 </w:t>
      </w:r>
      <w:r>
        <w:rPr>
          <w:rFonts w:hint="eastAsia"/>
          <w:lang w:val="en-US" w:eastAsia="zh-CN"/>
        </w:rPr>
        <w:t>中间件管理-搜索</w:t>
      </w:r>
      <w:r>
        <w:tab/>
      </w:r>
      <w:r>
        <w:fldChar w:fldCharType="begin"/>
      </w:r>
      <w:r>
        <w:instrText xml:space="preserve"> PAGEREF _Toc19178 </w:instrText>
      </w:r>
      <w:r>
        <w:fldChar w:fldCharType="separate"/>
      </w:r>
      <w:r>
        <w:t>156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_Toc1823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_Toc1823 </w:instrText>
      </w:r>
      <w:r>
        <w:fldChar w:fldCharType="separate"/>
      </w:r>
      <w:r>
        <w:t>156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_Toc18206 </w:instrText>
      </w:r>
      <w:r>
        <w:rPr>
          <w:rFonts w:hint="eastAsia" w:ascii="Cambria" w:hAnsi="Cambria" w:eastAsia="宋体" w:cs="Times New Roman"/>
          <w:kern w:val="2"/>
          <w:szCs w:val="24"/>
          <w:lang w:val="en-US" w:eastAsia="zh-CN" w:bidi="ar-SA"/>
        </w:rPr>
        <w:fldChar w:fldCharType="separate"/>
      </w:r>
      <w:r>
        <w:rPr>
          <w:rFonts w:hint="eastAsia"/>
          <w:lang w:val="en-US" w:eastAsia="zh-CN"/>
        </w:rPr>
        <w:t>界面说明</w:t>
      </w:r>
      <w:r>
        <w:tab/>
      </w:r>
      <w:r>
        <w:fldChar w:fldCharType="begin"/>
      </w:r>
      <w:r>
        <w:instrText xml:space="preserve"> PAGEREF _Toc18206 </w:instrText>
      </w:r>
      <w:r>
        <w:fldChar w:fldCharType="separate"/>
      </w:r>
      <w:r>
        <w:t>156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_Toc32571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输入内容</w:t>
      </w:r>
      <w:r>
        <w:tab/>
      </w:r>
      <w:r>
        <w:fldChar w:fldCharType="begin"/>
      </w:r>
      <w:r>
        <w:instrText xml:space="preserve"> PAGEREF _Toc32571 </w:instrText>
      </w:r>
      <w:r>
        <w:fldChar w:fldCharType="separate"/>
      </w:r>
      <w:r>
        <w:t>156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_Toc11462 </w:instrText>
      </w:r>
      <w:r>
        <w:rPr>
          <w:rFonts w:hint="eastAsia" w:ascii="Cambria" w:hAnsi="Cambria" w:eastAsia="宋体" w:cs="Times New Roman"/>
          <w:kern w:val="2"/>
          <w:szCs w:val="24"/>
          <w:lang w:val="en-US" w:eastAsia="zh-CN" w:bidi="ar-SA"/>
        </w:rPr>
        <w:fldChar w:fldCharType="separate"/>
      </w:r>
      <w:r>
        <w:rPr>
          <w:rFonts w:hint="eastAsia"/>
          <w:lang w:val="en-US" w:eastAsia="zh-CN"/>
        </w:rPr>
        <w:t>输出内容</w:t>
      </w:r>
      <w:r>
        <w:tab/>
      </w:r>
      <w:r>
        <w:fldChar w:fldCharType="begin"/>
      </w:r>
      <w:r>
        <w:instrText xml:space="preserve"> PAGEREF _Toc11462 </w:instrText>
      </w:r>
      <w:r>
        <w:fldChar w:fldCharType="separate"/>
      </w:r>
      <w:r>
        <w:t>157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_Toc10223 </w:instrText>
      </w:r>
      <w:r>
        <w:rPr>
          <w:rFonts w:hint="eastAsia" w:ascii="Cambria" w:hAnsi="Cambria" w:eastAsia="宋体" w:cs="Times New Roman"/>
          <w:kern w:val="2"/>
          <w:szCs w:val="24"/>
          <w:lang w:val="en-US" w:eastAsia="zh-CN" w:bidi="ar-SA"/>
        </w:rPr>
        <w:fldChar w:fldCharType="separate"/>
      </w:r>
      <w:r>
        <w:rPr>
          <w:rFonts w:hint="eastAsia"/>
          <w:lang w:val="en-US" w:eastAsia="zh-CN"/>
        </w:rPr>
        <w:t>用例</w:t>
      </w:r>
      <w:r>
        <w:tab/>
      </w:r>
      <w:r>
        <w:fldChar w:fldCharType="begin"/>
      </w:r>
      <w:r>
        <w:instrText xml:space="preserve"> PAGEREF _Toc10223 </w:instrText>
      </w:r>
      <w:r>
        <w:fldChar w:fldCharType="separate"/>
      </w:r>
      <w:r>
        <w:t>157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_Toc23241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6.1.3.1.83 </w:t>
      </w:r>
      <w:r>
        <w:rPr>
          <w:rFonts w:hint="eastAsia"/>
          <w:lang w:val="en-US" w:eastAsia="zh-CN"/>
        </w:rPr>
        <w:t>中间件管理-新增</w:t>
      </w:r>
      <w:r>
        <w:tab/>
      </w:r>
      <w:r>
        <w:fldChar w:fldCharType="begin"/>
      </w:r>
      <w:r>
        <w:instrText xml:space="preserve"> PAGEREF _Toc23241 </w:instrText>
      </w:r>
      <w:r>
        <w:fldChar w:fldCharType="separate"/>
      </w:r>
      <w:r>
        <w:t>157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_Toc1573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_Toc1573 </w:instrText>
      </w:r>
      <w:r>
        <w:fldChar w:fldCharType="separate"/>
      </w:r>
      <w:r>
        <w:t>157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_Toc25989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_Toc25989 </w:instrText>
      </w:r>
      <w:r>
        <w:fldChar w:fldCharType="separate"/>
      </w:r>
      <w:r>
        <w:t>157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_Toc23418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_Toc23418 </w:instrText>
      </w:r>
      <w:r>
        <w:fldChar w:fldCharType="separate"/>
      </w:r>
      <w:r>
        <w:t>157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_Toc21514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_Toc21514 </w:instrText>
      </w:r>
      <w:r>
        <w:fldChar w:fldCharType="separate"/>
      </w:r>
      <w:r>
        <w:t>159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_Toc22273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_Toc22273 </w:instrText>
      </w:r>
      <w:r>
        <w:fldChar w:fldCharType="separate"/>
      </w:r>
      <w:r>
        <w:t>159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_Toc21596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6.1.3.1.84 </w:t>
      </w:r>
      <w:r>
        <w:rPr>
          <w:rFonts w:hint="eastAsia"/>
          <w:lang w:val="en-US" w:eastAsia="zh-CN"/>
        </w:rPr>
        <w:t>中间件管理-打开</w:t>
      </w:r>
      <w:r>
        <w:tab/>
      </w:r>
      <w:r>
        <w:fldChar w:fldCharType="begin"/>
      </w:r>
      <w:r>
        <w:instrText xml:space="preserve"> PAGEREF _Toc21596 </w:instrText>
      </w:r>
      <w:r>
        <w:fldChar w:fldCharType="separate"/>
      </w:r>
      <w:r>
        <w:t>160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_Toc9466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6.1.3.1.85 </w:t>
      </w:r>
      <w:r>
        <w:rPr>
          <w:rFonts w:hint="eastAsia"/>
          <w:lang w:val="en-US" w:eastAsia="zh-CN"/>
        </w:rPr>
        <w:t>中间件管理-编辑</w:t>
      </w:r>
      <w:r>
        <w:tab/>
      </w:r>
      <w:r>
        <w:fldChar w:fldCharType="begin"/>
      </w:r>
      <w:r>
        <w:instrText xml:space="preserve"> PAGEREF _Toc9466 </w:instrText>
      </w:r>
      <w:r>
        <w:fldChar w:fldCharType="separate"/>
      </w:r>
      <w:r>
        <w:t>160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_Toc1729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6.1.3.1.86 </w:t>
      </w:r>
      <w:r>
        <w:rPr>
          <w:rFonts w:hint="eastAsia"/>
          <w:lang w:val="en-US" w:eastAsia="zh-CN"/>
        </w:rPr>
        <w:t>中间件管理-删除</w:t>
      </w:r>
      <w:r>
        <w:tab/>
      </w:r>
      <w:r>
        <w:fldChar w:fldCharType="begin"/>
      </w:r>
      <w:r>
        <w:instrText xml:space="preserve"> PAGEREF _Toc1729 </w:instrText>
      </w:r>
      <w:r>
        <w:fldChar w:fldCharType="separate"/>
      </w:r>
      <w:r>
        <w:t>160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_Toc7546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6.1.3.1.87 </w:t>
      </w:r>
      <w:r>
        <w:rPr>
          <w:rFonts w:hint="eastAsia"/>
          <w:lang w:val="en-US" w:eastAsia="zh-CN"/>
        </w:rPr>
        <w:t>后台管理-查询机管理-页面展示</w:t>
      </w:r>
      <w:r>
        <w:tab/>
      </w:r>
      <w:r>
        <w:fldChar w:fldCharType="begin"/>
      </w:r>
      <w:r>
        <w:instrText xml:space="preserve"> PAGEREF _Toc7546 </w:instrText>
      </w:r>
      <w:r>
        <w:fldChar w:fldCharType="separate"/>
      </w:r>
      <w:r>
        <w:t>160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_Toc16471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_Toc16471 </w:instrText>
      </w:r>
      <w:r>
        <w:fldChar w:fldCharType="separate"/>
      </w:r>
      <w:r>
        <w:t>160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_Toc4372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_Toc4372 </w:instrText>
      </w:r>
      <w:r>
        <w:fldChar w:fldCharType="separate"/>
      </w:r>
      <w:r>
        <w:t>160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_Toc26510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_Toc26510 </w:instrText>
      </w:r>
      <w:r>
        <w:fldChar w:fldCharType="separate"/>
      </w:r>
      <w:r>
        <w:t>162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_Toc27649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_Toc27649 </w:instrText>
      </w:r>
      <w:r>
        <w:fldChar w:fldCharType="separate"/>
      </w:r>
      <w:r>
        <w:t>162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_Toc24886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_Toc24886 </w:instrText>
      </w:r>
      <w:r>
        <w:fldChar w:fldCharType="separate"/>
      </w:r>
      <w:r>
        <w:t>162</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_Toc27485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6.1.3.1.88 </w:t>
      </w:r>
      <w:r>
        <w:rPr>
          <w:rFonts w:hint="eastAsia"/>
          <w:lang w:eastAsia="zh-CN"/>
        </w:rPr>
        <w:t>查询机管理</w:t>
      </w:r>
      <w:r>
        <w:rPr>
          <w:rFonts w:hint="eastAsia"/>
          <w:lang w:val="en-US" w:eastAsia="zh-CN"/>
        </w:rPr>
        <w:t>-广告图片设置</w:t>
      </w:r>
      <w:r>
        <w:tab/>
      </w:r>
      <w:r>
        <w:fldChar w:fldCharType="begin"/>
      </w:r>
      <w:r>
        <w:instrText xml:space="preserve"> PAGEREF _Toc27485 </w:instrText>
      </w:r>
      <w:r>
        <w:fldChar w:fldCharType="separate"/>
      </w:r>
      <w:r>
        <w:t>162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_Toc31556 </w:instrText>
      </w:r>
      <w:r>
        <w:rPr>
          <w:rFonts w:hint="eastAsia" w:ascii="Cambria" w:hAnsi="Cambria" w:eastAsia="宋体" w:cs="Times New Roman"/>
          <w:kern w:val="2"/>
          <w:szCs w:val="24"/>
          <w:lang w:val="en-US" w:eastAsia="zh-CN" w:bidi="ar-SA"/>
        </w:rPr>
        <w:fldChar w:fldCharType="separate"/>
      </w:r>
      <w:r>
        <w:rPr>
          <w:rFonts w:hint="eastAsia"/>
          <w:lang w:val="en-US" w:eastAsia="zh-CN"/>
        </w:rPr>
        <w:t>原型界面</w:t>
      </w:r>
      <w:r>
        <w:tab/>
      </w:r>
      <w:r>
        <w:fldChar w:fldCharType="begin"/>
      </w:r>
      <w:r>
        <w:instrText xml:space="preserve"> PAGEREF _Toc31556 </w:instrText>
      </w:r>
      <w:r>
        <w:fldChar w:fldCharType="separate"/>
      </w:r>
      <w:r>
        <w:t>162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_Toc15727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_Toc15727 </w:instrText>
      </w:r>
      <w:r>
        <w:fldChar w:fldCharType="separate"/>
      </w:r>
      <w:r>
        <w:t>162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_Toc27259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_Toc27259 </w:instrText>
      </w:r>
      <w:r>
        <w:fldChar w:fldCharType="separate"/>
      </w:r>
      <w:r>
        <w:t>163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_Toc27932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_Toc27932 </w:instrText>
      </w:r>
      <w:r>
        <w:fldChar w:fldCharType="separate"/>
      </w:r>
      <w:r>
        <w:t>164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_Toc23194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_Toc23194 </w:instrText>
      </w:r>
      <w:r>
        <w:fldChar w:fldCharType="separate"/>
      </w:r>
      <w:r>
        <w:t>164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_Toc14828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6.1.3.1.89 </w:t>
      </w:r>
      <w:r>
        <w:rPr>
          <w:rFonts w:hint="eastAsia"/>
          <w:lang w:val="en-US" w:eastAsia="zh-CN"/>
        </w:rPr>
        <w:t>查询机管理-搜索</w:t>
      </w:r>
      <w:r>
        <w:tab/>
      </w:r>
      <w:r>
        <w:fldChar w:fldCharType="begin"/>
      </w:r>
      <w:r>
        <w:instrText xml:space="preserve"> PAGEREF _Toc14828 </w:instrText>
      </w:r>
      <w:r>
        <w:fldChar w:fldCharType="separate"/>
      </w:r>
      <w:r>
        <w:t>165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_Toc19649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_Toc19649 </w:instrText>
      </w:r>
      <w:r>
        <w:fldChar w:fldCharType="separate"/>
      </w:r>
      <w:r>
        <w:t>165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_Toc18770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_Toc18770 </w:instrText>
      </w:r>
      <w:r>
        <w:fldChar w:fldCharType="separate"/>
      </w:r>
      <w:r>
        <w:t>165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_Toc7716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_Toc7716 </w:instrText>
      </w:r>
      <w:r>
        <w:fldChar w:fldCharType="separate"/>
      </w:r>
      <w:r>
        <w:t>165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_Toc17168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_Toc17168 </w:instrText>
      </w:r>
      <w:r>
        <w:fldChar w:fldCharType="separate"/>
      </w:r>
      <w:r>
        <w:t>165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_Toc8527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_Toc8527 </w:instrText>
      </w:r>
      <w:r>
        <w:fldChar w:fldCharType="separate"/>
      </w:r>
      <w:r>
        <w:t>165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_Toc14839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6.1.3.1.90 </w:t>
      </w:r>
      <w:r>
        <w:rPr>
          <w:rFonts w:hint="eastAsia"/>
          <w:lang w:val="en-US" w:eastAsia="zh-CN"/>
        </w:rPr>
        <w:t>查询机管理-地图旋转设置</w:t>
      </w:r>
      <w:r>
        <w:tab/>
      </w:r>
      <w:r>
        <w:fldChar w:fldCharType="begin"/>
      </w:r>
      <w:r>
        <w:instrText xml:space="preserve"> PAGEREF _Toc14839 </w:instrText>
      </w:r>
      <w:r>
        <w:fldChar w:fldCharType="separate"/>
      </w:r>
      <w:r>
        <w:t>165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_Toc18050 </w:instrText>
      </w:r>
      <w:r>
        <w:rPr>
          <w:rFonts w:hint="eastAsia" w:ascii="Cambria" w:hAnsi="Cambria" w:eastAsia="宋体" w:cs="Times New Roman"/>
          <w:kern w:val="2"/>
          <w:szCs w:val="24"/>
          <w:lang w:val="en-US" w:eastAsia="zh-CN" w:bidi="ar-SA"/>
        </w:rPr>
        <w:fldChar w:fldCharType="separate"/>
      </w:r>
      <w:r>
        <w:rPr>
          <w:rFonts w:hint="eastAsia"/>
          <w:lang w:eastAsia="zh-CN"/>
        </w:rPr>
        <w:t>原型界面</w:t>
      </w:r>
      <w:r>
        <w:tab/>
      </w:r>
      <w:r>
        <w:fldChar w:fldCharType="begin"/>
      </w:r>
      <w:r>
        <w:instrText xml:space="preserve"> PAGEREF _Toc18050 </w:instrText>
      </w:r>
      <w:r>
        <w:fldChar w:fldCharType="separate"/>
      </w:r>
      <w:r>
        <w:t>165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_Toc2889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_Toc2889 </w:instrText>
      </w:r>
      <w:r>
        <w:fldChar w:fldCharType="separate"/>
      </w:r>
      <w:r>
        <w:t>165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_Toc29677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_Toc29677 </w:instrText>
      </w:r>
      <w:r>
        <w:fldChar w:fldCharType="separate"/>
      </w:r>
      <w:r>
        <w:t>165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_Toc29319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_Toc29319 </w:instrText>
      </w:r>
      <w:r>
        <w:fldChar w:fldCharType="separate"/>
      </w:r>
      <w:r>
        <w:t>166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_Toc29912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_Toc29912 </w:instrText>
      </w:r>
      <w:r>
        <w:fldChar w:fldCharType="separate"/>
      </w:r>
      <w:r>
        <w:t>166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_Toc15485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6.1.3.1.91 </w:t>
      </w:r>
      <w:r>
        <w:rPr>
          <w:rFonts w:hint="eastAsia"/>
          <w:lang w:val="en-US" w:eastAsia="zh-CN"/>
        </w:rPr>
        <w:t>反向寻车-横屏模式</w:t>
      </w:r>
      <w:r>
        <w:tab/>
      </w:r>
      <w:r>
        <w:fldChar w:fldCharType="begin"/>
      </w:r>
      <w:r>
        <w:instrText xml:space="preserve"> PAGEREF _Toc15485 </w:instrText>
      </w:r>
      <w:r>
        <w:fldChar w:fldCharType="separate"/>
      </w:r>
      <w:r>
        <w:t>166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_Toc24311 </w:instrText>
      </w:r>
      <w:r>
        <w:rPr>
          <w:rFonts w:hint="eastAsia" w:ascii="Cambria" w:hAnsi="Cambria" w:eastAsia="宋体" w:cs="Times New Roman"/>
          <w:kern w:val="2"/>
          <w:szCs w:val="24"/>
          <w:lang w:val="en-US" w:eastAsia="zh-CN" w:bidi="ar-SA"/>
        </w:rPr>
        <w:fldChar w:fldCharType="separate"/>
      </w:r>
      <w:r>
        <w:rPr>
          <w:rFonts w:hint="eastAsia"/>
          <w:lang w:eastAsia="zh-CN"/>
        </w:rPr>
        <w:t>界面说明</w:t>
      </w:r>
      <w:r>
        <w:tab/>
      </w:r>
      <w:r>
        <w:fldChar w:fldCharType="begin"/>
      </w:r>
      <w:r>
        <w:instrText xml:space="preserve"> PAGEREF _Toc24311 </w:instrText>
      </w:r>
      <w:r>
        <w:fldChar w:fldCharType="separate"/>
      </w:r>
      <w:r>
        <w:t>167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_Toc7101 </w:instrText>
      </w:r>
      <w:r>
        <w:rPr>
          <w:rFonts w:hint="eastAsia" w:ascii="Cambria" w:hAnsi="Cambria" w:eastAsia="宋体" w:cs="Times New Roman"/>
          <w:kern w:val="2"/>
          <w:szCs w:val="24"/>
          <w:lang w:val="en-US" w:eastAsia="zh-CN" w:bidi="ar-SA"/>
        </w:rPr>
        <w:fldChar w:fldCharType="separate"/>
      </w:r>
      <w:r>
        <w:rPr>
          <w:rFonts w:hint="eastAsia"/>
          <w:lang w:eastAsia="zh-CN"/>
        </w:rPr>
        <w:t>原型图</w:t>
      </w:r>
      <w:r>
        <w:tab/>
      </w:r>
      <w:r>
        <w:fldChar w:fldCharType="begin"/>
      </w:r>
      <w:r>
        <w:instrText xml:space="preserve"> PAGEREF _Toc7101 </w:instrText>
      </w:r>
      <w:r>
        <w:fldChar w:fldCharType="separate"/>
      </w:r>
      <w:r>
        <w:t>170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_Toc1918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_Toc1918 </w:instrText>
      </w:r>
      <w:r>
        <w:fldChar w:fldCharType="separate"/>
      </w:r>
      <w:r>
        <w:t>170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_Toc29168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_Toc29168 </w:instrText>
      </w:r>
      <w:r>
        <w:fldChar w:fldCharType="separate"/>
      </w:r>
      <w:r>
        <w:t>170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_Toc11695 </w:instrText>
      </w:r>
      <w:r>
        <w:rPr>
          <w:rFonts w:hint="eastAsia" w:ascii="Cambria" w:hAnsi="Cambria" w:eastAsia="宋体" w:cs="Times New Roman"/>
          <w:kern w:val="2"/>
          <w:szCs w:val="24"/>
          <w:lang w:val="en-US" w:eastAsia="zh-CN" w:bidi="ar-SA"/>
        </w:rPr>
        <w:fldChar w:fldCharType="separate"/>
      </w:r>
      <w:r>
        <w:rPr>
          <w:rFonts w:hint="eastAsia"/>
          <w:lang w:eastAsia="zh-CN"/>
        </w:rPr>
        <w:t>用例</w:t>
      </w:r>
      <w:r>
        <w:tab/>
      </w:r>
      <w:r>
        <w:fldChar w:fldCharType="begin"/>
      </w:r>
      <w:r>
        <w:instrText xml:space="preserve"> PAGEREF _Toc11695 </w:instrText>
      </w:r>
      <w:r>
        <w:fldChar w:fldCharType="separate"/>
      </w:r>
      <w:r>
        <w:t>170</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_Toc15518 </w:instrText>
      </w:r>
      <w:r>
        <w:rPr>
          <w:rFonts w:hint="eastAsia" w:ascii="Cambria" w:hAnsi="Cambria" w:eastAsia="宋体" w:cs="Times New Roman"/>
          <w:kern w:val="2"/>
          <w:szCs w:val="24"/>
          <w:lang w:val="en-US" w:eastAsia="zh-CN" w:bidi="ar-SA"/>
        </w:rPr>
        <w:fldChar w:fldCharType="separate"/>
      </w:r>
      <w:r>
        <w:rPr>
          <w:rFonts w:hint="default"/>
        </w:rPr>
        <w:t xml:space="preserve">7 </w:t>
      </w:r>
      <w:r>
        <w:rPr>
          <w:rFonts w:hint="eastAsia"/>
          <w:lang w:eastAsia="zh-CN"/>
        </w:rPr>
        <w:t>非功能性需求</w:t>
      </w:r>
      <w:r>
        <w:tab/>
      </w:r>
      <w:r>
        <w:fldChar w:fldCharType="begin"/>
      </w:r>
      <w:r>
        <w:instrText xml:space="preserve"> PAGEREF _Toc15518 </w:instrText>
      </w:r>
      <w:r>
        <w:fldChar w:fldCharType="separate"/>
      </w:r>
      <w:r>
        <w:t>171</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_Toc28408 </w:instrText>
      </w:r>
      <w:r>
        <w:rPr>
          <w:rFonts w:hint="eastAsia" w:ascii="Cambria" w:hAnsi="Cambria" w:eastAsia="宋体" w:cs="Times New Roman"/>
          <w:kern w:val="2"/>
          <w:szCs w:val="24"/>
          <w:lang w:val="en-US" w:eastAsia="zh-CN" w:bidi="ar-SA"/>
        </w:rPr>
        <w:fldChar w:fldCharType="separate"/>
      </w:r>
      <w:r>
        <w:rPr>
          <w:rFonts w:hint="default"/>
        </w:rPr>
        <w:t xml:space="preserve">8 </w:t>
      </w:r>
      <w:r>
        <w:rPr>
          <w:rFonts w:hint="eastAsia"/>
        </w:rPr>
        <w:t>外部接口说明</w:t>
      </w:r>
      <w:r>
        <w:tab/>
      </w:r>
      <w:r>
        <w:fldChar w:fldCharType="begin"/>
      </w:r>
      <w:r>
        <w:instrText xml:space="preserve"> PAGEREF _Toc28408 </w:instrText>
      </w:r>
      <w:r>
        <w:fldChar w:fldCharType="separate"/>
      </w:r>
      <w:r>
        <w:t>172</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_Toc2407 </w:instrText>
      </w:r>
      <w:r>
        <w:rPr>
          <w:rFonts w:hint="eastAsia" w:ascii="Cambria" w:hAnsi="Cambria" w:eastAsia="宋体" w:cs="Times New Roman"/>
          <w:kern w:val="2"/>
          <w:szCs w:val="24"/>
          <w:lang w:val="en-US" w:eastAsia="zh-CN" w:bidi="ar-SA"/>
        </w:rPr>
        <w:fldChar w:fldCharType="separate"/>
      </w:r>
      <w:r>
        <w:rPr>
          <w:rFonts w:hint="default"/>
        </w:rPr>
        <w:t xml:space="preserve">9 </w:t>
      </w:r>
      <w:r>
        <w:rPr>
          <w:rFonts w:hint="eastAsia"/>
        </w:rPr>
        <w:t>附件</w:t>
      </w:r>
      <w:r>
        <w:tab/>
      </w:r>
      <w:r>
        <w:fldChar w:fldCharType="begin"/>
      </w:r>
      <w:r>
        <w:instrText xml:space="preserve"> PAGEREF _Toc2407 </w:instrText>
      </w:r>
      <w:r>
        <w:fldChar w:fldCharType="separate"/>
      </w:r>
      <w:r>
        <w:t>172</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_Toc30935 </w:instrText>
      </w:r>
      <w:r>
        <w:rPr>
          <w:rFonts w:hint="eastAsia" w:ascii="Cambria" w:hAnsi="Cambria" w:eastAsia="宋体" w:cs="Times New Roman"/>
          <w:kern w:val="2"/>
          <w:szCs w:val="24"/>
          <w:lang w:val="en-US" w:eastAsia="zh-CN" w:bidi="ar-SA"/>
        </w:rPr>
        <w:fldChar w:fldCharType="separate"/>
      </w:r>
      <w:r>
        <w:rPr>
          <w:rFonts w:hint="default"/>
        </w:rPr>
        <w:t xml:space="preserve">10 </w:t>
      </w:r>
      <w:r>
        <w:rPr>
          <w:rFonts w:hint="eastAsia"/>
        </w:rPr>
        <w:t>附录</w:t>
      </w:r>
      <w:r>
        <w:tab/>
      </w:r>
      <w:r>
        <w:fldChar w:fldCharType="begin"/>
      </w:r>
      <w:r>
        <w:instrText xml:space="preserve"> PAGEREF _Toc30935 </w:instrText>
      </w:r>
      <w:r>
        <w:fldChar w:fldCharType="separate"/>
      </w:r>
      <w:r>
        <w:t>172</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_Toc13498 </w:instrText>
      </w:r>
      <w:r>
        <w:rPr>
          <w:rFonts w:hint="eastAsia" w:ascii="Cambria" w:hAnsi="Cambria" w:eastAsia="宋体" w:cs="Times New Roman"/>
          <w:kern w:val="2"/>
          <w:szCs w:val="24"/>
          <w:lang w:val="en-US" w:eastAsia="zh-CN" w:bidi="ar-SA"/>
        </w:rPr>
        <w:fldChar w:fldCharType="separate"/>
      </w:r>
      <w:r>
        <w:rPr>
          <w:rFonts w:hint="default"/>
          <w:lang w:eastAsia="zh-CN"/>
        </w:rPr>
        <w:t xml:space="preserve">10.1 </w:t>
      </w:r>
      <w:r>
        <w:rPr>
          <w:rFonts w:hint="eastAsia"/>
          <w:lang w:eastAsia="zh-CN"/>
        </w:rPr>
        <w:t>通用规范说明（前端以新</w:t>
      </w:r>
      <w:r>
        <w:rPr>
          <w:rFonts w:hint="eastAsia"/>
          <w:lang w:val="en-US" w:eastAsia="zh-CN"/>
        </w:rPr>
        <w:t>UI交互标准为准</w:t>
      </w:r>
      <w:r>
        <w:rPr>
          <w:rFonts w:hint="eastAsia"/>
          <w:lang w:eastAsia="zh-CN"/>
        </w:rPr>
        <w:t>）</w:t>
      </w:r>
      <w:r>
        <w:tab/>
      </w:r>
      <w:r>
        <w:fldChar w:fldCharType="begin"/>
      </w:r>
      <w:r>
        <w:instrText xml:space="preserve"> PAGEREF _Toc13498 </w:instrText>
      </w:r>
      <w:r>
        <w:fldChar w:fldCharType="separate"/>
      </w:r>
      <w:r>
        <w:t>172</w:t>
      </w:r>
      <w:r>
        <w:fldChar w:fldCharType="end"/>
      </w:r>
      <w:r>
        <w:rPr>
          <w:rFonts w:hint="eastAsia" w:ascii="Cambria" w:hAnsi="Cambria" w:eastAsia="宋体" w:cs="Times New Roman"/>
          <w:kern w:val="2"/>
          <w:szCs w:val="24"/>
          <w:lang w:val="en-US" w:eastAsia="zh-CN" w:bidi="ar-SA"/>
        </w:rPr>
        <w:fldChar w:fldCharType="end"/>
      </w:r>
    </w:p>
    <w:p>
      <w:r>
        <w:rPr>
          <w:rFonts w:hint="eastAsia" w:ascii="Cambria" w:hAnsi="Cambria" w:eastAsia="宋体" w:cs="Times New Roman"/>
          <w:kern w:val="2"/>
          <w:szCs w:val="24"/>
          <w:lang w:val="en-US" w:eastAsia="zh-CN" w:bidi="ar-SA"/>
        </w:rPr>
        <w:fldChar w:fldCharType="end"/>
      </w:r>
    </w:p>
    <w:p>
      <w:pPr>
        <w:pStyle w:val="2"/>
        <w:sectPr>
          <w:headerReference r:id="rId3" w:type="default"/>
          <w:pgSz w:w="11906" w:h="16838"/>
          <w:pgMar w:top="1440" w:right="1800" w:bottom="1440" w:left="1800" w:header="851" w:footer="992" w:gutter="0"/>
          <w:cols w:space="720" w:num="1"/>
          <w:docGrid w:type="lines" w:linePitch="312" w:charSpace="0"/>
        </w:sectPr>
      </w:pPr>
      <w:bookmarkStart w:id="0" w:name="_Toc25479"/>
      <w:bookmarkStart w:id="1" w:name="_Toc28026"/>
    </w:p>
    <w:p>
      <w:pPr>
        <w:pStyle w:val="2"/>
      </w:pPr>
      <w:bookmarkStart w:id="2" w:name="_Toc19435"/>
      <w:r>
        <w:rPr>
          <w:rFonts w:hint="eastAsia"/>
        </w:rPr>
        <w:t>前言</w:t>
      </w:r>
      <w:bookmarkEnd w:id="0"/>
      <w:bookmarkEnd w:id="1"/>
      <w:bookmarkEnd w:id="2"/>
    </w:p>
    <w:p>
      <w:pPr>
        <w:ind w:firstLine="420"/>
        <w:rPr>
          <w:rStyle w:val="18"/>
        </w:rPr>
      </w:pPr>
      <w:r>
        <w:rPr>
          <w:rFonts w:hint="eastAsia" w:ascii="Arial" w:hAnsi="Arial" w:cs="Arial"/>
        </w:rPr>
        <w:t>依据</w:t>
      </w:r>
      <w:r>
        <w:rPr>
          <w:rFonts w:hint="eastAsia" w:ascii="Arial" w:hAnsi="Arial" w:cs="Arial"/>
          <w:lang w:eastAsia="zh-CN"/>
        </w:rPr>
        <w:t>历史相关产品及相关产品研究与调研</w:t>
      </w:r>
      <w:r>
        <w:rPr>
          <w:rFonts w:hint="eastAsia" w:ascii="Arial" w:hAnsi="Arial" w:cs="Arial"/>
        </w:rPr>
        <w:t>编制</w:t>
      </w:r>
      <w:r>
        <w:rPr>
          <w:rFonts w:hint="eastAsia" w:ascii="Arial" w:hAnsi="Arial" w:cs="Arial"/>
          <w:lang w:eastAsia="zh-CN"/>
        </w:rPr>
        <w:t>。</w:t>
      </w:r>
    </w:p>
    <w:p>
      <w:pPr>
        <w:pStyle w:val="2"/>
      </w:pPr>
      <w:bookmarkStart w:id="3" w:name="_Toc6991"/>
      <w:bookmarkStart w:id="4" w:name="_Toc11546"/>
      <w:bookmarkStart w:id="5" w:name="_Toc9491"/>
      <w:r>
        <w:rPr>
          <w:rFonts w:hint="eastAsia"/>
        </w:rPr>
        <w:t>目的</w:t>
      </w:r>
      <w:bookmarkEnd w:id="3"/>
      <w:bookmarkEnd w:id="4"/>
      <w:bookmarkEnd w:id="5"/>
    </w:p>
    <w:p>
      <w:pPr>
        <w:pStyle w:val="3"/>
      </w:pPr>
      <w:bookmarkStart w:id="6" w:name="_Toc2967"/>
      <w:bookmarkStart w:id="7" w:name="_Toc10343"/>
      <w:bookmarkStart w:id="8" w:name="_Toc23578"/>
      <w:r>
        <w:rPr>
          <w:rFonts w:hint="eastAsia"/>
        </w:rPr>
        <w:t>背景</w:t>
      </w:r>
      <w:bookmarkEnd w:id="6"/>
      <w:bookmarkEnd w:id="7"/>
      <w:bookmarkEnd w:id="8"/>
    </w:p>
    <w:p>
      <w:pPr>
        <w:ind w:firstLine="420" w:firstLineChars="0"/>
        <w:rPr>
          <w:rFonts w:hint="eastAsia" w:eastAsia="宋体"/>
          <w:lang w:eastAsia="zh-CN"/>
        </w:rPr>
      </w:pPr>
      <w:r>
        <w:rPr>
          <w:rFonts w:hint="eastAsia"/>
          <w:lang w:eastAsia="zh-CN"/>
        </w:rPr>
        <w:t>改变现有</w:t>
      </w:r>
      <w:r>
        <w:rPr>
          <w:rFonts w:hint="eastAsia"/>
          <w:lang w:val="en-US" w:eastAsia="zh-CN"/>
        </w:rPr>
        <w:t>PGS、PGS_SCS、P600的相关产品问题。</w:t>
      </w:r>
    </w:p>
    <w:p>
      <w:pPr>
        <w:pStyle w:val="3"/>
      </w:pPr>
      <w:bookmarkStart w:id="9" w:name="_Toc2240"/>
      <w:bookmarkStart w:id="10" w:name="_Toc31348"/>
      <w:bookmarkStart w:id="11" w:name="_Toc1475"/>
      <w:r>
        <w:rPr>
          <w:rFonts w:hint="eastAsia"/>
        </w:rPr>
        <w:t>术语缩写与解释</w:t>
      </w:r>
      <w:bookmarkEnd w:id="9"/>
      <w:bookmarkEnd w:id="10"/>
      <w:bookmarkEnd w:id="11"/>
    </w:p>
    <w:tbl>
      <w:tblPr>
        <w:tblStyle w:val="16"/>
        <w:tblW w:w="837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0"/>
        <w:gridCol w:w="6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jc w:val="center"/>
        </w:trPr>
        <w:tc>
          <w:tcPr>
            <w:tcW w:w="2260" w:type="dxa"/>
            <w:shd w:val="clear" w:color="auto" w:fill="D9D9D9"/>
            <w:vAlign w:val="center"/>
          </w:tcPr>
          <w:p>
            <w:pPr>
              <w:tabs>
                <w:tab w:val="left" w:pos="3346"/>
              </w:tabs>
              <w:jc w:val="center"/>
              <w:rPr>
                <w:rFonts w:ascii="Arial" w:hAnsi="Arial" w:eastAsia="幼圆" w:cs="Arial"/>
                <w:b/>
                <w:bCs/>
              </w:rPr>
            </w:pPr>
            <w:bookmarkStart w:id="12" w:name="_Toc32618"/>
            <w:bookmarkStart w:id="13" w:name="_Toc18073"/>
            <w:r>
              <w:rPr>
                <w:rFonts w:ascii="Arial" w:hAnsi="Arial" w:eastAsia="幼圆" w:cs="Arial"/>
                <w:b/>
                <w:bCs/>
              </w:rPr>
              <w:t>缩写、术语</w:t>
            </w:r>
          </w:p>
        </w:tc>
        <w:tc>
          <w:tcPr>
            <w:tcW w:w="6116" w:type="dxa"/>
            <w:shd w:val="clear" w:color="auto" w:fill="D9D9D9"/>
            <w:vAlign w:val="center"/>
          </w:tcPr>
          <w:p>
            <w:pPr>
              <w:tabs>
                <w:tab w:val="left" w:pos="3346"/>
              </w:tabs>
              <w:jc w:val="center"/>
              <w:rPr>
                <w:rFonts w:ascii="Arial" w:hAnsi="Arial" w:eastAsia="幼圆" w:cs="Arial"/>
                <w:b/>
                <w:bCs/>
              </w:rPr>
            </w:pPr>
            <w:r>
              <w:rPr>
                <w:rFonts w:ascii="Arial" w:hAnsi="Arial" w:eastAsia="幼圆" w:cs="Arial"/>
                <w:b/>
                <w:bCs/>
              </w:rPr>
              <w:t>解 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8" w:hRule="exact"/>
          <w:jc w:val="center"/>
        </w:trPr>
        <w:tc>
          <w:tcPr>
            <w:tcW w:w="2260" w:type="dxa"/>
            <w:tcBorders>
              <w:top w:val="single" w:color="000000" w:sz="4" w:space="0"/>
              <w:left w:val="single" w:color="000000" w:sz="4" w:space="0"/>
              <w:bottom w:val="single" w:color="000000" w:sz="4" w:space="0"/>
              <w:right w:val="single" w:color="000000" w:sz="4" w:space="0"/>
            </w:tcBorders>
            <w:shd w:val="clear" w:color="auto" w:fill="FFFFFF"/>
            <w:vAlign w:val="top"/>
          </w:tcPr>
          <w:p>
            <w:pPr>
              <w:autoSpaceDE w:val="0"/>
              <w:autoSpaceDN w:val="0"/>
              <w:adjustRightInd w:val="0"/>
              <w:spacing w:line="345" w:lineRule="exact"/>
              <w:ind w:left="107"/>
              <w:rPr>
                <w:rFonts w:hint="eastAsia" w:ascii="宋?" w:hAnsi="宋?" w:eastAsia="宋体" w:cs="宋?"/>
                <w:color w:val="000000"/>
                <w:szCs w:val="21"/>
                <w:lang w:eastAsia="zh-CN"/>
              </w:rPr>
            </w:pPr>
          </w:p>
        </w:tc>
        <w:tc>
          <w:tcPr>
            <w:tcW w:w="6116" w:type="dxa"/>
            <w:tcBorders>
              <w:top w:val="single" w:color="000000" w:sz="4" w:space="0"/>
              <w:left w:val="single" w:color="000000" w:sz="4" w:space="0"/>
              <w:bottom w:val="single" w:color="000000" w:sz="4" w:space="0"/>
              <w:right w:val="single" w:color="000000" w:sz="4" w:space="0"/>
            </w:tcBorders>
            <w:shd w:val="clear" w:color="auto" w:fill="FFFFFF"/>
            <w:vAlign w:val="top"/>
          </w:tcPr>
          <w:p>
            <w:pPr>
              <w:autoSpaceDE w:val="0"/>
              <w:autoSpaceDN w:val="0"/>
              <w:adjustRightInd w:val="0"/>
              <w:spacing w:line="345" w:lineRule="exact"/>
              <w:ind w:left="108"/>
              <w:rPr>
                <w:rFonts w:hint="eastAsia" w:ascii="宋?" w:hAnsi="宋?" w:eastAsia="宋体" w:cs="宋?"/>
                <w:color w:val="000000"/>
                <w:szCs w:val="21"/>
                <w:lang w:eastAsia="zh-CN"/>
              </w:rPr>
            </w:pPr>
          </w:p>
        </w:tc>
      </w:tr>
    </w:tbl>
    <w:p>
      <w:pPr>
        <w:pStyle w:val="3"/>
      </w:pPr>
      <w:bookmarkStart w:id="14" w:name="_Toc7568"/>
      <w:r>
        <w:rPr>
          <w:rFonts w:hint="eastAsia"/>
        </w:rPr>
        <w:t>参考资料</w:t>
      </w:r>
      <w:bookmarkEnd w:id="12"/>
      <w:bookmarkEnd w:id="13"/>
      <w:bookmarkEnd w:id="14"/>
    </w:p>
    <w:tbl>
      <w:tblPr>
        <w:tblStyle w:val="16"/>
        <w:tblW w:w="8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41"/>
        <w:gridCol w:w="2111"/>
        <w:gridCol w:w="1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4341" w:type="dxa"/>
            <w:shd w:val="clear" w:color="auto" w:fill="D9D9D9"/>
            <w:vAlign w:val="top"/>
          </w:tcPr>
          <w:p>
            <w:pPr>
              <w:tabs>
                <w:tab w:val="left" w:pos="3346"/>
              </w:tabs>
              <w:rPr>
                <w:rFonts w:ascii="Arial" w:hAnsi="Arial" w:eastAsia="幼圆" w:cs="Arial"/>
                <w:b/>
                <w:bCs/>
              </w:rPr>
            </w:pPr>
            <w:r>
              <w:rPr>
                <w:rFonts w:ascii="Arial" w:hAnsi="Arial" w:eastAsia="幼圆" w:cs="Arial"/>
                <w:b/>
                <w:bCs/>
              </w:rPr>
              <w:t>文档名</w:t>
            </w:r>
          </w:p>
        </w:tc>
        <w:tc>
          <w:tcPr>
            <w:tcW w:w="2111" w:type="dxa"/>
            <w:shd w:val="clear" w:color="auto" w:fill="D9D9D9"/>
            <w:vAlign w:val="top"/>
          </w:tcPr>
          <w:p>
            <w:pPr>
              <w:tabs>
                <w:tab w:val="left" w:pos="3346"/>
              </w:tabs>
              <w:jc w:val="center"/>
              <w:rPr>
                <w:rFonts w:ascii="Arial" w:hAnsi="Arial" w:eastAsia="幼圆" w:cs="Arial"/>
                <w:b/>
                <w:bCs/>
              </w:rPr>
            </w:pPr>
            <w:r>
              <w:rPr>
                <w:rFonts w:ascii="Arial" w:hAnsi="Arial" w:eastAsia="幼圆" w:cs="Arial"/>
                <w:b/>
                <w:bCs/>
              </w:rPr>
              <w:t>来源</w:t>
            </w:r>
          </w:p>
        </w:tc>
        <w:tc>
          <w:tcPr>
            <w:tcW w:w="1943" w:type="dxa"/>
            <w:shd w:val="clear" w:color="auto" w:fill="D9D9D9"/>
            <w:vAlign w:val="top"/>
          </w:tcPr>
          <w:p>
            <w:pPr>
              <w:tabs>
                <w:tab w:val="left" w:pos="3346"/>
              </w:tabs>
              <w:jc w:val="center"/>
              <w:rPr>
                <w:rFonts w:ascii="Arial" w:hAnsi="Arial" w:eastAsia="幼圆" w:cs="Arial"/>
                <w:b/>
                <w:bCs/>
              </w:rPr>
            </w:pPr>
            <w:r>
              <w:rPr>
                <w:rFonts w:ascii="Arial" w:hAnsi="Arial" w:eastAsia="幼圆" w:cs="Arial"/>
                <w:b/>
                <w:bCs/>
              </w:rPr>
              <w:t>文档简称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341" w:type="dxa"/>
            <w:vAlign w:val="top"/>
          </w:tcPr>
          <w:p>
            <w:pPr>
              <w:spacing w:line="400" w:lineRule="exact"/>
              <w:rPr>
                <w:rFonts w:ascii="宋体" w:hAnsi="宋体"/>
              </w:rPr>
            </w:pPr>
          </w:p>
        </w:tc>
        <w:tc>
          <w:tcPr>
            <w:tcW w:w="2111" w:type="dxa"/>
            <w:vAlign w:val="top"/>
          </w:tcPr>
          <w:p>
            <w:pPr>
              <w:spacing w:line="400" w:lineRule="exact"/>
            </w:pPr>
          </w:p>
        </w:tc>
        <w:tc>
          <w:tcPr>
            <w:tcW w:w="1943" w:type="dxa"/>
            <w:vAlign w:val="top"/>
          </w:tcPr>
          <w:p>
            <w:pPr>
              <w:spacing w:line="400" w:lineRule="exact"/>
            </w:pPr>
          </w:p>
        </w:tc>
      </w:tr>
    </w:tbl>
    <w:p>
      <w:pPr>
        <w:pStyle w:val="3"/>
      </w:pPr>
      <w:bookmarkStart w:id="15" w:name="_Toc3205"/>
      <w:bookmarkStart w:id="16" w:name="_Toc2185"/>
      <w:bookmarkStart w:id="17" w:name="_Toc30992"/>
      <w:r>
        <w:rPr>
          <w:rFonts w:hint="eastAsia"/>
        </w:rPr>
        <w:t>需求描述与约定</w:t>
      </w:r>
      <w:bookmarkEnd w:id="15"/>
      <w:bookmarkEnd w:id="16"/>
      <w:bookmarkEnd w:id="17"/>
    </w:p>
    <w:p>
      <w:pPr>
        <w:ind w:firstLine="420"/>
        <w:rPr>
          <w:rFonts w:ascii="Arial" w:hAnsi="Arial" w:cs="Arial"/>
        </w:rPr>
      </w:pPr>
      <w:r>
        <w:rPr>
          <w:rFonts w:hint="eastAsia" w:ascii="Arial" w:hAnsi="Arial" w:cs="Arial"/>
        </w:rPr>
        <w:t>需求标识方法：</w:t>
      </w:r>
    </w:p>
    <w:p>
      <w:pPr>
        <w:ind w:firstLine="420"/>
        <w:rPr>
          <w:rFonts w:ascii="Arial" w:hAnsi="Arial" w:cs="Arial"/>
        </w:rPr>
      </w:pPr>
      <w:r>
        <w:rPr>
          <w:rFonts w:hint="eastAsia" w:ascii="Arial" w:hAnsi="Arial" w:cs="Arial"/>
        </w:rPr>
        <w:t>1、需求序列化编号（A-B-C)</w:t>
      </w:r>
    </w:p>
    <w:p>
      <w:pPr>
        <w:ind w:firstLine="420"/>
        <w:rPr>
          <w:rFonts w:ascii="Arial" w:hAnsi="Arial" w:cs="Arial"/>
        </w:rPr>
      </w:pPr>
      <w:r>
        <w:rPr>
          <w:rFonts w:hint="eastAsia" w:ascii="Arial" w:hAnsi="Arial" w:cs="Arial"/>
        </w:rPr>
        <w:t>A: 需求类型代码；功能需求代码：F（Function），非功能需求代码：NF（Non-Function）</w:t>
      </w:r>
    </w:p>
    <w:p>
      <w:pPr>
        <w:ind w:firstLine="420"/>
        <w:rPr>
          <w:rFonts w:ascii="Arial" w:hAnsi="Arial" w:cs="Arial"/>
        </w:rPr>
      </w:pPr>
      <w:r>
        <w:rPr>
          <w:rFonts w:hint="eastAsia" w:ascii="Arial" w:hAnsi="Arial" w:cs="Arial"/>
        </w:rPr>
        <w:t>B: 子系统/模块代码；按模块简称自定义三位字母编号，如：USR(用户管理模块)</w:t>
      </w:r>
    </w:p>
    <w:p>
      <w:pPr>
        <w:ind w:firstLine="420"/>
        <w:rPr>
          <w:rFonts w:ascii="Arial" w:hAnsi="Arial" w:cs="Arial"/>
        </w:rPr>
      </w:pPr>
      <w:r>
        <w:rPr>
          <w:rFonts w:hint="eastAsia" w:ascii="Arial" w:hAnsi="Arial" w:cs="Arial"/>
        </w:rPr>
        <w:t>C：需求点代码：三位流水编号，如：001</w:t>
      </w:r>
    </w:p>
    <w:p>
      <w:pPr>
        <w:ind w:firstLine="420"/>
        <w:rPr>
          <w:rFonts w:ascii="Arial" w:hAnsi="Arial" w:cs="Arial"/>
        </w:rPr>
      </w:pPr>
      <w:r>
        <w:rPr>
          <w:rFonts w:hint="eastAsia" w:ascii="Arial" w:hAnsi="Arial" w:cs="Arial"/>
        </w:rPr>
        <w:t>例如：第一个子系统/模块的第一个功能需求点的编号为：F-USR-001</w:t>
      </w:r>
    </w:p>
    <w:p>
      <w:pPr>
        <w:ind w:firstLine="420"/>
        <w:rPr>
          <w:rFonts w:ascii="Arial" w:hAnsi="Arial" w:cs="Arial"/>
        </w:rPr>
      </w:pPr>
      <w:r>
        <w:rPr>
          <w:rFonts w:hint="eastAsia" w:ascii="Arial" w:hAnsi="Arial" w:cs="Arial"/>
        </w:rPr>
        <w:t>2、需求层级序号：两位流水编号，如：01</w:t>
      </w:r>
    </w:p>
    <w:p>
      <w:pPr>
        <w:ind w:firstLine="420"/>
        <w:rPr>
          <w:rFonts w:ascii="Arial" w:hAnsi="Arial" w:cs="Arial"/>
        </w:rPr>
      </w:pPr>
      <w:r>
        <w:rPr>
          <w:rFonts w:hint="eastAsia" w:ascii="Arial" w:hAnsi="Arial" w:cs="Arial"/>
        </w:rPr>
        <w:t>3、优先级描述约定：从低到高分为五级，对应代码：1,2,3,4,5；代码1表示最低，代码5表示最高。</w:t>
      </w:r>
    </w:p>
    <w:p>
      <w:pPr>
        <w:ind w:firstLine="420"/>
        <w:rPr>
          <w:rFonts w:ascii="Arial" w:hAnsi="Arial" w:cs="Arial"/>
        </w:rPr>
      </w:pPr>
      <w:r>
        <w:rPr>
          <w:rFonts w:hint="eastAsia" w:ascii="Arial" w:hAnsi="Arial" w:cs="Arial"/>
        </w:rPr>
        <w:t>4、使用频度描述：时间段/次；例如：一天/次。</w:t>
      </w:r>
    </w:p>
    <w:p>
      <w:pPr>
        <w:ind w:firstLine="420"/>
        <w:rPr>
          <w:rFonts w:ascii="Arial" w:hAnsi="Arial" w:cs="Arial"/>
        </w:rPr>
      </w:pPr>
      <w:r>
        <w:rPr>
          <w:rFonts w:hint="eastAsia" w:ascii="Arial" w:hAnsi="Arial" w:cs="Arial"/>
        </w:rPr>
        <w:t>5、前置条件序列化编号：FC001；前两位为固定代码（Forward Condition），后三位为流水编号。</w:t>
      </w:r>
    </w:p>
    <w:p>
      <w:pPr>
        <w:ind w:firstLine="420"/>
        <w:rPr>
          <w:rFonts w:ascii="Arial" w:hAnsi="Arial" w:cs="Arial"/>
        </w:rPr>
      </w:pPr>
      <w:r>
        <w:rPr>
          <w:rFonts w:hint="eastAsia" w:ascii="Arial" w:hAnsi="Arial" w:cs="Arial"/>
        </w:rPr>
        <w:t>6、后置条件序列化编号：BC001；前两位为固定代码（Backward Condition），后三位为流水编号。</w:t>
      </w:r>
    </w:p>
    <w:p>
      <w:pPr>
        <w:ind w:firstLine="420"/>
        <w:rPr>
          <w:rFonts w:ascii="Arial" w:hAnsi="Arial" w:cs="Arial"/>
        </w:rPr>
      </w:pPr>
      <w:r>
        <w:rPr>
          <w:rFonts w:hint="eastAsia" w:ascii="Arial" w:hAnsi="Arial" w:cs="Arial"/>
        </w:rPr>
        <w:t>7、正常过程：N01；前一位为固定代码（Normal），后两位为流水编号。</w:t>
      </w:r>
    </w:p>
    <w:p>
      <w:pPr>
        <w:ind w:firstLine="420"/>
        <w:rPr>
          <w:rFonts w:ascii="Arial" w:hAnsi="Arial" w:cs="Arial"/>
        </w:rPr>
      </w:pPr>
      <w:r>
        <w:rPr>
          <w:rFonts w:hint="eastAsia" w:ascii="Arial" w:hAnsi="Arial" w:cs="Arial"/>
        </w:rPr>
        <w:t>8、可选过程：O01；前一位为固定代码（Option），后两位为对应正常过程的编号）。</w:t>
      </w:r>
    </w:p>
    <w:p>
      <w:pPr>
        <w:ind w:firstLine="420"/>
        <w:rPr>
          <w:rFonts w:ascii="Arial" w:hAnsi="Arial" w:cs="Arial"/>
        </w:rPr>
      </w:pPr>
      <w:r>
        <w:rPr>
          <w:rFonts w:hint="eastAsia" w:ascii="Arial" w:hAnsi="Arial" w:cs="Arial"/>
        </w:rPr>
        <w:t>O01-01(对应正常过程N01的可选过程)</w:t>
      </w:r>
    </w:p>
    <w:p>
      <w:pPr>
        <w:ind w:firstLine="420"/>
        <w:rPr>
          <w:rFonts w:ascii="Arial" w:hAnsi="Arial" w:cs="Arial"/>
        </w:rPr>
      </w:pPr>
      <w:r>
        <w:rPr>
          <w:rFonts w:hint="eastAsia" w:ascii="Arial" w:hAnsi="Arial" w:cs="Arial"/>
        </w:rPr>
        <w:t>O01-01-01(可选过程O01-01的下游过程)最终返回到正常过程N02</w:t>
      </w:r>
    </w:p>
    <w:p>
      <w:pPr>
        <w:ind w:firstLine="420"/>
        <w:rPr>
          <w:rFonts w:ascii="Arial" w:hAnsi="Arial" w:cs="Arial"/>
        </w:rPr>
      </w:pPr>
      <w:r>
        <w:rPr>
          <w:rFonts w:hint="eastAsia" w:ascii="Arial" w:hAnsi="Arial" w:cs="Arial"/>
        </w:rPr>
        <w:t>9、若引用了参考资料，应指明参考资料的简称与章节号或页码，以便复核与评审。</w:t>
      </w:r>
    </w:p>
    <w:p>
      <w:pPr>
        <w:pStyle w:val="2"/>
      </w:pPr>
      <w:bookmarkStart w:id="18" w:name="_Toc15623"/>
      <w:bookmarkStart w:id="19" w:name="_Toc10212"/>
      <w:bookmarkStart w:id="20" w:name="_Toc7237"/>
      <w:r>
        <w:rPr>
          <w:rFonts w:hint="eastAsia"/>
        </w:rPr>
        <w:t>项目概貌</w:t>
      </w:r>
      <w:bookmarkEnd w:id="18"/>
      <w:bookmarkEnd w:id="19"/>
      <w:bookmarkEnd w:id="20"/>
    </w:p>
    <w:p>
      <w:pPr>
        <w:pStyle w:val="3"/>
      </w:pPr>
      <w:bookmarkStart w:id="21" w:name="_Toc17652"/>
      <w:bookmarkStart w:id="22" w:name="_Toc10857"/>
      <w:bookmarkStart w:id="23" w:name="_Toc15118"/>
      <w:r>
        <w:rPr>
          <w:rFonts w:hint="eastAsia"/>
        </w:rPr>
        <w:t>系统范围</w:t>
      </w:r>
      <w:bookmarkEnd w:id="21"/>
      <w:bookmarkEnd w:id="22"/>
      <w:bookmarkEnd w:id="23"/>
    </w:p>
    <w:p>
      <w:pPr>
        <w:rPr>
          <w:rFonts w:hint="eastAsia"/>
          <w:lang w:val="en-US" w:eastAsia="zh-CN"/>
        </w:rPr>
      </w:pPr>
      <w:r>
        <w:rPr>
          <w:rFonts w:hint="eastAsia"/>
          <w:lang w:eastAsia="zh-CN"/>
        </w:rPr>
        <w:t>此需求文档只针对于</w:t>
      </w:r>
      <w:r>
        <w:rPr>
          <w:rFonts w:hint="eastAsia"/>
          <w:lang w:val="en-US" w:eastAsia="zh-CN"/>
        </w:rPr>
        <w:t>V2.0.0版本所涉及内容，具体内容如下：</w:t>
      </w:r>
    </w:p>
    <w:p>
      <w:pPr>
        <w:rPr>
          <w:rFonts w:hint="eastAsia"/>
          <w:lang w:val="en-US" w:eastAsia="zh-CN"/>
        </w:rPr>
      </w:pPr>
    </w:p>
    <w:tbl>
      <w:tblPr>
        <w:tblStyle w:val="16"/>
        <w:tblW w:w="3390" w:type="dxa"/>
        <w:jc w:val="center"/>
        <w:tblInd w:w="24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硬件调试工具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中间件集成车位视频探头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中间件集成指示灯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地图编辑器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登录、退出、修改个人记录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国际化框架-中文简体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进出管理-在场停放记录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进出管理-历史停放记录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进出管理-</w:t>
            </w:r>
            <w:r>
              <w:rPr>
                <w:rFonts w:hint="eastAsia" w:ascii="宋体" w:hAnsi="宋体" w:cs="宋体"/>
                <w:i w:val="0"/>
                <w:color w:val="000000"/>
                <w:kern w:val="0"/>
                <w:sz w:val="24"/>
                <w:szCs w:val="24"/>
                <w:u w:val="none"/>
                <w:lang w:val="en-US" w:eastAsia="zh-CN" w:bidi="ar"/>
              </w:rPr>
              <w:t>数据上报</w:t>
            </w:r>
            <w:r>
              <w:rPr>
                <w:rFonts w:hint="eastAsia" w:ascii="宋体" w:hAnsi="宋体" w:eastAsia="宋体" w:cs="宋体"/>
                <w:i w:val="0"/>
                <w:color w:val="000000"/>
                <w:kern w:val="0"/>
                <w:sz w:val="24"/>
                <w:szCs w:val="24"/>
                <w:u w:val="none"/>
                <w:lang w:val="en-US" w:eastAsia="zh-CN" w:bidi="ar"/>
              </w:rPr>
              <w:t>流水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系统管理-角色管理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系统管理-系统用户管理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系统管理-显示及语音设置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系统管理-地图对应关系设置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系统管理-系统日志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停车场管理-基础数据管理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停车场管理-车场地图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停车场管理-停车位管理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停车场管理-区域管理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停车场管理-基础参数设置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设备管理-检测设备管理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设备管理-指示灯管理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设备管理-屏管理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后台管理-中间件管理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后台管理-查询机管理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反向寻车-横屏模式</w:t>
            </w:r>
          </w:p>
        </w:tc>
      </w:tr>
    </w:tbl>
    <w:p>
      <w:pPr>
        <w:rPr>
          <w:rFonts w:hint="eastAsia"/>
          <w:lang w:val="en-US" w:eastAsia="zh-CN"/>
        </w:rPr>
      </w:pPr>
    </w:p>
    <w:p>
      <w:pPr>
        <w:pStyle w:val="3"/>
      </w:pPr>
      <w:bookmarkStart w:id="24" w:name="_Toc4703"/>
      <w:bookmarkStart w:id="25" w:name="_Toc2992"/>
      <w:bookmarkStart w:id="26" w:name="_Toc14767"/>
      <w:r>
        <w:rPr>
          <w:rFonts w:hint="eastAsia"/>
        </w:rPr>
        <w:t>用户的特点</w:t>
      </w:r>
      <w:bookmarkEnd w:id="24"/>
      <w:bookmarkEnd w:id="25"/>
      <w:bookmarkEnd w:id="26"/>
    </w:p>
    <w:tbl>
      <w:tblPr>
        <w:tblStyle w:val="16"/>
        <w:tblW w:w="762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5"/>
        <w:gridCol w:w="5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785" w:type="dxa"/>
            <w:shd w:val="clear" w:color="auto" w:fill="D9D9D9"/>
            <w:vAlign w:val="center"/>
          </w:tcPr>
          <w:p>
            <w:pPr>
              <w:jc w:val="center"/>
              <w:rPr>
                <w:rFonts w:ascii="Arial" w:hAnsi="Arial" w:eastAsia="幼圆" w:cs="Arial"/>
                <w:b/>
              </w:rPr>
            </w:pPr>
            <w:r>
              <w:rPr>
                <w:rFonts w:ascii="Arial" w:hAnsi="Arial" w:eastAsia="幼圆" w:cs="Arial"/>
                <w:b/>
              </w:rPr>
              <w:t>角色名称</w:t>
            </w:r>
          </w:p>
        </w:tc>
        <w:tc>
          <w:tcPr>
            <w:tcW w:w="5835" w:type="dxa"/>
            <w:shd w:val="clear" w:color="auto" w:fill="D9D9D9"/>
            <w:vAlign w:val="center"/>
          </w:tcPr>
          <w:p>
            <w:pPr>
              <w:jc w:val="center"/>
              <w:rPr>
                <w:rFonts w:ascii="Arial" w:hAnsi="Arial" w:eastAsia="幼圆" w:cs="Arial"/>
                <w:b/>
              </w:rPr>
            </w:pPr>
            <w:r>
              <w:rPr>
                <w:rFonts w:ascii="Arial" w:hAnsi="Arial" w:eastAsia="幼圆" w:cs="Arial"/>
                <w:b/>
              </w:rPr>
              <w:t>职责描述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1785" w:type="dxa"/>
            <w:vAlign w:val="top"/>
          </w:tcPr>
          <w:p>
            <w:pPr>
              <w:jc w:val="center"/>
            </w:pPr>
          </w:p>
        </w:tc>
        <w:tc>
          <w:tcPr>
            <w:tcW w:w="5835" w:type="dxa"/>
            <w:vAlign w:val="top"/>
          </w:tcPr>
          <w:p>
            <w:pPr>
              <w:widowControl w:val="0"/>
              <w:numPr>
                <w:ilvl w:val="0"/>
                <w:numId w:val="3"/>
              </w:numPr>
              <w:jc w:val="both"/>
              <w:rPr>
                <w:rFonts w:ascii="Arial" w:hAnsi="Arial" w:eastAsia="幼圆" w:cs="Arial"/>
              </w:rPr>
            </w:pPr>
          </w:p>
        </w:tc>
      </w:tr>
    </w:tbl>
    <w:p>
      <w:pPr>
        <w:pStyle w:val="3"/>
      </w:pPr>
      <w:bookmarkStart w:id="27" w:name="_Toc24089"/>
      <w:bookmarkStart w:id="28" w:name="_Toc3485"/>
      <w:bookmarkStart w:id="29" w:name="_Toc6172"/>
      <w:r>
        <w:rPr>
          <w:rFonts w:hint="eastAsia"/>
        </w:rPr>
        <w:t>运行环境要求</w:t>
      </w:r>
      <w:bookmarkEnd w:id="27"/>
      <w:bookmarkEnd w:id="28"/>
      <w:bookmarkEnd w:id="29"/>
    </w:p>
    <w:p>
      <w:pPr>
        <w:ind w:firstLine="420" w:firstLineChars="0"/>
        <w:rPr>
          <w:rFonts w:hint="eastAsia" w:eastAsia="宋体"/>
          <w:lang w:eastAsia="zh-CN"/>
        </w:rPr>
      </w:pPr>
      <w:r>
        <w:rPr>
          <w:rFonts w:hint="eastAsia"/>
          <w:lang w:eastAsia="zh-CN"/>
        </w:rPr>
        <w:t>沿用现有公司上层</w:t>
      </w:r>
      <w:r>
        <w:rPr>
          <w:rFonts w:hint="eastAsia"/>
          <w:lang w:val="en-US" w:eastAsia="zh-CN"/>
        </w:rPr>
        <w:t>JAVA，底层QT的技术体系。沿用相关运行环境和版本。</w:t>
      </w:r>
    </w:p>
    <w:p>
      <w:pPr>
        <w:pStyle w:val="3"/>
      </w:pPr>
      <w:bookmarkStart w:id="30" w:name="_Toc15417"/>
      <w:bookmarkStart w:id="31" w:name="_Toc13772"/>
      <w:bookmarkStart w:id="32" w:name="_Toc9271"/>
      <w:r>
        <w:rPr>
          <w:rFonts w:hint="eastAsia"/>
        </w:rPr>
        <w:t>设计及实现上的限制</w:t>
      </w:r>
      <w:bookmarkEnd w:id="30"/>
      <w:bookmarkEnd w:id="31"/>
      <w:bookmarkEnd w:id="32"/>
    </w:p>
    <w:p>
      <w:pPr>
        <w:ind w:firstLine="420" w:firstLineChars="0"/>
        <w:rPr>
          <w:rFonts w:hint="eastAsia"/>
          <w:lang w:val="en-US" w:eastAsia="zh-CN"/>
        </w:rPr>
      </w:pPr>
      <w:r>
        <w:rPr>
          <w:rFonts w:hint="eastAsia"/>
          <w:lang w:eastAsia="zh-CN"/>
        </w:rPr>
        <w:t>平台软件需要满足图</w:t>
      </w:r>
      <w:r>
        <w:rPr>
          <w:rFonts w:hint="eastAsia"/>
          <w:lang w:val="en-US" w:eastAsia="zh-CN"/>
        </w:rPr>
        <w:t>1中系统结构，做到各模块可独立部署。数据接入层可灵活接入各类解决方案及相关设备。</w:t>
      </w:r>
    </w:p>
    <w:p>
      <w:pPr>
        <w:rPr>
          <w:rFonts w:hint="eastAsia"/>
          <w:lang w:val="en-US" w:eastAsia="zh-CN"/>
        </w:rPr>
      </w:pPr>
      <w:r>
        <w:drawing>
          <wp:inline distT="0" distB="0" distL="114300" distR="114300">
            <wp:extent cx="5259705" cy="1976755"/>
            <wp:effectExtent l="0" t="0" r="17145"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5"/>
                    <a:stretch>
                      <a:fillRect/>
                    </a:stretch>
                  </pic:blipFill>
                  <pic:spPr>
                    <a:xfrm>
                      <a:off x="0" y="0"/>
                      <a:ext cx="5259705" cy="1976755"/>
                    </a:xfrm>
                    <a:prstGeom prst="rect">
                      <a:avLst/>
                    </a:prstGeom>
                    <a:noFill/>
                    <a:ln w="9525">
                      <a:noFill/>
                    </a:ln>
                  </pic:spPr>
                </pic:pic>
              </a:graphicData>
            </a:graphic>
          </wp:inline>
        </w:drawing>
      </w:r>
    </w:p>
    <w:p>
      <w:pPr>
        <w:pStyle w:val="7"/>
        <w:jc w:val="center"/>
        <w:rPr>
          <w:rFonts w:hint="eastAsia"/>
          <w:lang w:val="en-US" w:eastAsia="zh-CN"/>
        </w:rPr>
      </w:pPr>
      <w:r>
        <w:t xml:space="preserve">图 </w:t>
      </w:r>
      <w:r>
        <w:fldChar w:fldCharType="begin"/>
      </w:r>
      <w:r>
        <w:instrText xml:space="preserve"> SEQ 图 \* ARABIC </w:instrText>
      </w:r>
      <w:r>
        <w:fldChar w:fldCharType="separate"/>
      </w:r>
      <w:r>
        <w:t>1</w:t>
      </w:r>
      <w:r>
        <w:fldChar w:fldCharType="end"/>
      </w:r>
    </w:p>
    <w:p/>
    <w:p>
      <w:pPr>
        <w:pStyle w:val="2"/>
      </w:pPr>
      <w:bookmarkStart w:id="33" w:name="_Toc1580"/>
      <w:bookmarkStart w:id="34" w:name="_Toc25956"/>
      <w:bookmarkStart w:id="35" w:name="_Toc22287"/>
      <w:r>
        <w:rPr>
          <w:rFonts w:hint="eastAsia"/>
        </w:rPr>
        <w:t>总体需求</w:t>
      </w:r>
      <w:bookmarkEnd w:id="33"/>
      <w:bookmarkEnd w:id="34"/>
      <w:bookmarkEnd w:id="35"/>
    </w:p>
    <w:p>
      <w:pPr>
        <w:pStyle w:val="3"/>
      </w:pPr>
      <w:bookmarkStart w:id="36" w:name="_Toc26634"/>
      <w:bookmarkStart w:id="37" w:name="_Toc30994"/>
      <w:bookmarkStart w:id="38" w:name="_Toc31426"/>
      <w:r>
        <w:rPr>
          <w:rFonts w:hint="eastAsia"/>
        </w:rPr>
        <w:t>需求分析</w:t>
      </w:r>
      <w:bookmarkEnd w:id="36"/>
      <w:bookmarkEnd w:id="37"/>
      <w:bookmarkEnd w:id="38"/>
    </w:p>
    <w:p>
      <w:pPr>
        <w:rPr>
          <w:rFonts w:hint="eastAsia" w:eastAsia="宋体"/>
          <w:lang w:eastAsia="zh-CN"/>
        </w:rPr>
      </w:pPr>
      <w:r>
        <w:rPr>
          <w:rFonts w:hint="eastAsia"/>
          <w:lang w:eastAsia="zh-CN"/>
        </w:rPr>
        <w:t>略</w:t>
      </w:r>
    </w:p>
    <w:p>
      <w:pPr>
        <w:pStyle w:val="3"/>
      </w:pPr>
      <w:bookmarkStart w:id="39" w:name="_Toc14942"/>
      <w:bookmarkStart w:id="40" w:name="_Toc24918"/>
      <w:bookmarkStart w:id="41" w:name="_Toc32063"/>
      <w:r>
        <w:rPr>
          <w:rFonts w:hint="eastAsia"/>
        </w:rPr>
        <w:t>主要功能需求概述</w:t>
      </w:r>
      <w:bookmarkEnd w:id="39"/>
      <w:bookmarkEnd w:id="40"/>
      <w:bookmarkEnd w:id="41"/>
    </w:p>
    <w:p>
      <w:pPr>
        <w:pStyle w:val="4"/>
        <w:rPr>
          <w:rFonts w:hint="eastAsia"/>
          <w:lang w:eastAsia="zh-CN"/>
        </w:rPr>
      </w:pPr>
      <w:bookmarkStart w:id="42" w:name="_Toc24420"/>
      <w:r>
        <w:rPr>
          <w:rFonts w:hint="eastAsia"/>
          <w:lang w:eastAsia="zh-CN"/>
        </w:rPr>
        <w:t>权限模型</w:t>
      </w:r>
      <w:bookmarkEnd w:id="42"/>
    </w:p>
    <w:p>
      <w:pPr>
        <w:ind w:firstLine="420" w:firstLineChars="0"/>
        <w:rPr>
          <w:rFonts w:hint="eastAsia"/>
          <w:lang w:eastAsia="zh-CN"/>
        </w:rPr>
      </w:pPr>
      <w:r>
        <w:rPr>
          <w:rFonts w:hint="eastAsia"/>
          <w:lang w:eastAsia="zh-CN"/>
        </w:rPr>
        <w:t>此系统只做功能权限控制，不做数据权限处理。功能权限需要精确控制到按钮。即每个页面上的按钮都要可以对系统用户分别授权。</w:t>
      </w:r>
    </w:p>
    <w:p>
      <w:pPr>
        <w:pStyle w:val="3"/>
      </w:pPr>
      <w:bookmarkStart w:id="43" w:name="_Toc7451"/>
      <w:r>
        <w:rPr>
          <w:rFonts w:hint="eastAsia"/>
          <w:lang w:eastAsia="zh-CN"/>
        </w:rPr>
        <w:t>总体关系约束</w:t>
      </w:r>
      <w:bookmarkEnd w:id="43"/>
    </w:p>
    <w:p>
      <w:pPr>
        <w:pStyle w:val="4"/>
        <w:rPr>
          <w:rFonts w:hint="eastAsia"/>
          <w:lang w:eastAsia="zh-CN"/>
        </w:rPr>
      </w:pPr>
      <w:bookmarkStart w:id="44" w:name="_Toc6965"/>
      <w:r>
        <w:rPr>
          <w:rFonts w:hint="eastAsia"/>
          <w:lang w:eastAsia="zh-CN"/>
        </w:rPr>
        <w:t>关键干系人对应关系</w:t>
      </w:r>
      <w:bookmarkEnd w:id="44"/>
    </w:p>
    <w:p>
      <w:pPr>
        <w:rPr>
          <w:rFonts w:hint="eastAsia"/>
          <w:lang w:eastAsia="zh-CN"/>
        </w:rPr>
      </w:pPr>
      <w:r>
        <w:drawing>
          <wp:inline distT="0" distB="0" distL="114300" distR="114300">
            <wp:extent cx="5266690" cy="1443355"/>
            <wp:effectExtent l="0" t="0" r="10160" b="444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6"/>
                    <a:stretch>
                      <a:fillRect/>
                    </a:stretch>
                  </pic:blipFill>
                  <pic:spPr>
                    <a:xfrm>
                      <a:off x="0" y="0"/>
                      <a:ext cx="5266690" cy="1443355"/>
                    </a:xfrm>
                    <a:prstGeom prst="rect">
                      <a:avLst/>
                    </a:prstGeom>
                    <a:noFill/>
                    <a:ln w="9525">
                      <a:noFill/>
                    </a:ln>
                  </pic:spPr>
                </pic:pic>
              </a:graphicData>
            </a:graphic>
          </wp:inline>
        </w:drawing>
      </w:r>
    </w:p>
    <w:p>
      <w:pPr>
        <w:rPr>
          <w:rFonts w:hint="eastAsia"/>
          <w:lang w:eastAsia="zh-CN"/>
        </w:rPr>
      </w:pPr>
    </w:p>
    <w:p>
      <w:pPr>
        <w:pStyle w:val="2"/>
        <w:rPr>
          <w:rFonts w:hint="eastAsia"/>
          <w:lang w:eastAsia="zh-CN"/>
        </w:rPr>
      </w:pPr>
      <w:bookmarkStart w:id="45" w:name="_Toc30687"/>
      <w:bookmarkStart w:id="46" w:name="_Toc972"/>
      <w:bookmarkStart w:id="47" w:name="_Toc17403"/>
      <w:bookmarkStart w:id="48" w:name="_Toc4118"/>
      <w:r>
        <w:rPr>
          <w:rFonts w:hint="eastAsia"/>
        </w:rPr>
        <w:t>关键业务流程</w:t>
      </w:r>
      <w:bookmarkEnd w:id="45"/>
      <w:bookmarkEnd w:id="46"/>
      <w:bookmarkEnd w:id="47"/>
      <w:bookmarkEnd w:id="48"/>
    </w:p>
    <w:p>
      <w:pPr>
        <w:pStyle w:val="3"/>
        <w:rPr>
          <w:rFonts w:hint="eastAsia"/>
          <w:lang w:eastAsia="zh-CN"/>
        </w:rPr>
      </w:pPr>
      <w:bookmarkStart w:id="49" w:name="_Toc32101"/>
      <w:bookmarkStart w:id="50" w:name="_Toc25880"/>
      <w:r>
        <w:rPr>
          <w:rFonts w:hint="eastAsia"/>
          <w:lang w:eastAsia="zh-CN"/>
        </w:rPr>
        <w:t>初始化设置流程</w:t>
      </w:r>
      <w:bookmarkEnd w:id="49"/>
      <w:bookmarkEnd w:id="50"/>
    </w:p>
    <w:p>
      <w:pPr>
        <w:rPr>
          <w:rFonts w:hint="eastAsia"/>
          <w:lang w:eastAsia="zh-CN"/>
        </w:rPr>
      </w:pPr>
      <w:r>
        <w:drawing>
          <wp:inline distT="0" distB="0" distL="114300" distR="114300">
            <wp:extent cx="5269865" cy="9098915"/>
            <wp:effectExtent l="0" t="0" r="6985"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7"/>
                    <a:stretch>
                      <a:fillRect/>
                    </a:stretch>
                  </pic:blipFill>
                  <pic:spPr>
                    <a:xfrm>
                      <a:off x="0" y="0"/>
                      <a:ext cx="5269865" cy="9098915"/>
                    </a:xfrm>
                    <a:prstGeom prst="rect">
                      <a:avLst/>
                    </a:prstGeom>
                    <a:noFill/>
                    <a:ln w="9525">
                      <a:noFill/>
                    </a:ln>
                  </pic:spPr>
                </pic:pic>
              </a:graphicData>
            </a:graphic>
          </wp:inline>
        </w:drawing>
      </w:r>
    </w:p>
    <w:p>
      <w:pPr>
        <w:pStyle w:val="3"/>
      </w:pPr>
      <w:bookmarkStart w:id="51" w:name="_Toc18115"/>
      <w:bookmarkStart w:id="52" w:name="_Toc1939"/>
      <w:r>
        <w:rPr>
          <w:rFonts w:hint="eastAsia"/>
          <w:lang w:eastAsia="zh-CN"/>
        </w:rPr>
        <w:t>进出数据上报流程</w:t>
      </w:r>
      <w:bookmarkEnd w:id="51"/>
      <w:bookmarkEnd w:id="52"/>
      <w:bookmarkStart w:id="53" w:name="_Toc5395"/>
      <w:bookmarkStart w:id="54" w:name="_Toc31510"/>
    </w:p>
    <w:p>
      <w:pPr>
        <w:rPr>
          <w:rFonts w:ascii="Cambria" w:hAnsi="Cambria" w:eastAsia="宋体" w:cs="Times New Roman"/>
          <w:kern w:val="2"/>
          <w:sz w:val="18"/>
          <w:szCs w:val="24"/>
          <w:lang w:val="en-US" w:eastAsia="zh-CN" w:bidi="ar-SA"/>
        </w:rPr>
      </w:pPr>
    </w:p>
    <w:p>
      <w:pPr>
        <w:rPr>
          <w:rFonts w:hint="eastAsia" w:ascii="Cambria" w:hAnsi="Cambria" w:eastAsia="宋体" w:cs="Times New Roman"/>
          <w:kern w:val="2"/>
          <w:sz w:val="18"/>
          <w:szCs w:val="24"/>
          <w:lang w:val="en-US" w:eastAsia="zh-CN" w:bidi="ar-SA"/>
        </w:rPr>
      </w:pPr>
      <w:r>
        <w:rPr>
          <w:rFonts w:hint="eastAsia" w:ascii="Cambria" w:hAnsi="Cambria" w:eastAsia="宋体" w:cs="Times New Roman"/>
          <w:kern w:val="2"/>
          <w:sz w:val="18"/>
          <w:szCs w:val="24"/>
          <w:lang w:val="en-US" w:eastAsia="zh-CN" w:bidi="ar-SA"/>
        </w:rPr>
        <w:drawing>
          <wp:inline distT="0" distB="0" distL="114300" distR="114300">
            <wp:extent cx="5255260" cy="1695450"/>
            <wp:effectExtent l="0" t="0" r="2540" b="0"/>
            <wp:docPr id="43" name="图片 43" descr="引导及反向寻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引导及反向寻车"/>
                    <pic:cNvPicPr>
                      <a:picLocks noChangeAspect="1"/>
                    </pic:cNvPicPr>
                  </pic:nvPicPr>
                  <pic:blipFill>
                    <a:blip r:embed="rId8"/>
                    <a:stretch>
                      <a:fillRect/>
                    </a:stretch>
                  </pic:blipFill>
                  <pic:spPr>
                    <a:xfrm>
                      <a:off x="0" y="0"/>
                      <a:ext cx="5255260" cy="1695450"/>
                    </a:xfrm>
                    <a:prstGeom prst="rect">
                      <a:avLst/>
                    </a:prstGeom>
                  </pic:spPr>
                </pic:pic>
              </a:graphicData>
            </a:graphic>
          </wp:inline>
        </w:drawing>
      </w:r>
    </w:p>
    <w:p>
      <w:pPr>
        <w:pStyle w:val="3"/>
        <w:rPr>
          <w:rFonts w:hint="eastAsia"/>
          <w:lang w:eastAsia="zh-CN"/>
        </w:rPr>
      </w:pPr>
      <w:bookmarkStart w:id="55" w:name="_Toc6518"/>
      <w:bookmarkStart w:id="56" w:name="_Toc17995"/>
      <w:r>
        <w:rPr>
          <w:rFonts w:hint="eastAsia"/>
          <w:lang w:eastAsia="zh-CN"/>
        </w:rPr>
        <w:t>停车记录合并流程</w:t>
      </w:r>
      <w:bookmarkEnd w:id="55"/>
      <w:bookmarkEnd w:id="56"/>
    </w:p>
    <w:p>
      <w:pPr>
        <w:rPr>
          <w:rFonts w:hint="eastAsia"/>
          <w:lang w:eastAsia="zh-CN"/>
        </w:rPr>
      </w:pPr>
    </w:p>
    <w:p>
      <w:pPr>
        <w:rPr>
          <w:rFonts w:hint="eastAsia"/>
          <w:lang w:eastAsia="zh-CN"/>
        </w:rPr>
        <w:sectPr>
          <w:pgSz w:w="11906" w:h="16838"/>
          <w:pgMar w:top="1440" w:right="1800" w:bottom="1440" w:left="1800" w:header="851" w:footer="992" w:gutter="0"/>
          <w:cols w:space="720" w:num="1"/>
          <w:docGrid w:type="lines" w:linePitch="312" w:charSpace="0"/>
        </w:sectPr>
      </w:pPr>
      <w:r>
        <w:drawing>
          <wp:inline distT="0" distB="0" distL="114300" distR="114300">
            <wp:extent cx="5259705" cy="3717925"/>
            <wp:effectExtent l="0" t="0" r="17145" b="158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
                    <a:stretch>
                      <a:fillRect/>
                    </a:stretch>
                  </pic:blipFill>
                  <pic:spPr>
                    <a:xfrm>
                      <a:off x="0" y="0"/>
                      <a:ext cx="5259705" cy="3717925"/>
                    </a:xfrm>
                    <a:prstGeom prst="rect">
                      <a:avLst/>
                    </a:prstGeom>
                    <a:noFill/>
                    <a:ln w="9525">
                      <a:noFill/>
                    </a:ln>
                  </pic:spPr>
                </pic:pic>
              </a:graphicData>
            </a:graphic>
          </wp:inline>
        </w:drawing>
      </w:r>
    </w:p>
    <w:p>
      <w:pPr>
        <w:pStyle w:val="2"/>
      </w:pPr>
      <w:bookmarkStart w:id="57" w:name="_Toc4323"/>
      <w:bookmarkStart w:id="58" w:name="_Toc14238"/>
      <w:r>
        <w:rPr>
          <w:rFonts w:hint="eastAsia"/>
        </w:rPr>
        <w:t>具体需求内容</w:t>
      </w:r>
      <w:bookmarkEnd w:id="53"/>
      <w:bookmarkEnd w:id="54"/>
      <w:bookmarkEnd w:id="57"/>
      <w:bookmarkEnd w:id="58"/>
      <w:bookmarkStart w:id="59" w:name="_Toc27987"/>
      <w:bookmarkStart w:id="60" w:name="_Toc26928"/>
    </w:p>
    <w:bookmarkEnd w:id="59"/>
    <w:bookmarkEnd w:id="60"/>
    <w:p>
      <w:pPr>
        <w:pStyle w:val="3"/>
      </w:pPr>
      <w:bookmarkStart w:id="61" w:name="_Toc15205"/>
      <w:r>
        <w:rPr>
          <w:rFonts w:hint="eastAsia"/>
          <w:lang w:eastAsia="zh-CN"/>
        </w:rPr>
        <w:t>功能点</w:t>
      </w:r>
      <w:bookmarkEnd w:id="61"/>
    </w:p>
    <w:p>
      <w:pPr>
        <w:pStyle w:val="4"/>
      </w:pPr>
      <w:bookmarkStart w:id="62" w:name="_Toc18493"/>
      <w:r>
        <w:rPr>
          <w:rFonts w:hint="eastAsia"/>
          <w:lang w:eastAsia="zh-CN"/>
        </w:rPr>
        <w:t>总体</w:t>
      </w:r>
      <w:r>
        <w:rPr>
          <w:rFonts w:hint="eastAsia"/>
        </w:rPr>
        <w:t>功能</w:t>
      </w:r>
      <w:r>
        <w:rPr>
          <w:rFonts w:hint="eastAsia"/>
          <w:lang w:eastAsia="zh-CN"/>
        </w:rPr>
        <w:t>点</w:t>
      </w:r>
      <w:bookmarkEnd w:id="62"/>
    </w:p>
    <w:p>
      <w:r>
        <w:drawing>
          <wp:inline distT="0" distB="0" distL="114300" distR="114300">
            <wp:extent cx="2069465" cy="6374130"/>
            <wp:effectExtent l="0" t="0" r="6985"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0"/>
                    <a:stretch>
                      <a:fillRect/>
                    </a:stretch>
                  </pic:blipFill>
                  <pic:spPr>
                    <a:xfrm>
                      <a:off x="0" y="0"/>
                      <a:ext cx="2069465" cy="6374130"/>
                    </a:xfrm>
                    <a:prstGeom prst="rect">
                      <a:avLst/>
                    </a:prstGeom>
                    <a:noFill/>
                    <a:ln w="9525">
                      <a:noFill/>
                    </a:ln>
                  </pic:spPr>
                </pic:pic>
              </a:graphicData>
            </a:graphic>
          </wp:inline>
        </w:drawing>
      </w:r>
    </w:p>
    <w:p>
      <w:pPr>
        <w:pStyle w:val="4"/>
      </w:pPr>
      <w:bookmarkStart w:id="63" w:name="_Toc15071"/>
      <w:r>
        <w:rPr>
          <w:rFonts w:hint="eastAsia"/>
          <w:lang w:val="en-US" w:eastAsia="zh-CN"/>
        </w:rPr>
        <w:t>版本</w:t>
      </w:r>
      <w:r>
        <w:rPr>
          <w:rFonts w:hint="eastAsia"/>
        </w:rPr>
        <w:t>功能</w:t>
      </w:r>
      <w:r>
        <w:rPr>
          <w:rFonts w:hint="eastAsia"/>
          <w:lang w:eastAsia="zh-CN"/>
        </w:rPr>
        <w:t>点（</w:t>
      </w:r>
      <w:r>
        <w:rPr>
          <w:rFonts w:hint="eastAsia"/>
          <w:lang w:val="en-US" w:eastAsia="zh-CN"/>
        </w:rPr>
        <w:t>V2.0.0）</w:t>
      </w:r>
      <w:bookmarkEnd w:id="63"/>
    </w:p>
    <w:p>
      <w:pPr>
        <w:rPr>
          <w:rFonts w:hint="eastAsia" w:eastAsia="宋体"/>
          <w:lang w:eastAsia="zh-CN"/>
        </w:rPr>
      </w:pPr>
      <w:r>
        <w:drawing>
          <wp:inline distT="0" distB="0" distL="114300" distR="114300">
            <wp:extent cx="4693920" cy="7972425"/>
            <wp:effectExtent l="0" t="0" r="1143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1"/>
                    <a:stretch>
                      <a:fillRect/>
                    </a:stretch>
                  </pic:blipFill>
                  <pic:spPr>
                    <a:xfrm>
                      <a:off x="0" y="0"/>
                      <a:ext cx="4693920" cy="7972425"/>
                    </a:xfrm>
                    <a:prstGeom prst="rect">
                      <a:avLst/>
                    </a:prstGeom>
                    <a:noFill/>
                    <a:ln w="9525">
                      <a:noFill/>
                    </a:ln>
                  </pic:spPr>
                </pic:pic>
              </a:graphicData>
            </a:graphic>
          </wp:inline>
        </w:drawing>
      </w:r>
    </w:p>
    <w:p>
      <w:pPr>
        <w:pStyle w:val="4"/>
      </w:pPr>
      <w:bookmarkStart w:id="64" w:name="_Toc12906"/>
      <w:r>
        <w:rPr>
          <w:rFonts w:hint="eastAsia"/>
        </w:rPr>
        <w:t>功能点描述</w:t>
      </w:r>
      <w:bookmarkEnd w:id="64"/>
    </w:p>
    <w:p>
      <w:pPr>
        <w:pStyle w:val="5"/>
      </w:pPr>
      <w:bookmarkStart w:id="65" w:name="_Toc19618"/>
      <w:r>
        <w:rPr>
          <w:rFonts w:hint="eastAsia"/>
          <w:lang w:eastAsia="zh-CN"/>
        </w:rPr>
        <w:t>国际化语言切换</w:t>
      </w:r>
      <w:bookmarkEnd w:id="65"/>
    </w:p>
    <w:p>
      <w:pPr>
        <w:pStyle w:val="19"/>
      </w:pPr>
      <w:bookmarkStart w:id="66" w:name="_Toc28125"/>
      <w:r>
        <w:rPr>
          <w:rFonts w:hint="eastAsia"/>
        </w:rPr>
        <w:t>原型界面</w:t>
      </w:r>
      <w:bookmarkEnd w:id="66"/>
    </w:p>
    <w:p>
      <w:r>
        <w:drawing>
          <wp:inline distT="0" distB="0" distL="114300" distR="114300">
            <wp:extent cx="5269230" cy="2492375"/>
            <wp:effectExtent l="0" t="0" r="7620" b="317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2"/>
                    <a:stretch>
                      <a:fillRect/>
                    </a:stretch>
                  </pic:blipFill>
                  <pic:spPr>
                    <a:xfrm>
                      <a:off x="0" y="0"/>
                      <a:ext cx="5269230" cy="2492375"/>
                    </a:xfrm>
                    <a:prstGeom prst="rect">
                      <a:avLst/>
                    </a:prstGeom>
                    <a:noFill/>
                    <a:ln w="9525">
                      <a:noFill/>
                    </a:ln>
                  </pic:spPr>
                </pic:pic>
              </a:graphicData>
            </a:graphic>
          </wp:inline>
        </w:drawing>
      </w:r>
    </w:p>
    <w:p>
      <w:pPr>
        <w:keepNext/>
      </w:pPr>
    </w:p>
    <w:p>
      <w:pPr>
        <w:pStyle w:val="19"/>
        <w:rPr>
          <w:rFonts w:hint="eastAsia"/>
        </w:rPr>
      </w:pPr>
      <w:bookmarkStart w:id="67" w:name="_Toc9013"/>
      <w:r>
        <w:rPr>
          <w:rFonts w:hint="eastAsia"/>
        </w:rPr>
        <w:t>界面说明</w:t>
      </w:r>
      <w:bookmarkEnd w:id="67"/>
    </w:p>
    <w:p>
      <w:pPr>
        <w:rPr>
          <w:rFonts w:hint="eastAsia"/>
          <w:lang w:eastAsia="zh-CN"/>
        </w:rPr>
      </w:pPr>
      <w:r>
        <w:rPr>
          <w:rFonts w:hint="eastAsia"/>
          <w:lang w:eastAsia="zh-CN"/>
        </w:rPr>
        <w:t>具体以</w:t>
      </w:r>
      <w:r>
        <w:rPr>
          <w:rFonts w:hint="eastAsia"/>
          <w:lang w:val="en-US" w:eastAsia="zh-CN"/>
        </w:rPr>
        <w:t>UI设计稿为准，原型暂定为右上角进行语言切换，此版本暂时只支持简体和繁体两种</w:t>
      </w:r>
    </w:p>
    <w:p>
      <w:pPr>
        <w:pStyle w:val="19"/>
        <w:rPr>
          <w:rFonts w:hint="eastAsia"/>
          <w:lang w:eastAsia="zh-CN"/>
        </w:rPr>
      </w:pPr>
      <w:bookmarkStart w:id="68" w:name="_Toc15874"/>
      <w:r>
        <w:rPr>
          <w:rFonts w:hint="eastAsia"/>
          <w:lang w:eastAsia="zh-CN"/>
        </w:rPr>
        <w:t>输入内容</w:t>
      </w:r>
      <w:bookmarkEnd w:id="68"/>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046"/>
        <w:gridCol w:w="889"/>
        <w:gridCol w:w="1136"/>
        <w:gridCol w:w="3947"/>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046"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889"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136"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947"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046"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val="en-US" w:eastAsia="zh-CN"/>
              </w:rPr>
            </w:pPr>
            <w:r>
              <w:rPr>
                <w:rFonts w:hint="eastAsia" w:ascii="Arial" w:hAnsi="Arial"/>
                <w:szCs w:val="18"/>
                <w:lang w:val="en-US" w:eastAsia="zh-CN"/>
              </w:rPr>
              <w:t>无</w:t>
            </w:r>
          </w:p>
        </w:tc>
        <w:tc>
          <w:tcPr>
            <w:tcW w:w="889" w:type="dxa"/>
            <w:tcBorders>
              <w:top w:val="single" w:color="auto" w:sz="6" w:space="0"/>
              <w:bottom w:val="single" w:color="auto" w:sz="6" w:space="0"/>
            </w:tcBorders>
            <w:vAlign w:val="top"/>
          </w:tcPr>
          <w:p>
            <w:pPr>
              <w:jc w:val="center"/>
              <w:rPr>
                <w:rFonts w:hint="eastAsia" w:eastAsia="宋体"/>
                <w:szCs w:val="18"/>
                <w:lang w:eastAsia="zh-CN"/>
              </w:rPr>
            </w:pPr>
          </w:p>
        </w:tc>
        <w:tc>
          <w:tcPr>
            <w:tcW w:w="1136" w:type="dxa"/>
            <w:tcBorders>
              <w:top w:val="single" w:color="auto" w:sz="6" w:space="0"/>
              <w:bottom w:val="single" w:color="auto" w:sz="6" w:space="0"/>
            </w:tcBorders>
            <w:vAlign w:val="top"/>
          </w:tcPr>
          <w:p>
            <w:pPr>
              <w:jc w:val="center"/>
              <w:rPr>
                <w:rFonts w:hint="eastAsia" w:ascii="Arial" w:hAnsi="Arial" w:eastAsia="宋体"/>
                <w:szCs w:val="18"/>
                <w:lang w:eastAsia="zh-CN"/>
              </w:rPr>
            </w:pPr>
          </w:p>
        </w:tc>
        <w:tc>
          <w:tcPr>
            <w:tcW w:w="3947"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bl>
    <w:p>
      <w:pPr>
        <w:rPr>
          <w:rFonts w:hint="eastAsia"/>
          <w:i/>
          <w:iCs/>
          <w:lang w:eastAsia="zh-CN"/>
        </w:rPr>
      </w:pPr>
    </w:p>
    <w:p>
      <w:pPr>
        <w:pStyle w:val="19"/>
        <w:rPr>
          <w:rFonts w:hint="eastAsia"/>
          <w:lang w:eastAsia="zh-CN"/>
        </w:rPr>
      </w:pPr>
      <w:bookmarkStart w:id="69" w:name="_Toc27466"/>
      <w:r>
        <w:rPr>
          <w:rFonts w:hint="eastAsia"/>
          <w:lang w:eastAsia="zh-CN"/>
        </w:rPr>
        <w:t>输出内容</w:t>
      </w:r>
      <w:bookmarkEnd w:id="69"/>
    </w:p>
    <w:p/>
    <w:p>
      <w:pPr>
        <w:rPr>
          <w:rFonts w:hint="eastAsia" w:eastAsia="宋体"/>
          <w:lang w:val="en-US" w:eastAsia="zh-CN"/>
        </w:rPr>
        <w:sectPr>
          <w:pgSz w:w="11906" w:h="16838"/>
          <w:pgMar w:top="1440" w:right="1800" w:bottom="1440" w:left="1800" w:header="851" w:footer="992" w:gutter="0"/>
          <w:cols w:space="720" w:num="1"/>
          <w:docGrid w:type="lines" w:linePitch="312" w:charSpace="0"/>
        </w:sectPr>
      </w:pPr>
      <w:r>
        <w:rPr>
          <w:rFonts w:hint="eastAsia"/>
          <w:lang w:val="en-US" w:eastAsia="zh-CN"/>
        </w:rPr>
        <w:t>无</w:t>
      </w:r>
    </w:p>
    <w:p>
      <w:pPr>
        <w:pStyle w:val="19"/>
      </w:pPr>
      <w:bookmarkStart w:id="70" w:name="_Toc8151"/>
      <w:r>
        <w:rPr>
          <w:rFonts w:hint="eastAsia"/>
        </w:rPr>
        <w:t>用例</w:t>
      </w:r>
      <w:bookmarkEnd w:id="70"/>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国际化语言切换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sz w:val="18"/>
                <w:szCs w:val="18"/>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系统用户对于显示语言的切换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用户打开浏览器，输入网址，点击语言切换按钮，点击对应语言完成整个系统语言的切换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4"/>
              </w:numPr>
              <w:spacing w:line="400" w:lineRule="exact"/>
              <w:ind w:leftChars="0"/>
              <w:rPr>
                <w:rFonts w:ascii="Arial" w:hAnsi="Arial"/>
                <w:sz w:val="18"/>
                <w:szCs w:val="18"/>
              </w:rPr>
            </w:pPr>
            <w:r>
              <w:rPr>
                <w:rFonts w:hint="eastAsia" w:ascii="Arial" w:hAnsi="Arial"/>
                <w:sz w:val="18"/>
                <w:szCs w:val="18"/>
                <w:lang w:eastAsia="zh-CN"/>
              </w:rPr>
              <w:t>必须在登录页面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1、语言进行相应变化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在登录页面点击语言切换按钮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eastAsia="宋体"/>
                <w:sz w:val="18"/>
                <w:szCs w:val="18"/>
                <w:lang w:val="en-US" w:eastAsia="zh-CN"/>
              </w:rPr>
            </w:pPr>
            <w:r>
              <w:rPr>
                <w:rFonts w:hint="eastAsia" w:ascii="Arial" w:hAnsi="Arial"/>
                <w:sz w:val="18"/>
                <w:szCs w:val="18"/>
                <w:lang w:val="en-US" w:eastAsia="zh-CN"/>
              </w:rPr>
              <w:t>语言切换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val="en-US" w:eastAsia="zh-CN"/>
              </w:rPr>
              <w:t>对应语言不支持</w:t>
            </w:r>
          </w:p>
        </w:tc>
        <w:tc>
          <w:tcPr>
            <w:tcW w:w="5208" w:type="dxa"/>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val="en-US" w:eastAsia="zh-CN"/>
              </w:rPr>
              <w:t>直接不显示在界面上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ins w:id="0" w:author="MOTTO" w:date="2015-10-10T18:32:00Z"/>
        </w:trPr>
        <w:tc>
          <w:tcPr>
            <w:tcW w:w="1591" w:type="dxa"/>
            <w:tcBorders>
              <w:left w:val="single" w:color="auto" w:sz="4" w:space="0"/>
            </w:tcBorders>
            <w:shd w:val="pct10" w:color="auto" w:fill="FFFFFF"/>
            <w:vAlign w:val="top"/>
          </w:tcPr>
          <w:p>
            <w:pPr>
              <w:pStyle w:val="21"/>
              <w:spacing w:line="400" w:lineRule="exact"/>
              <w:rPr>
                <w:ins w:id="1" w:author="MOTTO" w:date="2015-10-10T18:32:00Z"/>
                <w:rFonts w:ascii="黑体" w:hAnsi="黑体" w:eastAsia="黑体"/>
                <w:b/>
                <w:bCs/>
                <w:sz w:val="18"/>
                <w:szCs w:val="18"/>
              </w:rPr>
            </w:pP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ins w:id="2" w:author="MOTTO" w:date="2015-10-10T18:32:00Z"/>
                <w:rFonts w:hint="eastAsia" w:ascii="Arial" w:hAnsi="Arial"/>
                <w:sz w:val="18"/>
                <w:szCs w:val="18"/>
                <w:lang w:val="en-US" w:eastAsia="zh-CN"/>
              </w:rPr>
            </w:pPr>
            <w:r>
              <w:rPr>
                <w:rFonts w:hint="eastAsia" w:ascii="Arial" w:hAnsi="Arial"/>
                <w:sz w:val="18"/>
                <w:szCs w:val="18"/>
                <w:lang w:val="en-US" w:eastAsia="zh-CN"/>
              </w:rPr>
              <w:t>语言包加载失败</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ins w:id="3" w:author="MOTTO" w:date="2015-10-10T18:32:00Z"/>
                <w:rFonts w:hint="eastAsia" w:ascii="Arial" w:hAnsi="Arial"/>
                <w:sz w:val="18"/>
                <w:szCs w:val="18"/>
                <w:lang w:val="en-US" w:eastAsia="zh-CN"/>
              </w:rPr>
            </w:pPr>
            <w:r>
              <w:rPr>
                <w:rFonts w:hint="eastAsia" w:ascii="Arial" w:hAnsi="Arial"/>
                <w:sz w:val="18"/>
                <w:szCs w:val="18"/>
                <w:lang w:val="en-US" w:eastAsia="zh-CN"/>
              </w:rPr>
              <w:t>页面提示：对不起，语言包加载失败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ascii="Arial" w:hAnsi="Arial"/>
                <w:sz w:val="18"/>
                <w:szCs w:val="18"/>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ascii="Arial" w:hAnsi="Arial"/>
                <w:sz w:val="18"/>
                <w:szCs w:val="18"/>
              </w:rPr>
            </w:pPr>
            <w:r>
              <w:rPr>
                <w:rFonts w:hint="eastAsia" w:ascii="Arial" w:hAnsi="Arial"/>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ascii="Arial" w:hAnsi="Arial"/>
                <w:sz w:val="18"/>
                <w:szCs w:val="18"/>
              </w:rPr>
            </w:pPr>
            <w:r>
              <w:rPr>
                <w:rFonts w:hint="eastAsia" w:ascii="Arial" w:hAnsi="Arial"/>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ascii="Arial" w:hAnsi="Arial"/>
                <w:sz w:val="18"/>
                <w:szCs w:val="18"/>
              </w:rPr>
            </w:pPr>
            <w:r>
              <w:rPr>
                <w:rFonts w:hint="eastAsia" w:ascii="Arial" w:hAnsi="Arial"/>
                <w:sz w:val="18"/>
                <w:szCs w:val="18"/>
              </w:rPr>
              <w:t>无</w:t>
            </w:r>
          </w:p>
        </w:tc>
      </w:tr>
    </w:tbl>
    <w:p>
      <w:pPr>
        <w:pStyle w:val="5"/>
      </w:pPr>
      <w:bookmarkStart w:id="71" w:name="_Toc27826"/>
      <w:r>
        <w:rPr>
          <w:rFonts w:hint="eastAsia"/>
          <w:lang w:eastAsia="zh-CN"/>
        </w:rPr>
        <w:t>登录</w:t>
      </w:r>
      <w:bookmarkEnd w:id="71"/>
    </w:p>
    <w:p>
      <w:pPr>
        <w:pStyle w:val="19"/>
      </w:pPr>
      <w:bookmarkStart w:id="72" w:name="_Toc10119"/>
      <w:r>
        <w:rPr>
          <w:rFonts w:hint="eastAsia"/>
        </w:rPr>
        <w:t>原型界面</w:t>
      </w:r>
      <w:bookmarkEnd w:id="72"/>
    </w:p>
    <w:p>
      <w:pPr>
        <w:rPr>
          <w:rFonts w:hint="eastAsia" w:eastAsia="宋体"/>
          <w:lang w:eastAsia="zh-CN"/>
        </w:rPr>
      </w:pPr>
      <w:r>
        <w:drawing>
          <wp:inline distT="0" distB="0" distL="114300" distR="114300">
            <wp:extent cx="5269230" cy="2492375"/>
            <wp:effectExtent l="0" t="0" r="7620" b="317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2"/>
                    <a:stretch>
                      <a:fillRect/>
                    </a:stretch>
                  </pic:blipFill>
                  <pic:spPr>
                    <a:xfrm>
                      <a:off x="0" y="0"/>
                      <a:ext cx="5269230" cy="2492375"/>
                    </a:xfrm>
                    <a:prstGeom prst="rect">
                      <a:avLst/>
                    </a:prstGeom>
                    <a:noFill/>
                    <a:ln w="9525">
                      <a:noFill/>
                    </a:ln>
                  </pic:spPr>
                </pic:pic>
              </a:graphicData>
            </a:graphic>
          </wp:inline>
        </w:drawing>
      </w:r>
    </w:p>
    <w:p>
      <w:pPr>
        <w:keepNext/>
      </w:pPr>
    </w:p>
    <w:p>
      <w:pPr>
        <w:pStyle w:val="19"/>
        <w:rPr>
          <w:rFonts w:hint="eastAsia"/>
        </w:rPr>
      </w:pPr>
      <w:bookmarkStart w:id="73" w:name="_Toc12298"/>
      <w:r>
        <w:rPr>
          <w:rFonts w:hint="eastAsia"/>
        </w:rPr>
        <w:t>界面说明</w:t>
      </w:r>
      <w:bookmarkEnd w:id="73"/>
    </w:p>
    <w:p>
      <w:pPr>
        <w:rPr>
          <w:rFonts w:hint="eastAsia"/>
          <w:lang w:eastAsia="zh-CN"/>
        </w:rPr>
      </w:pPr>
      <w:r>
        <w:rPr>
          <w:rFonts w:hint="eastAsia"/>
          <w:lang w:eastAsia="zh-CN"/>
        </w:rPr>
        <w:t>账号支持可输入、可选择</w:t>
      </w:r>
    </w:p>
    <w:p>
      <w:pPr>
        <w:pStyle w:val="19"/>
        <w:rPr>
          <w:rFonts w:hint="eastAsia"/>
          <w:lang w:eastAsia="zh-CN"/>
        </w:rPr>
      </w:pPr>
      <w:bookmarkStart w:id="74" w:name="_Toc21491"/>
      <w:r>
        <w:rPr>
          <w:rFonts w:hint="eastAsia"/>
          <w:lang w:eastAsia="zh-CN"/>
        </w:rPr>
        <w:t>输入内容</w:t>
      </w:r>
      <w:bookmarkEnd w:id="74"/>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val="en-US" w:eastAsia="zh-CN"/>
              </w:rPr>
            </w:pPr>
            <w:r>
              <w:rPr>
                <w:rFonts w:hint="eastAsia" w:ascii="Arial" w:hAnsi="Arial"/>
                <w:szCs w:val="18"/>
                <w:lang w:val="en-US" w:eastAsia="zh-CN"/>
              </w:rPr>
              <w:t>输入框+选择框</w:t>
            </w:r>
          </w:p>
        </w:tc>
        <w:tc>
          <w:tcPr>
            <w:tcW w:w="121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账号</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szCs w:val="18"/>
                <w:lang w:val="en-US" w:eastAsia="zh-CN"/>
              </w:rPr>
            </w:pPr>
            <w:r>
              <w:rPr>
                <w:rFonts w:hint="eastAsia" w:ascii="Arial" w:hAnsi="Arial"/>
                <w:szCs w:val="18"/>
                <w:lang w:eastAsia="zh-CN"/>
              </w:rPr>
              <w:t>最短</w:t>
            </w:r>
            <w:r>
              <w:rPr>
                <w:rFonts w:hint="eastAsia" w:ascii="Arial" w:hAnsi="Arial"/>
                <w:szCs w:val="18"/>
                <w:lang w:val="en-US" w:eastAsia="zh-CN"/>
              </w:rPr>
              <w:t>5个字符，最长10个字符，只能为英文字母、数字、下划线，不能以下划线开头或结尾</w:t>
            </w:r>
          </w:p>
          <w:p>
            <w:pPr>
              <w:jc w:val="left"/>
              <w:rPr>
                <w:rFonts w:hint="eastAsia" w:ascii="Arial" w:hAnsi="Arial"/>
                <w:szCs w:val="18"/>
                <w:lang w:val="en-US" w:eastAsia="zh-CN"/>
              </w:rPr>
            </w:pPr>
            <w:r>
              <w:rPr>
                <w:rFonts w:hint="eastAsia" w:ascii="Arial" w:hAnsi="Arial"/>
                <w:szCs w:val="18"/>
                <w:lang w:val="en-US" w:eastAsia="zh-CN"/>
              </w:rPr>
              <w:t>已成功登录过的账号将记录在下拉框中，下拉框账号顺序按照输入时间从上到下逆序排列；</w:t>
            </w:r>
          </w:p>
          <w:p>
            <w:pPr>
              <w:jc w:val="left"/>
              <w:rPr>
                <w:rFonts w:hint="eastAsia" w:ascii="Arial" w:hAnsi="Arial"/>
                <w:szCs w:val="18"/>
                <w:lang w:val="en-US" w:eastAsia="zh-CN"/>
              </w:rPr>
            </w:pPr>
            <w:r>
              <w:rPr>
                <w:rFonts w:hint="eastAsia" w:ascii="Arial" w:hAnsi="Arial"/>
                <w:szCs w:val="18"/>
                <w:lang w:val="en-US" w:eastAsia="zh-CN"/>
              </w:rPr>
              <w:t>输入框显示账号为最近成功登录账号；</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密码</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r>
              <w:rPr>
                <w:rFonts w:hint="eastAsia" w:ascii="Arial" w:hAnsi="Arial"/>
                <w:szCs w:val="18"/>
                <w:lang w:eastAsia="zh-CN"/>
              </w:rPr>
              <w:t>最短</w:t>
            </w:r>
            <w:r>
              <w:rPr>
                <w:rFonts w:hint="eastAsia" w:ascii="Arial" w:hAnsi="Arial"/>
                <w:szCs w:val="18"/>
                <w:lang w:val="en-US" w:eastAsia="zh-CN"/>
              </w:rPr>
              <w:t>6个字符，最长16个字符，可以有特殊字符（!"#$%&amp;'()*+,-./:;&lt;=&gt;?@[\]^_`{|}~），但不能含有空格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复选框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记住密码</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75" w:name="_Toc13970"/>
      <w:r>
        <w:rPr>
          <w:rFonts w:hint="eastAsia"/>
          <w:lang w:eastAsia="zh-CN"/>
        </w:rPr>
        <w:t>输出内容</w:t>
      </w:r>
      <w:bookmarkEnd w:id="75"/>
    </w:p>
    <w:p/>
    <w:p>
      <w:pPr>
        <w:rPr>
          <w:rFonts w:hint="eastAsia"/>
          <w:lang w:eastAsia="zh-CN"/>
        </w:rPr>
      </w:pPr>
      <w:r>
        <w:rPr>
          <w:rFonts w:hint="eastAsia"/>
          <w:lang w:eastAsia="zh-CN"/>
        </w:rPr>
        <w:t>无</w:t>
      </w:r>
    </w:p>
    <w:p>
      <w:pPr>
        <w:pStyle w:val="19"/>
      </w:pPr>
      <w:bookmarkStart w:id="76" w:name="_Toc20373"/>
      <w:r>
        <w:rPr>
          <w:rFonts w:hint="eastAsia"/>
        </w:rPr>
        <w:t>用例</w:t>
      </w:r>
      <w:bookmarkEnd w:id="76"/>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系统对用户进行权限验证，验证通过后可进行系统进行相应操作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系统用户输入用户名密码进行系统登录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跳转到登录后页面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输入登录网址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eastAsia="宋体"/>
                <w:sz w:val="18"/>
                <w:szCs w:val="18"/>
                <w:lang w:val="en-US" w:eastAsia="zh-CN"/>
              </w:rPr>
            </w:pPr>
            <w:r>
              <w:rPr>
                <w:rFonts w:hint="eastAsia" w:ascii="Arial" w:hAnsi="Arial"/>
                <w:sz w:val="18"/>
                <w:szCs w:val="18"/>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切换语言</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记住密码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vMerge w:val="restart"/>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账户不存在</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5"/>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页面提示：账户不存在，请再次确认。</w:t>
            </w:r>
          </w:p>
          <w:p>
            <w:pPr>
              <w:pStyle w:val="21"/>
              <w:numPr>
                <w:ilvl w:val="0"/>
                <w:numId w:val="5"/>
              </w:numPr>
              <w:spacing w:line="400" w:lineRule="exact"/>
              <w:rPr>
                <w:rFonts w:hint="eastAsia" w:ascii="Arial" w:hAnsi="Arial"/>
                <w:sz w:val="18"/>
                <w:szCs w:val="18"/>
                <w:lang w:val="en-US" w:eastAsia="zh-CN"/>
              </w:rPr>
            </w:pPr>
            <w:r>
              <w:rPr>
                <w:rFonts w:hint="eastAsia" w:ascii="Arial" w:hAnsi="Arial"/>
                <w:sz w:val="18"/>
                <w:szCs w:val="18"/>
                <w:lang w:val="en-US" w:eastAsia="zh-CN"/>
              </w:rPr>
              <w:t>保留账户输入框内容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vMerge w:val="continue"/>
            <w:tcBorders>
              <w:left w:val="single" w:color="auto" w:sz="4" w:space="0"/>
            </w:tcBorders>
            <w:shd w:val="pct10" w:color="auto" w:fill="FFFFFF"/>
            <w:vAlign w:val="top"/>
          </w:tcPr>
          <w:p>
            <w:pPr>
              <w:pStyle w:val="21"/>
              <w:spacing w:line="400" w:lineRule="exact"/>
              <w:rPr>
                <w:rFonts w:ascii="黑体" w:hAnsi="黑体" w:eastAsia="黑体"/>
                <w:b/>
                <w:bCs/>
                <w:sz w:val="18"/>
                <w:szCs w:val="18"/>
              </w:rPr>
            </w:pP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密码不正确</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6"/>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页面提示：密码错误，请重新输入。</w:t>
            </w:r>
          </w:p>
          <w:p>
            <w:pPr>
              <w:pStyle w:val="21"/>
              <w:numPr>
                <w:ilvl w:val="0"/>
                <w:numId w:val="6"/>
              </w:numPr>
              <w:spacing w:line="400" w:lineRule="exact"/>
              <w:rPr>
                <w:rFonts w:hint="eastAsia" w:ascii="Arial" w:hAnsi="Arial"/>
                <w:sz w:val="18"/>
                <w:szCs w:val="18"/>
                <w:lang w:val="en-US" w:eastAsia="zh-CN"/>
              </w:rPr>
            </w:pPr>
            <w:r>
              <w:rPr>
                <w:rFonts w:hint="eastAsia" w:ascii="Arial" w:hAnsi="Arial"/>
                <w:sz w:val="18"/>
                <w:szCs w:val="18"/>
                <w:lang w:val="en-US" w:eastAsia="zh-CN"/>
              </w:rPr>
              <w:t>清空密码框（保留账户输入框内容）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用户名、密码验证正确后，跳转到登录后首页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7"/>
              </w:numPr>
              <w:spacing w:line="400" w:lineRule="exact"/>
              <w:rPr>
                <w:rFonts w:hint="eastAsia" w:ascii="Arial" w:hAnsi="Arial"/>
                <w:sz w:val="18"/>
                <w:szCs w:val="18"/>
                <w:lang w:eastAsia="zh-CN"/>
              </w:rPr>
            </w:pPr>
            <w:r>
              <w:rPr>
                <w:rFonts w:hint="eastAsia" w:ascii="Arial" w:hAnsi="Arial"/>
                <w:sz w:val="18"/>
                <w:szCs w:val="18"/>
                <w:lang w:eastAsia="zh-CN"/>
              </w:rPr>
              <w:t>系统默认内置超级用户（账户：</w:t>
            </w:r>
            <w:r>
              <w:rPr>
                <w:rFonts w:hint="eastAsia" w:ascii="Arial" w:hAnsi="Arial"/>
                <w:sz w:val="18"/>
                <w:szCs w:val="18"/>
                <w:lang w:val="en-US" w:eastAsia="zh-CN"/>
              </w:rPr>
              <w:t>admin，密码：0.01mpgs</w:t>
            </w:r>
            <w:r>
              <w:rPr>
                <w:rFonts w:hint="eastAsia" w:ascii="Arial" w:hAnsi="Arial"/>
                <w:sz w:val="18"/>
                <w:szCs w:val="18"/>
                <w:lang w:eastAsia="zh-CN"/>
              </w:rPr>
              <w:t>），不显示在列表中。</w:t>
            </w:r>
          </w:p>
          <w:p>
            <w:pPr>
              <w:pStyle w:val="21"/>
              <w:numPr>
                <w:ilvl w:val="0"/>
                <w:numId w:val="7"/>
              </w:numPr>
              <w:spacing w:line="400" w:lineRule="exact"/>
              <w:rPr>
                <w:rFonts w:hint="eastAsia" w:ascii="Arial" w:hAnsi="Arial"/>
                <w:sz w:val="18"/>
                <w:szCs w:val="18"/>
                <w:lang w:eastAsia="zh-CN"/>
              </w:rPr>
            </w:pPr>
            <w:r>
              <w:rPr>
                <w:rFonts w:hint="eastAsia" w:ascii="Arial" w:hAnsi="Arial"/>
                <w:sz w:val="18"/>
                <w:szCs w:val="18"/>
                <w:lang w:eastAsia="zh-CN"/>
              </w:rPr>
              <w:t>登录成功后，</w:t>
            </w:r>
            <w:r>
              <w:rPr>
                <w:rFonts w:hint="eastAsia" w:ascii="Arial" w:hAnsi="Arial"/>
                <w:sz w:val="18"/>
                <w:szCs w:val="18"/>
                <w:lang w:val="en-US" w:eastAsia="zh-CN"/>
              </w:rPr>
              <w:t>12小时不操作自动退出登录状态（处于异步刷新页面中的自动刷新也算操作，不列为退出）。</w:t>
            </w:r>
          </w:p>
          <w:p>
            <w:pPr>
              <w:pStyle w:val="21"/>
              <w:numPr>
                <w:ilvl w:val="0"/>
                <w:numId w:val="7"/>
              </w:numPr>
              <w:spacing w:line="400" w:lineRule="exact"/>
              <w:rPr>
                <w:rFonts w:hint="eastAsia" w:ascii="Arial" w:hAnsi="Arial"/>
                <w:sz w:val="18"/>
                <w:szCs w:val="18"/>
                <w:lang w:eastAsia="zh-CN"/>
              </w:rPr>
            </w:pPr>
            <w:r>
              <w:rPr>
                <w:rFonts w:hint="eastAsia" w:ascii="Arial" w:hAnsi="Arial"/>
                <w:sz w:val="18"/>
                <w:szCs w:val="18"/>
                <w:lang w:eastAsia="zh-CN"/>
              </w:rPr>
              <w:t>记住密码后，打开页面后自动用记住的密码尝试登录，如果验证通过直接跳转首页。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pStyle w:val="5"/>
      </w:pPr>
      <w:bookmarkStart w:id="77" w:name="_Toc32279"/>
      <w:r>
        <w:rPr>
          <w:rFonts w:hint="eastAsia"/>
          <w:lang w:eastAsia="zh-CN"/>
        </w:rPr>
        <w:t>登录页面其它需求</w:t>
      </w:r>
      <w:bookmarkEnd w:id="77"/>
    </w:p>
    <w:p>
      <w:pPr>
        <w:pStyle w:val="19"/>
      </w:pPr>
      <w:bookmarkStart w:id="78" w:name="_Toc4445"/>
      <w:r>
        <w:rPr>
          <w:rFonts w:hint="eastAsia"/>
        </w:rPr>
        <w:t>原型界面</w:t>
      </w:r>
      <w:bookmarkEnd w:id="78"/>
    </w:p>
    <w:p>
      <w:pPr>
        <w:rPr>
          <w:rFonts w:hint="eastAsia" w:eastAsia="宋体"/>
          <w:lang w:eastAsia="zh-CN"/>
        </w:rPr>
      </w:pPr>
      <w:r>
        <w:drawing>
          <wp:inline distT="0" distB="0" distL="114300" distR="114300">
            <wp:extent cx="5269230" cy="2492375"/>
            <wp:effectExtent l="0" t="0" r="7620" b="31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2"/>
                    <a:stretch>
                      <a:fillRect/>
                    </a:stretch>
                  </pic:blipFill>
                  <pic:spPr>
                    <a:xfrm>
                      <a:off x="0" y="0"/>
                      <a:ext cx="5269230" cy="2492375"/>
                    </a:xfrm>
                    <a:prstGeom prst="rect">
                      <a:avLst/>
                    </a:prstGeom>
                    <a:noFill/>
                    <a:ln w="9525">
                      <a:noFill/>
                    </a:ln>
                  </pic:spPr>
                </pic:pic>
              </a:graphicData>
            </a:graphic>
          </wp:inline>
        </w:drawing>
      </w:r>
    </w:p>
    <w:p>
      <w:pPr>
        <w:keepNext/>
      </w:pPr>
    </w:p>
    <w:p>
      <w:pPr>
        <w:pStyle w:val="19"/>
        <w:rPr>
          <w:rFonts w:hint="eastAsia"/>
        </w:rPr>
      </w:pPr>
      <w:bookmarkStart w:id="79" w:name="_Toc6361"/>
      <w:r>
        <w:rPr>
          <w:rFonts w:hint="eastAsia"/>
        </w:rPr>
        <w:t>界面说明</w:t>
      </w:r>
      <w:bookmarkEnd w:id="79"/>
    </w:p>
    <w:p>
      <w:pPr>
        <w:rPr>
          <w:rFonts w:hint="eastAsia"/>
          <w:lang w:eastAsia="zh-CN"/>
        </w:rPr>
      </w:pPr>
      <w:r>
        <w:rPr>
          <w:rFonts w:hint="eastAsia"/>
          <w:lang w:eastAsia="zh-CN"/>
        </w:rPr>
        <w:t>在系统标题下方写有系统版本号</w:t>
      </w:r>
    </w:p>
    <w:p>
      <w:pPr>
        <w:pStyle w:val="19"/>
        <w:rPr>
          <w:rFonts w:hint="eastAsia"/>
          <w:lang w:eastAsia="zh-CN"/>
        </w:rPr>
      </w:pPr>
      <w:bookmarkStart w:id="80" w:name="_Toc9581"/>
      <w:r>
        <w:rPr>
          <w:rFonts w:hint="eastAsia"/>
          <w:lang w:eastAsia="zh-CN"/>
        </w:rPr>
        <w:t>输入内容</w:t>
      </w:r>
      <w:bookmarkEnd w:id="80"/>
    </w:p>
    <w:p>
      <w:pPr>
        <w:rPr>
          <w:rFonts w:hint="eastAsia"/>
          <w:lang w:eastAsia="zh-CN"/>
        </w:rPr>
      </w:pPr>
      <w:r>
        <w:rPr>
          <w:rFonts w:hint="eastAsia"/>
          <w:lang w:eastAsia="zh-CN"/>
        </w:rPr>
        <w:t>无</w:t>
      </w:r>
    </w:p>
    <w:p>
      <w:pPr>
        <w:pStyle w:val="19"/>
        <w:rPr>
          <w:rFonts w:hint="eastAsia"/>
          <w:lang w:eastAsia="zh-CN"/>
        </w:rPr>
      </w:pPr>
      <w:bookmarkStart w:id="81" w:name="_Toc8645"/>
      <w:r>
        <w:rPr>
          <w:rFonts w:hint="eastAsia"/>
          <w:lang w:eastAsia="zh-CN"/>
        </w:rPr>
        <w:t>输出内容</w:t>
      </w:r>
      <w:bookmarkEnd w:id="81"/>
    </w:p>
    <w:p/>
    <w:p>
      <w:pPr>
        <w:rPr>
          <w:rFonts w:hint="eastAsia"/>
          <w:lang w:eastAsia="zh-CN"/>
        </w:rPr>
      </w:pPr>
      <w:r>
        <w:rPr>
          <w:rFonts w:hint="eastAsia"/>
          <w:lang w:eastAsia="zh-CN"/>
        </w:rPr>
        <w:t>无</w:t>
      </w:r>
    </w:p>
    <w:p>
      <w:pPr>
        <w:pStyle w:val="19"/>
      </w:pPr>
      <w:bookmarkStart w:id="82" w:name="_Toc25840"/>
      <w:r>
        <w:rPr>
          <w:rFonts w:hint="eastAsia"/>
        </w:rPr>
        <w:t>用例</w:t>
      </w:r>
      <w:bookmarkEnd w:id="82"/>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登录页面其它需求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在登录页面需要展示的一些其它内容，此项单独列为页面的其它需求项，作为主事件流中事件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输入登录网址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eastAsia="宋体"/>
                <w:sz w:val="18"/>
                <w:szCs w:val="18"/>
                <w:lang w:val="en-US" w:eastAsia="zh-CN"/>
              </w:rPr>
            </w:pPr>
            <w:r>
              <w:rPr>
                <w:rFonts w:hint="eastAsia" w:ascii="Arial" w:hAnsi="Arial"/>
                <w:sz w:val="18"/>
                <w:szCs w:val="18"/>
                <w:lang w:val="en-US" w:eastAsia="zh-CN"/>
              </w:rPr>
              <w:t>获取版本号并展示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切换语言</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登录</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记住密码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获取系统版本号</w:t>
            </w:r>
            <w:r>
              <w:rPr>
                <w:rFonts w:hint="eastAsia" w:ascii="Arial" w:hAnsi="Arial"/>
                <w:sz w:val="18"/>
                <w:szCs w:val="18"/>
                <w:lang w:val="en-US" w:eastAsia="zh-CN"/>
              </w:rPr>
              <w:t>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pStyle w:val="5"/>
      </w:pPr>
      <w:bookmarkStart w:id="83" w:name="_Toc22412"/>
      <w:r>
        <w:rPr>
          <w:rFonts w:hint="eastAsia"/>
          <w:lang w:eastAsia="zh-CN"/>
        </w:rPr>
        <w:t>首页</w:t>
      </w:r>
      <w:r>
        <w:rPr>
          <w:rFonts w:hint="eastAsia"/>
          <w:lang w:val="en-US" w:eastAsia="zh-CN"/>
        </w:rPr>
        <w:t>-修改个人信息</w:t>
      </w:r>
      <w:bookmarkEnd w:id="83"/>
    </w:p>
    <w:p>
      <w:pPr>
        <w:pStyle w:val="19"/>
      </w:pPr>
      <w:bookmarkStart w:id="84" w:name="_Toc23892"/>
      <w:r>
        <w:rPr>
          <w:rFonts w:hint="eastAsia"/>
        </w:rPr>
        <w:t>原型界面</w:t>
      </w:r>
      <w:bookmarkEnd w:id="84"/>
    </w:p>
    <w:p>
      <w:pPr>
        <w:rPr>
          <w:rFonts w:hint="eastAsia" w:eastAsia="宋体"/>
          <w:lang w:eastAsia="zh-CN"/>
        </w:rPr>
      </w:pPr>
      <w:r>
        <w:drawing>
          <wp:inline distT="0" distB="0" distL="114300" distR="114300">
            <wp:extent cx="5266055" cy="3176270"/>
            <wp:effectExtent l="0" t="0" r="10795" b="5080"/>
            <wp:docPr id="10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0"/>
                    <pic:cNvPicPr>
                      <a:picLocks noChangeAspect="1"/>
                    </pic:cNvPicPr>
                  </pic:nvPicPr>
                  <pic:blipFill>
                    <a:blip r:embed="rId13"/>
                    <a:stretch>
                      <a:fillRect/>
                    </a:stretch>
                  </pic:blipFill>
                  <pic:spPr>
                    <a:xfrm>
                      <a:off x="0" y="0"/>
                      <a:ext cx="5266055" cy="3176270"/>
                    </a:xfrm>
                    <a:prstGeom prst="rect">
                      <a:avLst/>
                    </a:prstGeom>
                    <a:noFill/>
                    <a:ln w="9525">
                      <a:noFill/>
                    </a:ln>
                  </pic:spPr>
                </pic:pic>
              </a:graphicData>
            </a:graphic>
          </wp:inline>
        </w:drawing>
      </w:r>
    </w:p>
    <w:p>
      <w:pPr>
        <w:keepNext/>
      </w:pPr>
    </w:p>
    <w:p>
      <w:pPr>
        <w:pStyle w:val="19"/>
        <w:rPr>
          <w:rFonts w:hint="eastAsia"/>
        </w:rPr>
      </w:pPr>
      <w:bookmarkStart w:id="85" w:name="_Toc15702"/>
      <w:r>
        <w:rPr>
          <w:rFonts w:hint="eastAsia"/>
        </w:rPr>
        <w:t>界面说明</w:t>
      </w:r>
      <w:bookmarkEnd w:id="85"/>
    </w:p>
    <w:p>
      <w:pPr>
        <w:rPr>
          <w:rFonts w:hint="eastAsia"/>
          <w:lang w:eastAsia="zh-CN"/>
        </w:rPr>
      </w:pPr>
      <w:r>
        <w:rPr>
          <w:rFonts w:hint="eastAsia"/>
          <w:lang w:eastAsia="zh-CN"/>
        </w:rPr>
        <w:t>标准的右上角弹出个人信息修改框</w:t>
      </w:r>
    </w:p>
    <w:p>
      <w:pPr>
        <w:pStyle w:val="19"/>
        <w:rPr>
          <w:rFonts w:hint="eastAsia"/>
          <w:lang w:eastAsia="zh-CN"/>
        </w:rPr>
      </w:pPr>
      <w:bookmarkStart w:id="86" w:name="_Toc27315"/>
      <w:r>
        <w:rPr>
          <w:rFonts w:hint="eastAsia"/>
          <w:lang w:eastAsia="zh-CN"/>
        </w:rPr>
        <w:t>输入内容</w:t>
      </w:r>
      <w:bookmarkEnd w:id="86"/>
    </w:p>
    <w:p>
      <w:pPr>
        <w:rPr>
          <w:rFonts w:hint="eastAsia"/>
          <w:lang w:eastAsia="zh-CN"/>
        </w:rPr>
      </w:pPr>
      <w:r>
        <w:rPr>
          <w:rFonts w:hint="eastAsia"/>
          <w:lang w:eastAsia="zh-CN"/>
        </w:rPr>
        <w:t>修改个人信息</w:t>
      </w:r>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文本</w:t>
            </w:r>
          </w:p>
        </w:tc>
        <w:tc>
          <w:tcPr>
            <w:tcW w:w="121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账号</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r>
              <w:rPr>
                <w:rFonts w:hint="eastAsia" w:ascii="Arial" w:hAnsi="Arial"/>
                <w:szCs w:val="18"/>
                <w:lang w:eastAsia="zh-CN"/>
              </w:rPr>
              <w:t>不可编辑</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昵称</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r>
              <w:rPr>
                <w:rFonts w:hint="eastAsia" w:ascii="Arial" w:hAnsi="Arial"/>
                <w:szCs w:val="18"/>
                <w:lang w:eastAsia="zh-CN"/>
              </w:rPr>
              <w:t>最短</w:t>
            </w:r>
            <w:r>
              <w:rPr>
                <w:rFonts w:hint="eastAsia" w:ascii="Arial" w:hAnsi="Arial"/>
                <w:szCs w:val="18"/>
                <w:lang w:val="en-US" w:eastAsia="zh-CN"/>
              </w:rPr>
              <w:t>1个字符，最长20个字符，可包含特殊字符（!"#$%&amp;'()*+,-./:;&lt;=&gt;?@[\]^_`{|}~），但不能含有空格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手机号码</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r>
              <w:rPr>
                <w:rFonts w:hint="eastAsia" w:ascii="Arial" w:hAnsi="Arial"/>
                <w:szCs w:val="18"/>
                <w:lang w:eastAsia="zh-CN"/>
              </w:rPr>
              <w:t>需为</w:t>
            </w:r>
            <w:r>
              <w:rPr>
                <w:rFonts w:hint="eastAsia" w:ascii="Arial" w:hAnsi="Arial"/>
                <w:szCs w:val="18"/>
                <w:lang w:val="en-US" w:eastAsia="zh-CN"/>
              </w:rPr>
              <w:t>11位数字，且为中国大陆允许号段内</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电子邮箱</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r>
              <w:rPr>
                <w:rFonts w:hint="eastAsia" w:ascii="Arial" w:hAnsi="Arial"/>
                <w:szCs w:val="18"/>
                <w:lang w:eastAsia="zh-CN"/>
              </w:rPr>
              <w:t>格式需满足正确的邮箱格式，</w:t>
            </w:r>
            <w:r>
              <w:rPr>
                <w:rFonts w:hint="eastAsia" w:ascii="Arial" w:hAnsi="Arial"/>
                <w:szCs w:val="18"/>
                <w:lang w:val="en-US" w:eastAsia="zh-CN"/>
              </w:rPr>
              <w:t>somebody@domain.name,其中doumain.name为域名的标识符，somebody为邮箱地址，不可包含特殊字符及空格，name需为2位英文字母。</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地址</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r>
              <w:rPr>
                <w:rFonts w:hint="eastAsia" w:ascii="Arial" w:hAnsi="Arial"/>
                <w:szCs w:val="18"/>
                <w:lang w:val="en-US" w:eastAsia="zh-CN"/>
              </w:rPr>
              <w:t>2-150个字符，不可包含特殊字符及空格。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描述</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r>
              <w:rPr>
                <w:rFonts w:hint="eastAsia" w:ascii="Arial" w:hAnsi="Arial"/>
                <w:szCs w:val="18"/>
                <w:lang w:val="en-US" w:eastAsia="zh-CN"/>
              </w:rPr>
              <w:t>不超过100个字符，不可包含特殊字符及空格。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登录密码</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r>
              <w:rPr>
                <w:rFonts w:hint="eastAsia" w:ascii="Arial" w:hAnsi="Arial"/>
                <w:szCs w:val="18"/>
                <w:lang w:eastAsia="zh-CN"/>
              </w:rPr>
              <w:t>最短</w:t>
            </w:r>
            <w:r>
              <w:rPr>
                <w:rFonts w:hint="eastAsia" w:ascii="Arial" w:hAnsi="Arial"/>
                <w:szCs w:val="18"/>
                <w:lang w:val="en-US" w:eastAsia="zh-CN"/>
              </w:rPr>
              <w:t>6个字符，最长16个字符，可以有特殊字符（!"#$%&amp;'()*+,-./:;&lt;=&gt;?@[\]^_`{|}~），但不能含有空格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r>
        <w:rPr>
          <w:rFonts w:hint="eastAsia"/>
          <w:lang w:eastAsia="zh-CN"/>
        </w:rPr>
        <w:t>修改密码</w:t>
      </w:r>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原密码</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r>
              <w:rPr>
                <w:rFonts w:hint="eastAsia" w:ascii="Arial" w:hAnsi="Arial"/>
                <w:szCs w:val="18"/>
                <w:lang w:eastAsia="zh-CN"/>
              </w:rPr>
              <w:t>最短</w:t>
            </w:r>
            <w:r>
              <w:rPr>
                <w:rFonts w:hint="eastAsia" w:ascii="Arial" w:hAnsi="Arial"/>
                <w:szCs w:val="18"/>
                <w:lang w:val="en-US" w:eastAsia="zh-CN"/>
              </w:rPr>
              <w:t>6个字符，最长16个字符，可以有特殊字符（!"#$%&amp;'()*+,-./:;&lt;=&gt;?@[\]^_`{|}~），但不能含有空格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新密码</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eastAsia="zh-CN"/>
              </w:rPr>
              <w:t>最短</w:t>
            </w:r>
            <w:r>
              <w:rPr>
                <w:rFonts w:hint="eastAsia" w:ascii="Arial" w:hAnsi="Arial"/>
                <w:szCs w:val="18"/>
                <w:lang w:val="en-US" w:eastAsia="zh-CN"/>
              </w:rPr>
              <w:t>6个字符，最长16个字符，可以有特殊字符（!"#$%&amp;'()*+,-./:;&lt;=&gt;?@[\]^_`{|}~），但不能含有空格；</w:t>
            </w:r>
          </w:p>
          <w:p>
            <w:pPr>
              <w:jc w:val="left"/>
              <w:rPr>
                <w:rFonts w:hint="eastAsia" w:ascii="Arial" w:hAnsi="Arial"/>
                <w:szCs w:val="18"/>
                <w:lang w:val="en-US" w:eastAsia="zh-CN"/>
              </w:rPr>
            </w:pPr>
            <w:r>
              <w:rPr>
                <w:rFonts w:hint="eastAsia" w:ascii="Arial" w:hAnsi="Arial"/>
                <w:szCs w:val="18"/>
                <w:lang w:val="en-US" w:eastAsia="zh-CN"/>
              </w:rPr>
              <w:t>原密码可与新密码相同</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确认新密码</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eastAsia="zh-CN"/>
              </w:rPr>
              <w:t>最短</w:t>
            </w:r>
            <w:r>
              <w:rPr>
                <w:rFonts w:hint="eastAsia" w:ascii="Arial" w:hAnsi="Arial"/>
                <w:szCs w:val="18"/>
                <w:lang w:val="en-US" w:eastAsia="zh-CN"/>
              </w:rPr>
              <w:t>6个字符，最长16个字符，可以有特殊字符（!"#$%&amp;'()*+,-./:;&lt;=&gt;?@[\]^_`{|}~），但不能含有空格；</w:t>
            </w:r>
          </w:p>
          <w:p>
            <w:pPr>
              <w:jc w:val="left"/>
              <w:rPr>
                <w:rFonts w:hint="eastAsia" w:ascii="Arial" w:hAnsi="Arial"/>
                <w:szCs w:val="18"/>
                <w:lang w:val="en-US" w:eastAsia="zh-CN"/>
              </w:rPr>
            </w:pPr>
            <w:r>
              <w:rPr>
                <w:rFonts w:hint="eastAsia" w:ascii="Arial" w:hAnsi="Arial"/>
                <w:szCs w:val="18"/>
                <w:lang w:val="en-US" w:eastAsia="zh-CN"/>
              </w:rPr>
              <w:t>若确认新密码与新密码不同，则提示用户两次新密码填入不一致。</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87" w:name="_Toc22048"/>
      <w:r>
        <w:rPr>
          <w:rFonts w:hint="eastAsia"/>
          <w:lang w:eastAsia="zh-CN"/>
        </w:rPr>
        <w:t>输出内容</w:t>
      </w:r>
      <w:bookmarkEnd w:id="87"/>
    </w:p>
    <w:p/>
    <w:p>
      <w:pPr>
        <w:rPr>
          <w:rFonts w:hint="eastAsia"/>
          <w:lang w:eastAsia="zh-CN"/>
        </w:rPr>
      </w:pPr>
      <w:r>
        <w:rPr>
          <w:rFonts w:hint="eastAsia"/>
          <w:lang w:eastAsia="zh-CN"/>
        </w:rPr>
        <w:t>无</w:t>
      </w:r>
    </w:p>
    <w:p>
      <w:pPr>
        <w:pStyle w:val="19"/>
      </w:pPr>
      <w:bookmarkStart w:id="88" w:name="_Toc26166"/>
      <w:r>
        <w:rPr>
          <w:rFonts w:hint="eastAsia"/>
        </w:rPr>
        <w:t>用例</w:t>
      </w:r>
      <w:bookmarkEnd w:id="88"/>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登录用户对个人信息的修改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已登录用户对可修改的任一个人信息的修改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点击个人信息编辑框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修改基础信息-保存</w:t>
            </w:r>
          </w:p>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修改基础信息-取消</w:t>
            </w:r>
          </w:p>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修改密码-保存</w:t>
            </w:r>
          </w:p>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修改密码-取消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昵称重复</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页面提示：昵称重复，请重新输入！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手机号码重复</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页面提示：手机号码重复，请重新输入！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电子邮箱重复</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页面提示：电子邮箱重复，请重新输入！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修改密码时，确认密码不一致</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页面提示：新密码需与确认新密码填入一致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val="en-US" w:eastAsia="zh-CN"/>
              </w:rPr>
              <w:t>1、</w:t>
            </w:r>
            <w:r>
              <w:rPr>
                <w:rFonts w:hint="eastAsia" w:ascii="Arial" w:hAnsi="Arial"/>
                <w:sz w:val="18"/>
                <w:szCs w:val="18"/>
                <w:lang w:eastAsia="zh-CN"/>
              </w:rPr>
              <w:t>昵称、手机号码、电子邮箱不能重复</w:t>
            </w:r>
          </w:p>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2、账户名称不能更改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8"/>
              </w:numPr>
              <w:spacing w:line="400" w:lineRule="exact"/>
              <w:rPr>
                <w:rFonts w:hint="eastAsia" w:ascii="Arial" w:hAnsi="Arial"/>
                <w:sz w:val="18"/>
                <w:szCs w:val="18"/>
                <w:lang w:val="en-US" w:eastAsia="zh-CN"/>
              </w:rPr>
            </w:pPr>
            <w:r>
              <w:rPr>
                <w:rFonts w:hint="eastAsia" w:ascii="Arial" w:hAnsi="Arial"/>
                <w:sz w:val="18"/>
                <w:szCs w:val="18"/>
                <w:lang w:val="en-US" w:eastAsia="zh-CN"/>
              </w:rPr>
              <w:t>打开时，默认填写原有内容，不包括原密码</w:t>
            </w:r>
          </w:p>
          <w:p>
            <w:pPr>
              <w:pStyle w:val="21"/>
              <w:numPr>
                <w:ilvl w:val="0"/>
                <w:numId w:val="8"/>
              </w:numPr>
              <w:spacing w:line="400" w:lineRule="exact"/>
              <w:rPr>
                <w:rFonts w:hint="eastAsia" w:ascii="Arial" w:hAnsi="Arial"/>
                <w:sz w:val="18"/>
                <w:szCs w:val="18"/>
                <w:lang w:val="en-US" w:eastAsia="zh-CN"/>
              </w:rPr>
            </w:pPr>
            <w:r>
              <w:rPr>
                <w:rFonts w:hint="eastAsia" w:ascii="Arial" w:hAnsi="Arial"/>
                <w:sz w:val="18"/>
                <w:szCs w:val="18"/>
                <w:lang w:val="en-US" w:eastAsia="zh-CN"/>
              </w:rPr>
              <w:t>修改基础信息或者密码时，必须输入原有密码进行验证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
    <w:p>
      <w:pPr>
        <w:pStyle w:val="5"/>
      </w:pPr>
      <w:bookmarkStart w:id="89" w:name="_Toc30735"/>
      <w:r>
        <w:rPr>
          <w:rFonts w:hint="eastAsia"/>
          <w:lang w:eastAsia="zh-CN"/>
        </w:rPr>
        <w:t>首页</w:t>
      </w:r>
      <w:r>
        <w:rPr>
          <w:rFonts w:hint="eastAsia"/>
          <w:lang w:val="en-US" w:eastAsia="zh-CN"/>
        </w:rPr>
        <w:t>-退出登录</w:t>
      </w:r>
      <w:bookmarkEnd w:id="89"/>
    </w:p>
    <w:p>
      <w:pPr>
        <w:pStyle w:val="19"/>
      </w:pPr>
      <w:bookmarkStart w:id="90" w:name="_Toc4260"/>
      <w:r>
        <w:rPr>
          <w:rFonts w:hint="eastAsia"/>
        </w:rPr>
        <w:t>原型界面</w:t>
      </w:r>
      <w:bookmarkEnd w:id="90"/>
    </w:p>
    <w:p>
      <w:pPr>
        <w:rPr>
          <w:rFonts w:hint="eastAsia" w:eastAsia="宋体"/>
          <w:lang w:eastAsia="zh-CN"/>
        </w:rPr>
      </w:pPr>
      <w:r>
        <w:drawing>
          <wp:inline distT="0" distB="0" distL="114300" distR="114300">
            <wp:extent cx="5266055" cy="3176270"/>
            <wp:effectExtent l="0" t="0" r="10795" b="5080"/>
            <wp:docPr id="104"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0"/>
                    <pic:cNvPicPr>
                      <a:picLocks noChangeAspect="1"/>
                    </pic:cNvPicPr>
                  </pic:nvPicPr>
                  <pic:blipFill>
                    <a:blip r:embed="rId13"/>
                    <a:stretch>
                      <a:fillRect/>
                    </a:stretch>
                  </pic:blipFill>
                  <pic:spPr>
                    <a:xfrm>
                      <a:off x="0" y="0"/>
                      <a:ext cx="5266055" cy="3176270"/>
                    </a:xfrm>
                    <a:prstGeom prst="rect">
                      <a:avLst/>
                    </a:prstGeom>
                    <a:noFill/>
                    <a:ln w="9525">
                      <a:noFill/>
                    </a:ln>
                  </pic:spPr>
                </pic:pic>
              </a:graphicData>
            </a:graphic>
          </wp:inline>
        </w:drawing>
      </w:r>
    </w:p>
    <w:p>
      <w:pPr>
        <w:keepNext/>
      </w:pPr>
    </w:p>
    <w:p>
      <w:pPr>
        <w:pStyle w:val="19"/>
        <w:rPr>
          <w:rFonts w:hint="eastAsia"/>
        </w:rPr>
      </w:pPr>
      <w:bookmarkStart w:id="91" w:name="_Toc24371"/>
      <w:r>
        <w:rPr>
          <w:rFonts w:hint="eastAsia"/>
        </w:rPr>
        <w:t>界面说明</w:t>
      </w:r>
      <w:bookmarkEnd w:id="91"/>
    </w:p>
    <w:p>
      <w:pPr>
        <w:rPr>
          <w:rFonts w:hint="eastAsia"/>
          <w:lang w:eastAsia="zh-CN"/>
        </w:rPr>
      </w:pPr>
      <w:r>
        <w:rPr>
          <w:rFonts w:hint="eastAsia"/>
          <w:lang w:eastAsia="zh-CN"/>
        </w:rPr>
        <w:t>标准的右上角退出按钮</w:t>
      </w:r>
    </w:p>
    <w:p>
      <w:pPr>
        <w:pStyle w:val="19"/>
        <w:rPr>
          <w:rFonts w:hint="eastAsia"/>
          <w:lang w:eastAsia="zh-CN"/>
        </w:rPr>
      </w:pPr>
      <w:bookmarkStart w:id="92" w:name="_Toc25231"/>
      <w:r>
        <w:rPr>
          <w:rFonts w:hint="eastAsia"/>
          <w:lang w:eastAsia="zh-CN"/>
        </w:rPr>
        <w:t>输入内容</w:t>
      </w:r>
      <w:bookmarkEnd w:id="92"/>
    </w:p>
    <w:p>
      <w:pPr>
        <w:rPr>
          <w:rFonts w:hint="eastAsia"/>
          <w:lang w:eastAsia="zh-CN"/>
        </w:rPr>
      </w:pPr>
      <w:r>
        <w:rPr>
          <w:rFonts w:hint="eastAsia"/>
          <w:lang w:eastAsia="zh-CN"/>
        </w:rPr>
        <w:t>无</w:t>
      </w:r>
    </w:p>
    <w:p>
      <w:pPr>
        <w:pStyle w:val="19"/>
        <w:rPr>
          <w:rFonts w:hint="eastAsia"/>
          <w:lang w:eastAsia="zh-CN"/>
        </w:rPr>
      </w:pPr>
      <w:bookmarkStart w:id="93" w:name="_Toc9106"/>
      <w:r>
        <w:rPr>
          <w:rFonts w:hint="eastAsia"/>
          <w:lang w:eastAsia="zh-CN"/>
        </w:rPr>
        <w:t>输出内容</w:t>
      </w:r>
      <w:bookmarkEnd w:id="93"/>
    </w:p>
    <w:p/>
    <w:p>
      <w:pPr>
        <w:rPr>
          <w:rFonts w:hint="eastAsia"/>
          <w:lang w:eastAsia="zh-CN"/>
        </w:rPr>
      </w:pPr>
      <w:r>
        <w:rPr>
          <w:rFonts w:hint="eastAsia"/>
          <w:lang w:eastAsia="zh-CN"/>
        </w:rPr>
        <w:t>无</w:t>
      </w:r>
    </w:p>
    <w:p>
      <w:pPr>
        <w:pStyle w:val="19"/>
      </w:pPr>
      <w:bookmarkStart w:id="94" w:name="_Toc30389"/>
      <w:r>
        <w:rPr>
          <w:rFonts w:hint="eastAsia"/>
        </w:rPr>
        <w:t>用例</w:t>
      </w:r>
      <w:bookmarkEnd w:id="94"/>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登录用户退出个人账户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退出成功后跳转到登录页面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点击退出账户提示框确认按钮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退出登录后，系统自动跳转到登录页面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1、跳转到登录页面后，如果用户已经点选了记住密码，此时不进行跳转，需要手动点击登录（如果再次刷新页面，此时如果点击了记住密码，则会再次自动登录）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
      <w:pPr>
        <w:pStyle w:val="5"/>
      </w:pPr>
      <w:bookmarkStart w:id="95" w:name="_Toc5242"/>
      <w:r>
        <w:rPr>
          <w:rFonts w:hint="eastAsia"/>
          <w:lang w:eastAsia="zh-CN"/>
        </w:rPr>
        <w:t>首页其它需求</w:t>
      </w:r>
      <w:bookmarkEnd w:id="95"/>
    </w:p>
    <w:p>
      <w:pPr>
        <w:pStyle w:val="19"/>
      </w:pPr>
      <w:bookmarkStart w:id="96" w:name="_Toc10380"/>
      <w:r>
        <w:rPr>
          <w:rFonts w:hint="eastAsia"/>
        </w:rPr>
        <w:t>原型界面</w:t>
      </w:r>
      <w:bookmarkEnd w:id="96"/>
    </w:p>
    <w:p>
      <w:pPr>
        <w:rPr>
          <w:rFonts w:hint="eastAsia" w:eastAsia="宋体"/>
          <w:lang w:eastAsia="zh-CN"/>
        </w:rPr>
      </w:pPr>
      <w:r>
        <w:drawing>
          <wp:inline distT="0" distB="0" distL="114300" distR="114300">
            <wp:extent cx="5266055" cy="3176270"/>
            <wp:effectExtent l="0" t="0" r="10795" b="5080"/>
            <wp:docPr id="10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0"/>
                    <pic:cNvPicPr>
                      <a:picLocks noChangeAspect="1"/>
                    </pic:cNvPicPr>
                  </pic:nvPicPr>
                  <pic:blipFill>
                    <a:blip r:embed="rId13"/>
                    <a:stretch>
                      <a:fillRect/>
                    </a:stretch>
                  </pic:blipFill>
                  <pic:spPr>
                    <a:xfrm>
                      <a:off x="0" y="0"/>
                      <a:ext cx="5266055" cy="3176270"/>
                    </a:xfrm>
                    <a:prstGeom prst="rect">
                      <a:avLst/>
                    </a:prstGeom>
                    <a:noFill/>
                    <a:ln w="9525">
                      <a:noFill/>
                    </a:ln>
                  </pic:spPr>
                </pic:pic>
              </a:graphicData>
            </a:graphic>
          </wp:inline>
        </w:drawing>
      </w:r>
    </w:p>
    <w:p>
      <w:pPr>
        <w:keepNext/>
      </w:pPr>
    </w:p>
    <w:p>
      <w:pPr>
        <w:pStyle w:val="19"/>
        <w:rPr>
          <w:rFonts w:hint="eastAsia"/>
        </w:rPr>
      </w:pPr>
      <w:bookmarkStart w:id="97" w:name="_Toc19303"/>
      <w:r>
        <w:rPr>
          <w:rFonts w:hint="eastAsia"/>
        </w:rPr>
        <w:t>界面说明</w:t>
      </w:r>
      <w:bookmarkEnd w:id="97"/>
    </w:p>
    <w:p>
      <w:pPr>
        <w:rPr>
          <w:rFonts w:hint="eastAsia"/>
          <w:lang w:eastAsia="zh-CN"/>
        </w:rPr>
      </w:pPr>
      <w:r>
        <w:rPr>
          <w:rFonts w:hint="eastAsia"/>
          <w:lang w:eastAsia="zh-CN"/>
        </w:rPr>
        <w:t>无</w:t>
      </w:r>
    </w:p>
    <w:p>
      <w:pPr>
        <w:pStyle w:val="19"/>
        <w:rPr>
          <w:rFonts w:hint="eastAsia"/>
          <w:lang w:eastAsia="zh-CN"/>
        </w:rPr>
      </w:pPr>
      <w:bookmarkStart w:id="98" w:name="_Toc4117"/>
      <w:r>
        <w:rPr>
          <w:rFonts w:hint="eastAsia"/>
          <w:lang w:eastAsia="zh-CN"/>
        </w:rPr>
        <w:t>输入内容</w:t>
      </w:r>
      <w:bookmarkEnd w:id="98"/>
    </w:p>
    <w:p>
      <w:pPr>
        <w:rPr>
          <w:rFonts w:hint="eastAsia"/>
          <w:lang w:eastAsia="zh-CN"/>
        </w:rPr>
      </w:pPr>
      <w:r>
        <w:rPr>
          <w:rFonts w:hint="eastAsia"/>
          <w:lang w:eastAsia="zh-CN"/>
        </w:rPr>
        <w:t>无</w:t>
      </w:r>
    </w:p>
    <w:p>
      <w:pPr>
        <w:pStyle w:val="19"/>
        <w:rPr>
          <w:rFonts w:hint="eastAsia"/>
          <w:lang w:eastAsia="zh-CN"/>
        </w:rPr>
      </w:pPr>
      <w:bookmarkStart w:id="99" w:name="_Toc6907"/>
      <w:r>
        <w:rPr>
          <w:rFonts w:hint="eastAsia"/>
          <w:lang w:eastAsia="zh-CN"/>
        </w:rPr>
        <w:t>输出内容</w:t>
      </w:r>
      <w:bookmarkEnd w:id="99"/>
    </w:p>
    <w:p/>
    <w:p>
      <w:pPr>
        <w:rPr>
          <w:rFonts w:hint="eastAsia"/>
          <w:lang w:eastAsia="zh-CN"/>
        </w:rPr>
      </w:pPr>
      <w:r>
        <w:rPr>
          <w:rFonts w:hint="eastAsia"/>
          <w:lang w:eastAsia="zh-CN"/>
        </w:rPr>
        <w:t>无</w:t>
      </w:r>
    </w:p>
    <w:p>
      <w:pPr>
        <w:pStyle w:val="19"/>
      </w:pPr>
      <w:bookmarkStart w:id="100" w:name="_Toc3437"/>
      <w:r>
        <w:rPr>
          <w:rFonts w:hint="eastAsia"/>
        </w:rPr>
        <w:t>用例</w:t>
      </w:r>
      <w:bookmarkEnd w:id="100"/>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首页其它需求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在首页需要展示的一些其它内容，此项单独列为页面的其它需求项，作为主事件流中事件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9"/>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LOGO需要设置独立的区域，采用图片的形式，方便后面更换LOGO功能（所有带有LOGO的地方都要采用图片，都要预留）</w:t>
            </w:r>
          </w:p>
          <w:p>
            <w:pPr>
              <w:pStyle w:val="21"/>
              <w:numPr>
                <w:ilvl w:val="0"/>
                <w:numId w:val="9"/>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初次进入首页后，自动加载“进出管理-在场停车记录”模块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pStyle w:val="5"/>
      </w:pPr>
      <w:bookmarkStart w:id="101" w:name="_Toc25308"/>
      <w:r>
        <w:rPr>
          <w:rFonts w:hint="eastAsia"/>
          <w:lang w:val="en-US" w:eastAsia="zh-CN"/>
        </w:rPr>
        <w:t>进出管理-在场停放记录-页面展示</w:t>
      </w:r>
      <w:bookmarkEnd w:id="101"/>
    </w:p>
    <w:p>
      <w:pPr>
        <w:pStyle w:val="19"/>
      </w:pPr>
      <w:bookmarkStart w:id="102" w:name="_Toc27056"/>
      <w:r>
        <w:rPr>
          <w:rFonts w:hint="eastAsia"/>
        </w:rPr>
        <w:t>原型界面</w:t>
      </w:r>
      <w:bookmarkEnd w:id="102"/>
    </w:p>
    <w:p>
      <w:pPr>
        <w:rPr>
          <w:rFonts w:hint="eastAsia" w:eastAsia="宋体"/>
          <w:lang w:eastAsia="zh-CN"/>
        </w:rPr>
      </w:pPr>
      <w:r>
        <w:drawing>
          <wp:inline distT="0" distB="0" distL="114300" distR="114300">
            <wp:extent cx="5273675" cy="3259455"/>
            <wp:effectExtent l="0" t="0" r="3175" b="17145"/>
            <wp:docPr id="108"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1"/>
                    <pic:cNvPicPr>
                      <a:picLocks noChangeAspect="1"/>
                    </pic:cNvPicPr>
                  </pic:nvPicPr>
                  <pic:blipFill>
                    <a:blip r:embed="rId14"/>
                    <a:stretch>
                      <a:fillRect/>
                    </a:stretch>
                  </pic:blipFill>
                  <pic:spPr>
                    <a:xfrm>
                      <a:off x="0" y="0"/>
                      <a:ext cx="5273675" cy="3259455"/>
                    </a:xfrm>
                    <a:prstGeom prst="rect">
                      <a:avLst/>
                    </a:prstGeom>
                    <a:noFill/>
                    <a:ln w="9525">
                      <a:noFill/>
                    </a:ln>
                  </pic:spPr>
                </pic:pic>
              </a:graphicData>
            </a:graphic>
          </wp:inline>
        </w:drawing>
      </w:r>
    </w:p>
    <w:p>
      <w:pPr>
        <w:keepNext/>
      </w:pPr>
    </w:p>
    <w:p>
      <w:pPr>
        <w:pStyle w:val="19"/>
        <w:rPr>
          <w:rFonts w:hint="eastAsia"/>
        </w:rPr>
      </w:pPr>
      <w:bookmarkStart w:id="103" w:name="_Toc22396"/>
      <w:r>
        <w:rPr>
          <w:rFonts w:hint="eastAsia"/>
        </w:rPr>
        <w:t>界面说明</w:t>
      </w:r>
      <w:bookmarkEnd w:id="103"/>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车牌号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车位编号</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车位情况</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下拉框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全部、占用车位、空闲车位、无车位信息。默认：占用车位</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进入时间</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时间框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默认为空，当选择无车位信息时，默认为当天</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停车时长</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val="en-US" w:eastAsia="zh-CN"/>
              </w:rPr>
            </w:pPr>
            <w:r>
              <w:rPr>
                <w:rFonts w:hint="eastAsia"/>
                <w:szCs w:val="18"/>
                <w:lang w:val="en-US" w:eastAsia="zh-CN"/>
              </w:rPr>
              <w:t>VIP类型</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选择框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读取</w:t>
            </w:r>
            <w:r>
              <w:rPr>
                <w:rFonts w:hint="eastAsia" w:ascii="Arial" w:hAnsi="Arial"/>
                <w:szCs w:val="18"/>
                <w:lang w:val="en-US" w:eastAsia="zh-CN"/>
              </w:rPr>
              <w:t>VIP类型表，默认全部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车主姓名</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车主电话</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选择框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停车场、区域（读取区域列表）、车位。默认车位</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置信度</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点击可根据输入内容进行搜索</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val="en-US" w:eastAsia="zh-CN"/>
              </w:rPr>
            </w:pPr>
            <w:r>
              <w:rPr>
                <w:rFonts w:hint="eastAsia"/>
                <w:szCs w:val="18"/>
                <w:lang w:val="en-US" w:eastAsia="zh-CN"/>
              </w:rPr>
              <w:t>剩余车位显示</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可点击文本</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可点击打开剩余车位设置框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val="en-US" w:eastAsia="zh-CN"/>
              </w:rPr>
            </w:pPr>
            <w:r>
              <w:rPr>
                <w:rFonts w:hint="eastAsia"/>
                <w:szCs w:val="18"/>
                <w:lang w:val="en-US" w:eastAsia="zh-CN"/>
              </w:rPr>
              <w:t>设置剩余车位</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点击打开剩余车位设置框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val="en-US" w:eastAsia="zh-CN"/>
              </w:rPr>
            </w:pPr>
            <w:r>
              <w:rPr>
                <w:rFonts w:hint="eastAsia"/>
                <w:szCs w:val="18"/>
                <w:lang w:val="en-US" w:eastAsia="zh-CN"/>
              </w:rPr>
              <w:t xml:space="preserve">导出 </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点击打开导出框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在场停放记录列表</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序号、车位编号、车牌照片（点击可查看大图）、车牌号（显示最终的车牌号）、进入时间、停车时长、所属区域、</w:t>
            </w:r>
            <w:r>
              <w:rPr>
                <w:rFonts w:hint="eastAsia" w:ascii="Arial" w:hAnsi="Arial"/>
                <w:szCs w:val="18"/>
                <w:lang w:val="en-US" w:eastAsia="zh-CN"/>
              </w:rPr>
              <w:t>VIP类型、置信度、校正状态、操作（校正、盘点离场）、车主姓名（默认隐藏）、车主电话（默认隐藏）、车主性别（默认隐藏）、公司名称（默认隐藏）、部门（默认隐藏）、地址（默认隐藏）、房间号（默认隐藏）、身份证号（默认隐藏）、身份证图片（默认隐藏）、车主备注1（默认隐藏）、车主备注（默认隐藏）2、车主备注（默认隐藏）3、车辆品牌（默认隐藏）、车辆颜色（默认隐藏）、公私车（默认隐藏）、车辆型号（默认隐藏）、车辆类型（默认隐藏）、行驶证图片（默认隐藏）、车辆备注1（默认隐藏）、车辆备注2（默认隐藏）、车辆备注3（默认隐藏）、最后操作人员（隐藏）、最后更新时间（隐藏）</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（列表中）车牌号</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可点击文本</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点击车牌号中的最终车牌号，若该车牌号经过校正，点击可产看历史的车牌号码</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（列表中）所属区域</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可点击文本</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所属区域展示的是该车位所属的所有区域，表格中默认展示</w:t>
            </w:r>
            <w:r>
              <w:rPr>
                <w:rFonts w:hint="eastAsia" w:ascii="Arial" w:hAnsi="Arial"/>
                <w:szCs w:val="18"/>
                <w:lang w:val="en-US" w:eastAsia="zh-CN"/>
              </w:rPr>
              <w:t>2个，点击文本可查看相应车位所有的所属区域</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（列表中）VIP类型</w:t>
            </w:r>
          </w:p>
        </w:tc>
        <w:tc>
          <w:tcPr>
            <w:tcW w:w="1134" w:type="dxa"/>
            <w:tcBorders>
              <w:top w:val="single" w:color="auto" w:sz="6" w:space="0"/>
              <w:bottom w:val="single" w:color="auto" w:sz="6" w:space="0"/>
            </w:tcBorders>
            <w:vAlign w:val="top"/>
          </w:tcPr>
          <w:p>
            <w:pPr>
              <w:jc w:val="center"/>
              <w:rPr>
                <w:rFonts w:hint="eastAsia" w:ascii="Arial" w:hAnsi="Arial"/>
                <w:szCs w:val="18"/>
                <w:lang w:val="en-US" w:eastAsia="zh-CN"/>
              </w:rPr>
            </w:pPr>
            <w:r>
              <w:rPr>
                <w:rFonts w:hint="eastAsia" w:ascii="Arial" w:hAnsi="Arial"/>
                <w:szCs w:val="18"/>
                <w:lang w:val="en-US" w:eastAsia="zh-CN"/>
              </w:rPr>
              <w:t>可点击文本</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color w:val="auto"/>
                <w:szCs w:val="18"/>
                <w:lang w:eastAsia="zh-CN"/>
              </w:rPr>
              <w:t>点击可查看对应车辆的基础信息，车主信息和车辆信息。</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（列表中）</w:t>
            </w:r>
          </w:p>
          <w:p>
            <w:pPr>
              <w:jc w:val="both"/>
              <w:rPr>
                <w:rFonts w:hint="eastAsia"/>
                <w:szCs w:val="18"/>
                <w:lang w:val="en-US" w:eastAsia="zh-CN"/>
              </w:rPr>
            </w:pPr>
            <w:r>
              <w:rPr>
                <w:rFonts w:hint="eastAsia"/>
                <w:szCs w:val="18"/>
                <w:lang w:val="en-US" w:eastAsia="zh-CN"/>
              </w:rPr>
              <w:t>校正车牌</w:t>
            </w:r>
          </w:p>
        </w:tc>
        <w:tc>
          <w:tcPr>
            <w:tcW w:w="1134" w:type="dxa"/>
            <w:tcBorders>
              <w:top w:val="single" w:color="auto" w:sz="6" w:space="0"/>
              <w:bottom w:val="single" w:color="auto" w:sz="6" w:space="0"/>
            </w:tcBorders>
            <w:vAlign w:val="top"/>
          </w:tcPr>
          <w:p>
            <w:pPr>
              <w:jc w:val="center"/>
              <w:rPr>
                <w:rFonts w:hint="eastAsia" w:ascii="Arial" w:hAnsi="Arial"/>
                <w:szCs w:val="18"/>
                <w:lang w:val="en-US" w:eastAsia="zh-CN"/>
              </w:rPr>
            </w:pPr>
            <w:r>
              <w:rPr>
                <w:rFonts w:hint="eastAsia" w:ascii="Arial" w:hAnsi="Arial"/>
                <w:szCs w:val="18"/>
                <w:lang w:val="en-US" w:eastAsia="zh-CN"/>
              </w:rPr>
              <w:t>可点击文本</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color w:val="FF0000"/>
                <w:szCs w:val="18"/>
                <w:lang w:eastAsia="zh-CN"/>
              </w:rPr>
            </w:pPr>
            <w:r>
              <w:rPr>
                <w:rFonts w:hint="eastAsia" w:ascii="Arial" w:hAnsi="Arial"/>
                <w:color w:val="000000" w:themeColor="text1"/>
                <w:szCs w:val="18"/>
                <w:lang w:eastAsia="zh-CN"/>
                <w14:textFill>
                  <w14:solidFill>
                    <w14:schemeClr w14:val="tx1"/>
                  </w14:solidFill>
                </w14:textFill>
              </w:rPr>
              <w:t>点击可以打开校正历史，包含校正人，校正时间，校正原车牌，校正后车牌</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校正</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点击打开校正窗口</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盘点离场</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点击打开盘点离场窗口</w:t>
            </w:r>
          </w:p>
        </w:tc>
      </w:tr>
    </w:tbl>
    <w:p>
      <w:pPr>
        <w:rPr>
          <w:rFonts w:hint="eastAsia"/>
          <w:lang w:eastAsia="zh-CN"/>
        </w:rPr>
      </w:pPr>
    </w:p>
    <w:p>
      <w:pPr>
        <w:pStyle w:val="19"/>
        <w:rPr>
          <w:rFonts w:hint="eastAsia"/>
          <w:lang w:eastAsia="zh-CN"/>
        </w:rPr>
      </w:pPr>
      <w:bookmarkStart w:id="104" w:name="_Toc45"/>
      <w:r>
        <w:rPr>
          <w:rFonts w:hint="eastAsia"/>
          <w:lang w:eastAsia="zh-CN"/>
        </w:rPr>
        <w:t>输入内容</w:t>
      </w:r>
      <w:bookmarkEnd w:id="104"/>
    </w:p>
    <w:p>
      <w:pPr>
        <w:rPr>
          <w:rFonts w:hint="eastAsia" w:eastAsia="宋体"/>
          <w:lang w:val="en-US" w:eastAsia="zh-CN"/>
        </w:rPr>
      </w:pPr>
      <w:r>
        <w:rPr>
          <w:rFonts w:hint="eastAsia"/>
          <w:lang w:val="en-US" w:eastAsia="zh-CN"/>
        </w:rPr>
        <w:t>无</w:t>
      </w:r>
    </w:p>
    <w:p>
      <w:pPr>
        <w:pStyle w:val="19"/>
        <w:rPr>
          <w:rFonts w:hint="eastAsia"/>
          <w:lang w:eastAsia="zh-CN"/>
        </w:rPr>
      </w:pPr>
      <w:bookmarkStart w:id="105" w:name="_Toc1295"/>
      <w:r>
        <w:rPr>
          <w:rFonts w:hint="eastAsia"/>
          <w:lang w:eastAsia="zh-CN"/>
        </w:rPr>
        <w:t>输出内容</w:t>
      </w:r>
      <w:bookmarkEnd w:id="105"/>
    </w:p>
    <w:p/>
    <w:p>
      <w:pPr>
        <w:rPr>
          <w:rFonts w:hint="eastAsia"/>
          <w:lang w:eastAsia="zh-CN"/>
        </w:rPr>
      </w:pPr>
      <w:r>
        <w:rPr>
          <w:rFonts w:hint="eastAsia"/>
          <w:lang w:eastAsia="zh-CN"/>
        </w:rPr>
        <w:t>无</w:t>
      </w:r>
    </w:p>
    <w:p>
      <w:pPr>
        <w:pStyle w:val="19"/>
      </w:pPr>
      <w:bookmarkStart w:id="106" w:name="_Toc14841"/>
      <w:r>
        <w:rPr>
          <w:rFonts w:hint="eastAsia"/>
        </w:rPr>
        <w:t>用例</w:t>
      </w:r>
      <w:bookmarkEnd w:id="106"/>
    </w:p>
    <w:p>
      <w:pPr>
        <w:rPr>
          <w:rFonts w:hint="eastAsia"/>
          <w:lang w:val="en-US" w:eastAsia="zh-CN"/>
        </w:rPr>
      </w:pPr>
      <w:r>
        <w:rPr>
          <w:rFonts w:hint="eastAsia"/>
          <w:lang w:val="en-US" w:eastAsia="zh-CN"/>
        </w:rPr>
        <w:t>无</w:t>
      </w:r>
    </w:p>
    <w:p>
      <w:pPr>
        <w:pStyle w:val="5"/>
      </w:pPr>
      <w:bookmarkStart w:id="107" w:name="_Toc20283"/>
      <w:r>
        <w:rPr>
          <w:rFonts w:hint="eastAsia"/>
          <w:lang w:eastAsia="zh-CN"/>
        </w:rPr>
        <w:t>在场停放记录</w:t>
      </w:r>
      <w:r>
        <w:rPr>
          <w:rFonts w:hint="eastAsia"/>
          <w:lang w:val="en-US" w:eastAsia="zh-CN"/>
        </w:rPr>
        <w:t>-</w:t>
      </w:r>
      <w:r>
        <w:rPr>
          <w:rFonts w:hint="eastAsia"/>
          <w:lang w:eastAsia="zh-CN"/>
        </w:rPr>
        <w:t>搜索</w:t>
      </w:r>
      <w:bookmarkEnd w:id="107"/>
    </w:p>
    <w:p>
      <w:pPr>
        <w:pStyle w:val="19"/>
      </w:pPr>
      <w:bookmarkStart w:id="108" w:name="_Toc14181"/>
      <w:r>
        <w:rPr>
          <w:rFonts w:hint="eastAsia"/>
        </w:rPr>
        <w:t>原型界面</w:t>
      </w:r>
      <w:bookmarkEnd w:id="108"/>
    </w:p>
    <w:p>
      <w:pPr>
        <w:rPr>
          <w:rFonts w:hint="eastAsia" w:eastAsia="宋体"/>
          <w:lang w:eastAsia="zh-CN"/>
        </w:rPr>
      </w:pPr>
      <w:r>
        <w:drawing>
          <wp:inline distT="0" distB="0" distL="114300" distR="114300">
            <wp:extent cx="5273675" cy="3259455"/>
            <wp:effectExtent l="0" t="0" r="3175" b="17145"/>
            <wp:docPr id="110"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1"/>
                    <pic:cNvPicPr>
                      <a:picLocks noChangeAspect="1"/>
                    </pic:cNvPicPr>
                  </pic:nvPicPr>
                  <pic:blipFill>
                    <a:blip r:embed="rId14"/>
                    <a:stretch>
                      <a:fillRect/>
                    </a:stretch>
                  </pic:blipFill>
                  <pic:spPr>
                    <a:xfrm>
                      <a:off x="0" y="0"/>
                      <a:ext cx="5273675" cy="3259455"/>
                    </a:xfrm>
                    <a:prstGeom prst="rect">
                      <a:avLst/>
                    </a:prstGeom>
                    <a:noFill/>
                    <a:ln w="9525">
                      <a:noFill/>
                    </a:ln>
                  </pic:spPr>
                </pic:pic>
              </a:graphicData>
            </a:graphic>
          </wp:inline>
        </w:drawing>
      </w:r>
    </w:p>
    <w:p>
      <w:pPr>
        <w:keepNext/>
      </w:pPr>
    </w:p>
    <w:p>
      <w:pPr>
        <w:pStyle w:val="19"/>
        <w:rPr>
          <w:rFonts w:hint="eastAsia"/>
        </w:rPr>
      </w:pPr>
      <w:bookmarkStart w:id="109" w:name="_Toc31561"/>
      <w:r>
        <w:rPr>
          <w:rFonts w:hint="eastAsia"/>
        </w:rPr>
        <w:t>界面说明</w:t>
      </w:r>
      <w:bookmarkEnd w:id="109"/>
    </w:p>
    <w:p>
      <w:pPr>
        <w:rPr>
          <w:rFonts w:hint="eastAsia"/>
          <w:lang w:eastAsia="zh-CN"/>
        </w:rPr>
      </w:pPr>
      <w:r>
        <w:rPr>
          <w:rFonts w:hint="eastAsia"/>
          <w:lang w:eastAsia="zh-CN"/>
        </w:rPr>
        <w:t>无</w:t>
      </w:r>
    </w:p>
    <w:p>
      <w:pPr>
        <w:pStyle w:val="19"/>
        <w:rPr>
          <w:rFonts w:hint="eastAsia"/>
          <w:lang w:eastAsia="zh-CN"/>
        </w:rPr>
      </w:pPr>
      <w:bookmarkStart w:id="110" w:name="_Toc7655"/>
      <w:r>
        <w:rPr>
          <w:rFonts w:hint="eastAsia"/>
          <w:lang w:eastAsia="zh-CN"/>
        </w:rPr>
        <w:t>输入内容</w:t>
      </w:r>
      <w:bookmarkEnd w:id="110"/>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eastAsia="宋体"/>
                <w:szCs w:val="18"/>
                <w:lang w:eastAsia="zh-CN"/>
              </w:rPr>
            </w:pPr>
            <w:r>
              <w:rPr>
                <w:rFonts w:hint="eastAsia"/>
                <w:szCs w:val="18"/>
                <w:lang w:eastAsia="zh-CN"/>
              </w:rPr>
              <w:t>车牌号</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textDirection w:val="lrTb"/>
            <w:vAlign w:val="top"/>
          </w:tcPr>
          <w:p>
            <w:pPr>
              <w:numPr>
                <w:ilvl w:val="0"/>
                <w:numId w:val="0"/>
              </w:numPr>
              <w:jc w:val="left"/>
              <w:rPr>
                <w:rFonts w:hint="eastAsia" w:ascii="Arial" w:hAnsi="Arial"/>
                <w:szCs w:val="18"/>
                <w:lang w:val="en-US" w:eastAsia="zh-CN"/>
              </w:rPr>
            </w:pPr>
            <w:r>
              <w:rPr>
                <w:rFonts w:hint="eastAsia" w:ascii="Arial" w:hAnsi="Arial"/>
                <w:szCs w:val="18"/>
                <w:lang w:val="en-US" w:eastAsia="zh-CN"/>
              </w:rPr>
              <w:t>1、默认为空</w:t>
            </w:r>
          </w:p>
          <w:p>
            <w:pPr>
              <w:numPr>
                <w:ilvl w:val="0"/>
                <w:numId w:val="0"/>
              </w:numPr>
              <w:jc w:val="left"/>
              <w:rPr>
                <w:rFonts w:hint="eastAsia" w:ascii="Arial" w:hAnsi="Arial"/>
                <w:szCs w:val="18"/>
                <w:lang w:val="en-US" w:eastAsia="zh-CN"/>
              </w:rPr>
            </w:pPr>
            <w:r>
              <w:rPr>
                <w:rFonts w:hint="eastAsia" w:ascii="Arial" w:hAnsi="Arial"/>
                <w:szCs w:val="18"/>
                <w:lang w:val="en-US" w:eastAsia="zh-CN"/>
              </w:rPr>
              <w:t>2、</w:t>
            </w:r>
            <w:r>
              <w:rPr>
                <w:rFonts w:hint="eastAsia" w:ascii="Arial" w:hAnsi="Arial"/>
                <w:szCs w:val="18"/>
                <w:lang w:eastAsia="zh-CN"/>
              </w:rPr>
              <w:t>字符最长为</w:t>
            </w:r>
            <w:r>
              <w:rPr>
                <w:rFonts w:hint="eastAsia" w:ascii="Arial" w:hAnsi="Arial"/>
                <w:szCs w:val="18"/>
                <w:lang w:val="en-US" w:eastAsia="zh-CN"/>
              </w:rPr>
              <w:t>30个字符。</w:t>
            </w:r>
          </w:p>
          <w:p>
            <w:pPr>
              <w:numPr>
                <w:ilvl w:val="0"/>
                <w:numId w:val="0"/>
              </w:numPr>
              <w:jc w:val="left"/>
              <w:rPr>
                <w:rFonts w:hint="eastAsia" w:ascii="Arial" w:hAnsi="Arial"/>
                <w:szCs w:val="18"/>
                <w:lang w:val="en-US" w:eastAsia="zh-CN"/>
              </w:rPr>
            </w:pPr>
            <w:r>
              <w:rPr>
                <w:rFonts w:hint="eastAsia" w:ascii="Arial" w:hAnsi="Arial"/>
                <w:szCs w:val="18"/>
                <w:lang w:val="en-US" w:eastAsia="zh-CN"/>
              </w:rPr>
              <w:t>3、不允许包含特殊字符。</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车位编号</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numPr>
                <w:ilvl w:val="0"/>
                <w:numId w:val="10"/>
              </w:numPr>
              <w:jc w:val="left"/>
              <w:rPr>
                <w:rFonts w:hint="eastAsia" w:ascii="Arial" w:hAnsi="Arial"/>
                <w:szCs w:val="18"/>
                <w:lang w:val="en-US" w:eastAsia="zh-CN"/>
              </w:rPr>
            </w:pPr>
            <w:r>
              <w:rPr>
                <w:rFonts w:hint="eastAsia" w:ascii="Arial" w:hAnsi="Arial"/>
                <w:szCs w:val="18"/>
                <w:lang w:val="en-US" w:eastAsia="zh-CN"/>
              </w:rPr>
              <w:t>字符最长为20个字符</w:t>
            </w:r>
          </w:p>
          <w:p>
            <w:pPr>
              <w:numPr>
                <w:ilvl w:val="0"/>
                <w:numId w:val="10"/>
              </w:numPr>
              <w:jc w:val="left"/>
              <w:rPr>
                <w:rFonts w:hint="eastAsia" w:ascii="Arial" w:hAnsi="Arial"/>
                <w:szCs w:val="18"/>
                <w:lang w:val="en-US" w:eastAsia="zh-CN"/>
              </w:rPr>
            </w:pPr>
            <w:r>
              <w:rPr>
                <w:rFonts w:hint="eastAsia" w:ascii="Arial" w:hAnsi="Arial"/>
                <w:szCs w:val="18"/>
                <w:lang w:val="en-US" w:eastAsia="zh-CN"/>
              </w:rPr>
              <w:t>不允许包含特殊字符。</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车位情况</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下拉框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numPr>
                <w:ilvl w:val="0"/>
                <w:numId w:val="11"/>
              </w:numPr>
              <w:jc w:val="left"/>
              <w:rPr>
                <w:rFonts w:hint="eastAsia" w:ascii="Arial" w:hAnsi="Arial"/>
                <w:szCs w:val="18"/>
                <w:lang w:val="en-US" w:eastAsia="zh-CN"/>
              </w:rPr>
            </w:pPr>
            <w:r>
              <w:rPr>
                <w:rFonts w:hint="eastAsia" w:ascii="Arial" w:hAnsi="Arial"/>
                <w:szCs w:val="18"/>
                <w:lang w:val="en-US" w:eastAsia="zh-CN"/>
              </w:rPr>
              <w:t>默认为全部</w:t>
            </w:r>
          </w:p>
          <w:p>
            <w:pPr>
              <w:numPr>
                <w:ilvl w:val="0"/>
                <w:numId w:val="11"/>
              </w:numPr>
              <w:jc w:val="left"/>
              <w:rPr>
                <w:rFonts w:hint="eastAsia" w:ascii="Arial" w:hAnsi="Arial"/>
                <w:szCs w:val="18"/>
                <w:lang w:val="en-US" w:eastAsia="zh-CN"/>
              </w:rPr>
            </w:pPr>
            <w:r>
              <w:rPr>
                <w:rFonts w:hint="eastAsia" w:ascii="Arial" w:hAnsi="Arial"/>
                <w:szCs w:val="18"/>
                <w:lang w:val="en-US" w:eastAsia="zh-CN"/>
              </w:rPr>
              <w:t>下拉框选项从上到下依次为：全部、占用车位、空闲车位、无车位信息</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进入时间</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时间框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numPr>
                <w:ilvl w:val="0"/>
                <w:numId w:val="0"/>
              </w:numPr>
              <w:jc w:val="left"/>
              <w:rPr>
                <w:rFonts w:hint="eastAsia" w:ascii="Arial" w:hAnsi="Arial"/>
                <w:szCs w:val="18"/>
                <w:lang w:val="en-US" w:eastAsia="zh-CN"/>
              </w:rPr>
            </w:pPr>
            <w:r>
              <w:rPr>
                <w:rFonts w:hint="eastAsia" w:ascii="Arial" w:hAnsi="Arial"/>
                <w:szCs w:val="18"/>
                <w:lang w:val="en-US" w:eastAsia="zh-CN"/>
              </w:rPr>
              <w:t>默认时间为“今天”，即当前时间所属自然日的0点至24点</w:t>
            </w:r>
          </w:p>
          <w:p>
            <w:pPr>
              <w:jc w:val="left"/>
              <w:rPr>
                <w:rFonts w:hint="eastAsia" w:ascii="Arial" w:hAnsi="Arial"/>
                <w:szCs w:val="18"/>
                <w:lang w:eastAsia="zh-CN"/>
              </w:rPr>
            </w:pPr>
            <w:r>
              <w:rPr>
                <w:rFonts w:hint="eastAsia" w:ascii="Arial" w:hAnsi="Arial"/>
                <w:szCs w:val="18"/>
                <w:lang w:val="en-US" w:eastAsia="zh-CN"/>
              </w:rPr>
              <w:t>2、</w:t>
            </w:r>
            <w:r>
              <w:rPr>
                <w:rFonts w:hint="eastAsia" w:ascii="Arial" w:hAnsi="Arial"/>
                <w:szCs w:val="18"/>
                <w:lang w:eastAsia="zh-CN"/>
              </w:rPr>
              <w:t>进入时间不可晚于当前时间，结束时间不可早于开始时间。</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停车时长</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numPr>
                <w:ilvl w:val="0"/>
                <w:numId w:val="12"/>
              </w:numPr>
              <w:jc w:val="left"/>
              <w:rPr>
                <w:rFonts w:hint="eastAsia" w:ascii="Arial" w:hAnsi="Arial"/>
                <w:szCs w:val="18"/>
                <w:lang w:val="en-US" w:eastAsia="zh-CN"/>
              </w:rPr>
            </w:pPr>
            <w:r>
              <w:rPr>
                <w:rFonts w:hint="eastAsia" w:ascii="Arial" w:hAnsi="Arial"/>
                <w:szCs w:val="18"/>
                <w:lang w:eastAsia="zh-CN"/>
              </w:rPr>
              <w:t>只可填入大于等于</w:t>
            </w:r>
            <w:r>
              <w:rPr>
                <w:rFonts w:hint="eastAsia" w:ascii="Arial" w:hAnsi="Arial"/>
                <w:szCs w:val="18"/>
                <w:lang w:val="en-US" w:eastAsia="zh-CN"/>
              </w:rPr>
              <w:t>0的整数；</w:t>
            </w:r>
          </w:p>
          <w:p>
            <w:pPr>
              <w:numPr>
                <w:ilvl w:val="0"/>
                <w:numId w:val="12"/>
              </w:numPr>
              <w:jc w:val="left"/>
              <w:rPr>
                <w:rFonts w:hint="eastAsia" w:ascii="Arial" w:hAnsi="Arial" w:eastAsia="宋体"/>
                <w:szCs w:val="18"/>
                <w:lang w:eastAsia="zh-CN"/>
              </w:rPr>
            </w:pPr>
            <w:r>
              <w:rPr>
                <w:rFonts w:hint="eastAsia" w:ascii="Arial" w:hAnsi="Arial"/>
                <w:szCs w:val="18"/>
                <w:lang w:eastAsia="zh-CN"/>
              </w:rPr>
              <w:t>停车时长单位为“分”</w:t>
            </w:r>
          </w:p>
          <w:p>
            <w:pPr>
              <w:numPr>
                <w:ilvl w:val="0"/>
                <w:numId w:val="12"/>
              </w:numPr>
              <w:jc w:val="left"/>
              <w:rPr>
                <w:rFonts w:hint="eastAsia" w:ascii="Arial" w:hAnsi="Arial" w:eastAsia="宋体"/>
                <w:szCs w:val="18"/>
                <w:lang w:eastAsia="zh-CN"/>
              </w:rPr>
            </w:pPr>
            <w:r>
              <w:rPr>
                <w:rFonts w:hint="eastAsia" w:ascii="Arial" w:hAnsi="Arial"/>
                <w:szCs w:val="18"/>
                <w:lang w:eastAsia="zh-CN"/>
              </w:rPr>
              <w:t>时间段中的极大值不得小于极小值。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val="en-US" w:eastAsia="zh-CN"/>
              </w:rPr>
              <w:t>VIP类型</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numPr>
                <w:ilvl w:val="0"/>
                <w:numId w:val="13"/>
              </w:numPr>
              <w:jc w:val="left"/>
              <w:rPr>
                <w:rFonts w:hint="eastAsia" w:ascii="Arial" w:hAnsi="Arial"/>
                <w:szCs w:val="18"/>
                <w:lang w:eastAsia="zh-CN"/>
              </w:rPr>
            </w:pPr>
            <w:r>
              <w:rPr>
                <w:rFonts w:hint="eastAsia" w:ascii="Arial" w:hAnsi="Arial"/>
                <w:szCs w:val="18"/>
                <w:lang w:eastAsia="zh-CN"/>
              </w:rPr>
              <w:t>不可输入下拉框；</w:t>
            </w:r>
          </w:p>
          <w:p>
            <w:pPr>
              <w:numPr>
                <w:ilvl w:val="0"/>
                <w:numId w:val="13"/>
              </w:numPr>
              <w:jc w:val="left"/>
              <w:rPr>
                <w:rFonts w:hint="eastAsia" w:ascii="Arial" w:hAnsi="Arial"/>
                <w:szCs w:val="18"/>
                <w:lang w:eastAsia="zh-CN"/>
              </w:rPr>
            </w:pPr>
            <w:r>
              <w:rPr>
                <w:rFonts w:hint="eastAsia" w:ascii="Arial" w:hAnsi="Arial"/>
                <w:szCs w:val="18"/>
                <w:lang w:eastAsia="zh-CN"/>
              </w:rPr>
              <w:t>默认为全部</w:t>
            </w:r>
          </w:p>
          <w:p>
            <w:pPr>
              <w:numPr>
                <w:ilvl w:val="0"/>
                <w:numId w:val="13"/>
              </w:numPr>
              <w:jc w:val="left"/>
              <w:rPr>
                <w:rFonts w:hint="eastAsia" w:ascii="Arial" w:hAnsi="Arial"/>
                <w:szCs w:val="18"/>
                <w:lang w:eastAsia="zh-CN"/>
              </w:rPr>
            </w:pPr>
            <w:r>
              <w:rPr>
                <w:rFonts w:hint="eastAsia" w:ascii="Arial" w:hAnsi="Arial"/>
                <w:szCs w:val="18"/>
                <w:lang w:eastAsia="zh-CN"/>
              </w:rPr>
              <w:t>可选选项为所有已创建的</w:t>
            </w:r>
            <w:r>
              <w:rPr>
                <w:rFonts w:hint="eastAsia" w:ascii="Arial" w:hAnsi="Arial"/>
                <w:szCs w:val="18"/>
                <w:lang w:val="en-US" w:eastAsia="zh-CN"/>
              </w:rPr>
              <w:t>VIP类型</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数据来源：后台</w:t>
            </w:r>
            <w:r>
              <w:rPr>
                <w:rFonts w:hint="eastAsia" w:ascii="Arial" w:hAnsi="Arial"/>
                <w:szCs w:val="18"/>
                <w:lang w:val="en-US" w:eastAsia="zh-CN"/>
              </w:rPr>
              <w:t>VIP类型。</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车主姓名</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1、2-20个字符；</w:t>
            </w:r>
          </w:p>
          <w:p>
            <w:pPr>
              <w:numPr>
                <w:ilvl w:val="0"/>
                <w:numId w:val="0"/>
              </w:numPr>
              <w:jc w:val="left"/>
              <w:rPr>
                <w:rFonts w:hint="eastAsia" w:ascii="Arial" w:hAnsi="Arial"/>
                <w:szCs w:val="18"/>
                <w:lang w:val="en-US" w:eastAsia="zh-CN"/>
              </w:rPr>
            </w:pPr>
            <w:r>
              <w:rPr>
                <w:rFonts w:hint="eastAsia" w:ascii="Arial" w:hAnsi="Arial"/>
                <w:szCs w:val="18"/>
                <w:lang w:val="en-US" w:eastAsia="zh-CN"/>
              </w:rPr>
              <w:t>不可输入空格或特殊字符</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车主电话</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numPr>
                <w:ilvl w:val="0"/>
                <w:numId w:val="0"/>
              </w:numPr>
              <w:jc w:val="left"/>
              <w:rPr>
                <w:rFonts w:hint="eastAsia" w:ascii="Arial" w:hAnsi="Arial"/>
                <w:szCs w:val="18"/>
                <w:lang w:val="en-US" w:eastAsia="zh-CN"/>
              </w:rPr>
            </w:pPr>
            <w:r>
              <w:rPr>
                <w:rFonts w:hint="eastAsia" w:ascii="Arial" w:hAnsi="Arial"/>
                <w:szCs w:val="18"/>
                <w:lang w:val="en-US" w:eastAsia="zh-CN"/>
              </w:rPr>
              <w:t>只可输入1-11位字符长度的数字</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区域</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不可输入下拉框</w:t>
            </w:r>
          </w:p>
          <w:p>
            <w:pPr>
              <w:jc w:val="left"/>
              <w:rPr>
                <w:rFonts w:hint="eastAsia" w:ascii="Arial" w:hAnsi="Arial"/>
                <w:szCs w:val="18"/>
                <w:lang w:eastAsia="zh-CN"/>
              </w:rPr>
            </w:pPr>
            <w:r>
              <w:rPr>
                <w:rFonts w:hint="eastAsia" w:ascii="Arial" w:hAnsi="Arial"/>
                <w:szCs w:val="18"/>
                <w:lang w:eastAsia="zh-CN"/>
              </w:rPr>
              <w:t>默认选项为停车场、“读取区域列表”、车位</w:t>
            </w:r>
          </w:p>
          <w:p>
            <w:pPr>
              <w:jc w:val="left"/>
              <w:rPr>
                <w:rFonts w:hint="eastAsia" w:ascii="Arial" w:hAnsi="Arial"/>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其中读取区域列表为一个动作描述，展示的是系统读取并在下拉框中展示已有的区域列表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置信度</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只可填入0-100之间的整数。</w:t>
            </w:r>
          </w:p>
          <w:p>
            <w:pPr>
              <w:jc w:val="left"/>
              <w:rPr>
                <w:rFonts w:hint="eastAsia" w:ascii="Arial" w:hAnsi="Arial"/>
                <w:szCs w:val="18"/>
                <w:lang w:val="en-US" w:eastAsia="zh-CN"/>
              </w:rPr>
            </w:pPr>
            <w:r>
              <w:rPr>
                <w:rFonts w:hint="eastAsia" w:ascii="Arial" w:hAnsi="Arial"/>
                <w:szCs w:val="18"/>
                <w:lang w:val="en-US" w:eastAsia="zh-CN"/>
              </w:rPr>
              <w:t>默认为空；当默认为空时，搜索结果为全部置信度。</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111" w:name="_Toc223"/>
      <w:r>
        <w:rPr>
          <w:rFonts w:hint="eastAsia"/>
          <w:lang w:eastAsia="zh-CN"/>
        </w:rPr>
        <w:t>输出内容</w:t>
      </w:r>
      <w:bookmarkEnd w:id="111"/>
    </w:p>
    <w:p/>
    <w:p>
      <w:pPr>
        <w:rPr>
          <w:rFonts w:hint="eastAsia"/>
          <w:lang w:eastAsia="zh-CN"/>
        </w:rPr>
      </w:pPr>
      <w:r>
        <w:rPr>
          <w:rFonts w:hint="eastAsia"/>
          <w:lang w:eastAsia="zh-CN"/>
        </w:rPr>
        <w:t>在场停放记录表格中数据</w:t>
      </w:r>
    </w:p>
    <w:p>
      <w:pPr>
        <w:pStyle w:val="19"/>
      </w:pPr>
      <w:bookmarkStart w:id="112" w:name="_Toc30318"/>
      <w:r>
        <w:rPr>
          <w:rFonts w:hint="eastAsia"/>
        </w:rPr>
        <w:t>用例</w:t>
      </w:r>
      <w:bookmarkEnd w:id="112"/>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用户输入相关查询条件对相应数据进行搜索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点击搜索按钮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无符合搜索条件的数据</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页面提示：无符合搜索条件的数据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在搜索时</w:t>
            </w:r>
          </w:p>
          <w:p>
            <w:pPr>
              <w:pStyle w:val="21"/>
              <w:numPr>
                <w:ilvl w:val="0"/>
                <w:numId w:val="14"/>
              </w:numPr>
              <w:spacing w:line="400" w:lineRule="exact"/>
              <w:rPr>
                <w:rFonts w:hint="eastAsia" w:ascii="Arial" w:hAnsi="Arial"/>
                <w:sz w:val="18"/>
                <w:szCs w:val="18"/>
                <w:lang w:val="en-US" w:eastAsia="zh-CN"/>
              </w:rPr>
            </w:pPr>
            <w:r>
              <w:rPr>
                <w:rFonts w:hint="eastAsia" w:ascii="Arial" w:hAnsi="Arial"/>
                <w:sz w:val="18"/>
                <w:szCs w:val="18"/>
                <w:lang w:val="en-US" w:eastAsia="zh-CN"/>
              </w:rPr>
              <w:t>各搜索条件关系为交集关系</w:t>
            </w:r>
          </w:p>
          <w:p>
            <w:pPr>
              <w:pStyle w:val="21"/>
              <w:numPr>
                <w:ilvl w:val="0"/>
                <w:numId w:val="14"/>
              </w:numPr>
              <w:spacing w:line="400" w:lineRule="exact"/>
              <w:rPr>
                <w:rFonts w:hint="eastAsia" w:ascii="Arial" w:hAnsi="Arial"/>
                <w:sz w:val="18"/>
                <w:szCs w:val="18"/>
                <w:lang w:val="en-US" w:eastAsia="zh-CN"/>
              </w:rPr>
            </w:pPr>
            <w:r>
              <w:rPr>
                <w:rFonts w:hint="eastAsia" w:ascii="Arial" w:hAnsi="Arial"/>
                <w:sz w:val="18"/>
                <w:szCs w:val="18"/>
                <w:lang w:val="en-US" w:eastAsia="zh-CN"/>
              </w:rPr>
              <w:t>搜索字段为空时，条件等同于无</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2、车牌号、车位编号、车主姓名等输入框支持整体模糊搜索，不支持拆字搜索；</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3、置信度结果值为小于等于输入值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将此用例作为本系统中的标准搜索，以下若无特殊说明，均采用标准搜索</w:t>
            </w:r>
          </w:p>
        </w:tc>
      </w:tr>
    </w:tbl>
    <w:p>
      <w:pPr>
        <w:pStyle w:val="5"/>
      </w:pPr>
      <w:bookmarkStart w:id="113" w:name="_Toc32141"/>
      <w:r>
        <w:rPr>
          <w:rFonts w:hint="eastAsia"/>
          <w:lang w:eastAsia="zh-CN"/>
        </w:rPr>
        <w:t>在场停放记录</w:t>
      </w:r>
      <w:r>
        <w:rPr>
          <w:rFonts w:hint="eastAsia"/>
          <w:lang w:val="en-US" w:eastAsia="zh-CN"/>
        </w:rPr>
        <w:t>-</w:t>
      </w:r>
      <w:r>
        <w:rPr>
          <w:rFonts w:hint="eastAsia"/>
          <w:lang w:eastAsia="zh-CN"/>
        </w:rPr>
        <w:t>设置剩余车位</w:t>
      </w:r>
      <w:bookmarkEnd w:id="113"/>
    </w:p>
    <w:p>
      <w:pPr>
        <w:pStyle w:val="19"/>
      </w:pPr>
      <w:bookmarkStart w:id="114" w:name="_Toc10045"/>
      <w:r>
        <w:rPr>
          <w:rFonts w:hint="eastAsia"/>
        </w:rPr>
        <w:t>原型界面</w:t>
      </w:r>
      <w:bookmarkEnd w:id="114"/>
    </w:p>
    <w:p>
      <w:pPr>
        <w:rPr>
          <w:rFonts w:hint="eastAsia" w:eastAsia="宋体"/>
          <w:lang w:eastAsia="zh-CN"/>
        </w:rPr>
      </w:pPr>
      <w:r>
        <w:drawing>
          <wp:inline distT="0" distB="0" distL="114300" distR="114300">
            <wp:extent cx="3514090" cy="3390265"/>
            <wp:effectExtent l="0" t="0" r="10160" b="635"/>
            <wp:docPr id="11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2"/>
                    <pic:cNvPicPr>
                      <a:picLocks noChangeAspect="1"/>
                    </pic:cNvPicPr>
                  </pic:nvPicPr>
                  <pic:blipFill>
                    <a:blip r:embed="rId15"/>
                    <a:stretch>
                      <a:fillRect/>
                    </a:stretch>
                  </pic:blipFill>
                  <pic:spPr>
                    <a:xfrm>
                      <a:off x="0" y="0"/>
                      <a:ext cx="3514090" cy="3390265"/>
                    </a:xfrm>
                    <a:prstGeom prst="rect">
                      <a:avLst/>
                    </a:prstGeom>
                    <a:noFill/>
                    <a:ln w="9525">
                      <a:noFill/>
                    </a:ln>
                  </pic:spPr>
                </pic:pic>
              </a:graphicData>
            </a:graphic>
          </wp:inline>
        </w:drawing>
      </w:r>
    </w:p>
    <w:p>
      <w:pPr>
        <w:keepNext/>
      </w:pPr>
    </w:p>
    <w:p>
      <w:pPr>
        <w:pStyle w:val="19"/>
        <w:rPr>
          <w:rFonts w:hint="eastAsia"/>
        </w:rPr>
      </w:pPr>
      <w:bookmarkStart w:id="115" w:name="_Toc18863"/>
      <w:r>
        <w:rPr>
          <w:rFonts w:hint="eastAsia"/>
        </w:rPr>
        <w:t>界面说明</w:t>
      </w:r>
      <w:bookmarkEnd w:id="115"/>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9"/>
        <w:gridCol w:w="1890"/>
        <w:gridCol w:w="1035"/>
        <w:gridCol w:w="1635"/>
        <w:gridCol w:w="2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shd w:val="clear" w:color="auto" w:fill="D7D7D7" w:themeFill="background1" w:themeFillShade="D8"/>
            <w:vAlign w:val="center"/>
          </w:tcPr>
          <w:p>
            <w:pPr>
              <w:jc w:val="center"/>
              <w:rPr>
                <w:rFonts w:hint="eastAsia"/>
                <w:vertAlign w:val="baseline"/>
                <w:lang w:eastAsia="zh-CN"/>
              </w:rPr>
            </w:pPr>
            <w:r>
              <w:rPr>
                <w:rFonts w:hint="eastAsia"/>
                <w:vertAlign w:val="baseline"/>
                <w:lang w:eastAsia="zh-CN"/>
              </w:rPr>
              <w:t>界面</w:t>
            </w:r>
          </w:p>
        </w:tc>
        <w:tc>
          <w:tcPr>
            <w:tcW w:w="1890" w:type="dxa"/>
            <w:shd w:val="clear" w:color="auto" w:fill="D7D7D7" w:themeFill="background1" w:themeFillShade="D8"/>
            <w:vAlign w:val="center"/>
          </w:tcPr>
          <w:p>
            <w:pPr>
              <w:jc w:val="center"/>
              <w:rPr>
                <w:rFonts w:hint="eastAsia"/>
                <w:vertAlign w:val="baseline"/>
                <w:lang w:eastAsia="zh-CN"/>
              </w:rPr>
            </w:pPr>
            <w:r>
              <w:rPr>
                <w:rFonts w:hint="eastAsia"/>
                <w:vertAlign w:val="baseline"/>
                <w:lang w:eastAsia="zh-CN"/>
              </w:rPr>
              <w:t>界面元素</w:t>
            </w:r>
          </w:p>
        </w:tc>
        <w:tc>
          <w:tcPr>
            <w:tcW w:w="1035" w:type="dxa"/>
            <w:shd w:val="clear" w:color="auto" w:fill="D7D7D7" w:themeFill="background1" w:themeFillShade="D8"/>
            <w:vAlign w:val="center"/>
          </w:tcPr>
          <w:p>
            <w:pPr>
              <w:jc w:val="center"/>
              <w:rPr>
                <w:rFonts w:hint="eastAsia"/>
                <w:vertAlign w:val="baseline"/>
                <w:lang w:eastAsia="zh-CN"/>
              </w:rPr>
            </w:pPr>
            <w:r>
              <w:rPr>
                <w:rFonts w:hint="eastAsia"/>
                <w:vertAlign w:val="baseline"/>
                <w:lang w:eastAsia="zh-CN"/>
              </w:rPr>
              <w:t>类型</w:t>
            </w:r>
          </w:p>
        </w:tc>
        <w:tc>
          <w:tcPr>
            <w:tcW w:w="1635" w:type="dxa"/>
            <w:shd w:val="clear" w:color="auto" w:fill="D7D7D7" w:themeFill="background1" w:themeFillShade="D8"/>
            <w:vAlign w:val="center"/>
          </w:tcPr>
          <w:p>
            <w:pPr>
              <w:jc w:val="center"/>
              <w:rPr>
                <w:rFonts w:hint="eastAsia"/>
                <w:vertAlign w:val="baseline"/>
                <w:lang w:eastAsia="zh-CN"/>
              </w:rPr>
            </w:pPr>
            <w:r>
              <w:rPr>
                <w:rFonts w:hint="eastAsia"/>
                <w:vertAlign w:val="baseline"/>
                <w:lang w:eastAsia="zh-CN"/>
              </w:rPr>
              <w:t>数据来源</w:t>
            </w:r>
          </w:p>
        </w:tc>
        <w:tc>
          <w:tcPr>
            <w:tcW w:w="2603" w:type="dxa"/>
            <w:shd w:val="clear" w:color="auto" w:fill="D7D7D7" w:themeFill="background1" w:themeFillShade="D8"/>
            <w:vAlign w:val="center"/>
          </w:tcPr>
          <w:p>
            <w:pPr>
              <w:jc w:val="center"/>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r>
              <w:rPr>
                <w:rFonts w:hint="eastAsia"/>
                <w:vertAlign w:val="baseline"/>
                <w:lang w:eastAsia="zh-CN"/>
              </w:rPr>
              <w:t>设置剩余车位数</w:t>
            </w:r>
          </w:p>
        </w:tc>
        <w:tc>
          <w:tcPr>
            <w:tcW w:w="1890" w:type="dxa"/>
            <w:vAlign w:val="center"/>
          </w:tcPr>
          <w:p>
            <w:pPr>
              <w:jc w:val="center"/>
              <w:rPr>
                <w:rFonts w:hint="eastAsia"/>
                <w:vertAlign w:val="baseline"/>
                <w:lang w:eastAsia="zh-CN"/>
              </w:rPr>
            </w:pPr>
            <w:r>
              <w:rPr>
                <w:rFonts w:hint="eastAsia"/>
                <w:vertAlign w:val="baseline"/>
                <w:lang w:eastAsia="zh-CN"/>
              </w:rPr>
              <w:t>以车位数据为准</w:t>
            </w:r>
          </w:p>
        </w:tc>
        <w:tc>
          <w:tcPr>
            <w:tcW w:w="1035" w:type="dxa"/>
            <w:vAlign w:val="center"/>
          </w:tcPr>
          <w:p>
            <w:pPr>
              <w:jc w:val="center"/>
              <w:rPr>
                <w:rFonts w:hint="eastAsia"/>
                <w:vertAlign w:val="baseline"/>
                <w:lang w:eastAsia="zh-CN"/>
              </w:rPr>
            </w:pPr>
            <w:r>
              <w:rPr>
                <w:rFonts w:hint="eastAsia"/>
                <w:vertAlign w:val="baseline"/>
                <w:lang w:eastAsia="zh-CN"/>
              </w:rPr>
              <w:t>复选框</w:t>
            </w:r>
          </w:p>
        </w:tc>
        <w:tc>
          <w:tcPr>
            <w:tcW w:w="1635" w:type="dxa"/>
            <w:vAlign w:val="center"/>
          </w:tcPr>
          <w:p>
            <w:pPr>
              <w:jc w:val="center"/>
              <w:rPr>
                <w:rFonts w:hint="eastAsia"/>
                <w:vertAlign w:val="baseline"/>
                <w:lang w:val="en-US" w:eastAsia="zh-CN"/>
              </w:rPr>
            </w:pPr>
            <w:r>
              <w:rPr>
                <w:rFonts w:hint="eastAsia"/>
                <w:vertAlign w:val="baseline"/>
                <w:lang w:val="en-US" w:eastAsia="zh-CN"/>
              </w:rPr>
              <w:t>无</w:t>
            </w:r>
          </w:p>
        </w:tc>
        <w:tc>
          <w:tcPr>
            <w:tcW w:w="2603" w:type="dxa"/>
          </w:tcPr>
          <w:p>
            <w:pPr>
              <w:rPr>
                <w:rFonts w:hint="eastAsia"/>
                <w:vertAlign w:val="baseline"/>
                <w:lang w:eastAsia="zh-CN"/>
              </w:rPr>
            </w:pPr>
            <w:r>
              <w:rPr>
                <w:rFonts w:hint="eastAsia"/>
                <w:vertAlign w:val="baseline"/>
                <w:lang w:eastAsia="zh-CN"/>
              </w:rPr>
              <w:t>以车位数据为准指的是剩余车位数以系统统计的剩余车位数为准。</w:t>
            </w:r>
          </w:p>
          <w:p>
            <w:pPr>
              <w:rPr>
                <w:rFonts w:hint="eastAsia"/>
                <w:vertAlign w:val="baseline"/>
                <w:lang w:eastAsia="zh-CN"/>
              </w:rPr>
            </w:pPr>
            <w:r>
              <w:rPr>
                <w:rFonts w:hint="eastAsia"/>
                <w:vertAlign w:val="baseline"/>
                <w:lang w:eastAsia="zh-CN"/>
              </w:rPr>
              <w:t>勾选即代表是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统计对象</w:t>
            </w:r>
          </w:p>
        </w:tc>
        <w:tc>
          <w:tcPr>
            <w:tcW w:w="1035" w:type="dxa"/>
            <w:vAlign w:val="center"/>
          </w:tcPr>
          <w:p>
            <w:pPr>
              <w:jc w:val="center"/>
              <w:rPr>
                <w:rFonts w:hint="eastAsia"/>
                <w:vertAlign w:val="baseline"/>
                <w:lang w:eastAsia="zh-CN"/>
              </w:rPr>
            </w:pPr>
            <w:r>
              <w:rPr>
                <w:rFonts w:hint="eastAsia"/>
                <w:vertAlign w:val="baseline"/>
                <w:lang w:eastAsia="zh-CN"/>
              </w:rPr>
              <w:t>下拉框</w:t>
            </w:r>
          </w:p>
        </w:tc>
        <w:tc>
          <w:tcPr>
            <w:tcW w:w="1635" w:type="dxa"/>
            <w:vAlign w:val="center"/>
          </w:tcPr>
          <w:p>
            <w:pPr>
              <w:jc w:val="center"/>
              <w:rPr>
                <w:rFonts w:hint="eastAsia"/>
                <w:vertAlign w:val="baseline"/>
                <w:lang w:eastAsia="zh-CN"/>
              </w:rPr>
            </w:pPr>
            <w:r>
              <w:rPr>
                <w:rFonts w:hint="eastAsia"/>
                <w:vertAlign w:val="baseline"/>
                <w:lang w:eastAsia="zh-CN"/>
              </w:rPr>
              <w:t>后台数据</w:t>
            </w:r>
          </w:p>
        </w:tc>
        <w:tc>
          <w:tcPr>
            <w:tcW w:w="2603" w:type="dxa"/>
          </w:tcPr>
          <w:p>
            <w:pPr>
              <w:rPr>
                <w:rFonts w:hint="eastAsia"/>
                <w:vertAlign w:val="baseline"/>
                <w:lang w:eastAsia="zh-CN"/>
              </w:rPr>
            </w:pPr>
            <w:r>
              <w:rPr>
                <w:rFonts w:hint="eastAsia"/>
                <w:vertAlign w:val="baseline"/>
                <w:lang w:eastAsia="zh-CN"/>
              </w:rPr>
              <w:t>统计对象指的是车位数据统计的对象，分为停车场、区域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val="en-US" w:eastAsia="zh-CN"/>
              </w:rPr>
            </w:pPr>
            <w:r>
              <w:rPr>
                <w:rFonts w:hint="eastAsia"/>
                <w:vertAlign w:val="baseline"/>
                <w:lang w:val="en-US" w:eastAsia="zh-CN"/>
              </w:rPr>
              <w:t>X小时在场车统计数据</w:t>
            </w:r>
          </w:p>
        </w:tc>
        <w:tc>
          <w:tcPr>
            <w:tcW w:w="1035" w:type="dxa"/>
            <w:vAlign w:val="center"/>
          </w:tcPr>
          <w:p>
            <w:pPr>
              <w:jc w:val="center"/>
              <w:rPr>
                <w:rFonts w:hint="eastAsia"/>
                <w:vertAlign w:val="baseline"/>
                <w:lang w:eastAsia="zh-CN"/>
              </w:rPr>
            </w:pPr>
            <w:r>
              <w:rPr>
                <w:rFonts w:hint="eastAsia"/>
                <w:vertAlign w:val="baseline"/>
                <w:lang w:eastAsia="zh-CN"/>
              </w:rPr>
              <w:t>输入框</w:t>
            </w:r>
          </w:p>
        </w:tc>
        <w:tc>
          <w:tcPr>
            <w:tcW w:w="1635" w:type="dxa"/>
            <w:vAlign w:val="center"/>
          </w:tcPr>
          <w:p>
            <w:pPr>
              <w:jc w:val="center"/>
              <w:rPr>
                <w:rFonts w:hint="eastAsia"/>
                <w:vertAlign w:val="baseline"/>
                <w:lang w:eastAsia="zh-CN"/>
              </w:rPr>
            </w:pPr>
            <w:r>
              <w:rPr>
                <w:rFonts w:hint="eastAsia"/>
                <w:vertAlign w:val="baseline"/>
                <w:lang w:eastAsia="zh-CN"/>
              </w:rPr>
              <w:t>系统用户填入</w:t>
            </w:r>
          </w:p>
        </w:tc>
        <w:tc>
          <w:tcPr>
            <w:tcW w:w="2603" w:type="dxa"/>
          </w:tcPr>
          <w:p>
            <w:pPr>
              <w:rPr>
                <w:rFonts w:hint="eastAsia"/>
                <w:vertAlign w:val="baseline"/>
                <w:lang w:val="en-US" w:eastAsia="zh-CN"/>
              </w:rPr>
            </w:pPr>
            <w:r>
              <w:rPr>
                <w:rFonts w:hint="eastAsia"/>
                <w:vertAlign w:val="baseline"/>
                <w:lang w:val="en-US" w:eastAsia="zh-CN"/>
              </w:rPr>
              <w:t>X小时指的是从当前统计时间往前推一个时间段，在该时间段内的进场车辆计入统计，超出该时间段的车辆不予统计。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刷新</w:t>
            </w:r>
          </w:p>
        </w:tc>
        <w:tc>
          <w:tcPr>
            <w:tcW w:w="1035" w:type="dxa"/>
            <w:vAlign w:val="center"/>
          </w:tcPr>
          <w:p>
            <w:pPr>
              <w:jc w:val="center"/>
              <w:rPr>
                <w:rFonts w:hint="eastAsia"/>
                <w:vertAlign w:val="baseline"/>
                <w:lang w:eastAsia="zh-CN"/>
              </w:rPr>
            </w:pPr>
            <w:r>
              <w:rPr>
                <w:rFonts w:hint="eastAsia"/>
                <w:vertAlign w:val="baseline"/>
                <w:lang w:eastAsia="zh-CN"/>
              </w:rPr>
              <w:t>按钮</w:t>
            </w:r>
          </w:p>
        </w:tc>
        <w:tc>
          <w:tcPr>
            <w:tcW w:w="1635" w:type="dxa"/>
            <w:vAlign w:val="center"/>
          </w:tcPr>
          <w:p>
            <w:pPr>
              <w:jc w:val="center"/>
              <w:rPr>
                <w:rFonts w:hint="eastAsia"/>
                <w:vertAlign w:val="baseline"/>
                <w:lang w:eastAsia="zh-CN"/>
              </w:rPr>
            </w:pPr>
            <w:r>
              <w:rPr>
                <w:rFonts w:hint="eastAsia"/>
                <w:vertAlign w:val="baseline"/>
                <w:lang w:eastAsia="zh-CN"/>
              </w:rPr>
              <w:t>无</w:t>
            </w:r>
          </w:p>
        </w:tc>
        <w:tc>
          <w:tcPr>
            <w:tcW w:w="2603" w:type="dxa"/>
          </w:tcPr>
          <w:p>
            <w:pPr>
              <w:rPr>
                <w:rFonts w:hint="eastAsia"/>
                <w:vertAlign w:val="baseline"/>
                <w:lang w:eastAsia="zh-CN"/>
              </w:rPr>
            </w:pPr>
            <w:r>
              <w:rPr>
                <w:rFonts w:hint="eastAsia"/>
                <w:vertAlign w:val="baseline"/>
                <w:lang w:eastAsia="zh-CN"/>
              </w:rPr>
              <w:t>点击刷新剩余车位数。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总车位</w:t>
            </w:r>
          </w:p>
        </w:tc>
        <w:tc>
          <w:tcPr>
            <w:tcW w:w="1035" w:type="dxa"/>
            <w:vAlign w:val="center"/>
          </w:tcPr>
          <w:p>
            <w:pPr>
              <w:jc w:val="center"/>
              <w:rPr>
                <w:rFonts w:hint="eastAsia"/>
                <w:vertAlign w:val="baseline"/>
                <w:lang w:eastAsia="zh-CN"/>
              </w:rPr>
            </w:pPr>
            <w:r>
              <w:rPr>
                <w:rFonts w:hint="eastAsia"/>
                <w:vertAlign w:val="baseline"/>
                <w:lang w:eastAsia="zh-CN"/>
              </w:rPr>
              <w:t>字段</w:t>
            </w:r>
          </w:p>
        </w:tc>
        <w:tc>
          <w:tcPr>
            <w:tcW w:w="1635" w:type="dxa"/>
            <w:vAlign w:val="center"/>
          </w:tcPr>
          <w:p>
            <w:pPr>
              <w:jc w:val="center"/>
              <w:rPr>
                <w:rFonts w:hint="eastAsia"/>
                <w:vertAlign w:val="baseline"/>
                <w:lang w:eastAsia="zh-CN"/>
              </w:rPr>
            </w:pPr>
            <w:r>
              <w:rPr>
                <w:rFonts w:hint="eastAsia"/>
                <w:vertAlign w:val="baseline"/>
                <w:lang w:eastAsia="zh-CN"/>
              </w:rPr>
              <w:t>后台获取</w:t>
            </w:r>
          </w:p>
        </w:tc>
        <w:tc>
          <w:tcPr>
            <w:tcW w:w="2603" w:type="dxa"/>
          </w:tcPr>
          <w:p>
            <w:pPr>
              <w:rPr>
                <w:rFonts w:hint="eastAsia"/>
                <w:vertAlign w:val="baseline"/>
                <w:lang w:eastAsia="zh-CN"/>
              </w:rPr>
            </w:pPr>
            <w:r>
              <w:rPr>
                <w:rFonts w:hint="eastAsia"/>
                <w:vertAlign w:val="baseline"/>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临时车位</w:t>
            </w:r>
          </w:p>
        </w:tc>
        <w:tc>
          <w:tcPr>
            <w:tcW w:w="1035" w:type="dxa"/>
            <w:vAlign w:val="center"/>
          </w:tcPr>
          <w:p>
            <w:pPr>
              <w:jc w:val="center"/>
              <w:rPr>
                <w:rFonts w:hint="eastAsia"/>
                <w:vertAlign w:val="baseline"/>
                <w:lang w:eastAsia="zh-CN"/>
              </w:rPr>
            </w:pPr>
            <w:r>
              <w:rPr>
                <w:rFonts w:hint="eastAsia"/>
                <w:vertAlign w:val="baseline"/>
                <w:lang w:eastAsia="zh-CN"/>
              </w:rPr>
              <w:t>字段</w:t>
            </w:r>
          </w:p>
        </w:tc>
        <w:tc>
          <w:tcPr>
            <w:tcW w:w="1635" w:type="dxa"/>
            <w:vAlign w:val="center"/>
          </w:tcPr>
          <w:p>
            <w:pPr>
              <w:jc w:val="center"/>
              <w:rPr>
                <w:rFonts w:hint="eastAsia"/>
                <w:vertAlign w:val="baseline"/>
                <w:lang w:eastAsia="zh-CN"/>
              </w:rPr>
            </w:pPr>
            <w:r>
              <w:rPr>
                <w:rFonts w:hint="eastAsia"/>
                <w:vertAlign w:val="baseline"/>
                <w:lang w:eastAsia="zh-CN"/>
              </w:rPr>
              <w:t>后台获取</w:t>
            </w:r>
          </w:p>
        </w:tc>
        <w:tc>
          <w:tcPr>
            <w:tcW w:w="2603" w:type="dxa"/>
          </w:tcPr>
          <w:p>
            <w:pPr>
              <w:rPr>
                <w:rFonts w:hint="eastAsia"/>
                <w:vertAlign w:val="baseline"/>
                <w:lang w:eastAsia="zh-CN"/>
              </w:rPr>
            </w:pPr>
            <w:r>
              <w:rPr>
                <w:rFonts w:hint="eastAsia"/>
                <w:vertAlign w:val="baseline"/>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固定车位</w:t>
            </w:r>
          </w:p>
        </w:tc>
        <w:tc>
          <w:tcPr>
            <w:tcW w:w="1035" w:type="dxa"/>
            <w:vAlign w:val="center"/>
          </w:tcPr>
          <w:p>
            <w:pPr>
              <w:jc w:val="center"/>
              <w:rPr>
                <w:rFonts w:hint="eastAsia"/>
                <w:vertAlign w:val="baseline"/>
                <w:lang w:eastAsia="zh-CN"/>
              </w:rPr>
            </w:pPr>
            <w:r>
              <w:rPr>
                <w:rFonts w:hint="eastAsia"/>
                <w:vertAlign w:val="baseline"/>
                <w:lang w:eastAsia="zh-CN"/>
              </w:rPr>
              <w:t>字段</w:t>
            </w:r>
          </w:p>
        </w:tc>
        <w:tc>
          <w:tcPr>
            <w:tcW w:w="1635" w:type="dxa"/>
            <w:vAlign w:val="center"/>
          </w:tcPr>
          <w:p>
            <w:pPr>
              <w:jc w:val="center"/>
              <w:rPr>
                <w:rFonts w:hint="eastAsia"/>
                <w:vertAlign w:val="baseline"/>
                <w:lang w:eastAsia="zh-CN"/>
              </w:rPr>
            </w:pPr>
            <w:r>
              <w:rPr>
                <w:rFonts w:hint="eastAsia"/>
                <w:vertAlign w:val="baseline"/>
                <w:lang w:eastAsia="zh-CN"/>
              </w:rPr>
              <w:t>后台获取</w:t>
            </w:r>
          </w:p>
        </w:tc>
        <w:tc>
          <w:tcPr>
            <w:tcW w:w="2603" w:type="dxa"/>
          </w:tcPr>
          <w:p>
            <w:pPr>
              <w:rPr>
                <w:rFonts w:hint="eastAsia"/>
                <w:vertAlign w:val="baseline"/>
                <w:lang w:eastAsia="zh-CN"/>
              </w:rPr>
            </w:pPr>
            <w:r>
              <w:rPr>
                <w:rFonts w:hint="eastAsia"/>
                <w:vertAlign w:val="baseline"/>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租用车位</w:t>
            </w:r>
          </w:p>
        </w:tc>
        <w:tc>
          <w:tcPr>
            <w:tcW w:w="1035" w:type="dxa"/>
            <w:vAlign w:val="center"/>
          </w:tcPr>
          <w:p>
            <w:pPr>
              <w:jc w:val="center"/>
              <w:rPr>
                <w:rFonts w:hint="eastAsia"/>
                <w:vertAlign w:val="baseline"/>
                <w:lang w:eastAsia="zh-CN"/>
              </w:rPr>
            </w:pPr>
            <w:r>
              <w:rPr>
                <w:rFonts w:hint="eastAsia"/>
                <w:vertAlign w:val="baseline"/>
                <w:lang w:eastAsia="zh-CN"/>
              </w:rPr>
              <w:t>字段</w:t>
            </w:r>
          </w:p>
        </w:tc>
        <w:tc>
          <w:tcPr>
            <w:tcW w:w="1635" w:type="dxa"/>
            <w:vAlign w:val="center"/>
          </w:tcPr>
          <w:p>
            <w:pPr>
              <w:jc w:val="center"/>
              <w:rPr>
                <w:rFonts w:hint="eastAsia"/>
                <w:vertAlign w:val="baseline"/>
                <w:lang w:eastAsia="zh-CN"/>
              </w:rPr>
            </w:pPr>
            <w:r>
              <w:rPr>
                <w:rFonts w:hint="eastAsia"/>
                <w:vertAlign w:val="baseline"/>
                <w:lang w:eastAsia="zh-CN"/>
              </w:rPr>
              <w:t>后台获取</w:t>
            </w:r>
          </w:p>
        </w:tc>
        <w:tc>
          <w:tcPr>
            <w:tcW w:w="2603" w:type="dxa"/>
          </w:tcPr>
          <w:p>
            <w:pPr>
              <w:rPr>
                <w:rFonts w:hint="eastAsia"/>
                <w:vertAlign w:val="baseline"/>
                <w:lang w:eastAsia="zh-CN"/>
              </w:rPr>
            </w:pPr>
            <w:r>
              <w:rPr>
                <w:rFonts w:hint="eastAsia"/>
                <w:vertAlign w:val="baseline"/>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免费车位</w:t>
            </w:r>
          </w:p>
        </w:tc>
        <w:tc>
          <w:tcPr>
            <w:tcW w:w="1035" w:type="dxa"/>
            <w:vAlign w:val="center"/>
          </w:tcPr>
          <w:p>
            <w:pPr>
              <w:jc w:val="center"/>
              <w:rPr>
                <w:rFonts w:hint="eastAsia"/>
                <w:vertAlign w:val="baseline"/>
                <w:lang w:eastAsia="zh-CN"/>
              </w:rPr>
            </w:pPr>
            <w:r>
              <w:rPr>
                <w:rFonts w:hint="eastAsia"/>
                <w:vertAlign w:val="baseline"/>
                <w:lang w:eastAsia="zh-CN"/>
              </w:rPr>
              <w:t>字段</w:t>
            </w:r>
          </w:p>
        </w:tc>
        <w:tc>
          <w:tcPr>
            <w:tcW w:w="1635" w:type="dxa"/>
            <w:vAlign w:val="center"/>
          </w:tcPr>
          <w:p>
            <w:pPr>
              <w:jc w:val="center"/>
              <w:rPr>
                <w:rFonts w:hint="eastAsia"/>
                <w:vertAlign w:val="baseline"/>
                <w:lang w:eastAsia="zh-CN"/>
              </w:rPr>
            </w:pPr>
            <w:r>
              <w:rPr>
                <w:rFonts w:hint="eastAsia"/>
                <w:vertAlign w:val="baseline"/>
                <w:lang w:eastAsia="zh-CN"/>
              </w:rPr>
              <w:t>后台获取</w:t>
            </w:r>
          </w:p>
        </w:tc>
        <w:tc>
          <w:tcPr>
            <w:tcW w:w="2603" w:type="dxa"/>
          </w:tcPr>
          <w:p>
            <w:pPr>
              <w:rPr>
                <w:rFonts w:hint="eastAsia"/>
                <w:vertAlign w:val="baseline"/>
                <w:lang w:eastAsia="zh-CN"/>
              </w:rPr>
            </w:pPr>
            <w:r>
              <w:rPr>
                <w:rFonts w:hint="eastAsia"/>
                <w:vertAlign w:val="baseline"/>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预定车位</w:t>
            </w:r>
          </w:p>
        </w:tc>
        <w:tc>
          <w:tcPr>
            <w:tcW w:w="1035" w:type="dxa"/>
            <w:vAlign w:val="center"/>
          </w:tcPr>
          <w:p>
            <w:pPr>
              <w:jc w:val="center"/>
              <w:rPr>
                <w:rFonts w:hint="eastAsia"/>
                <w:vertAlign w:val="baseline"/>
                <w:lang w:eastAsia="zh-CN"/>
              </w:rPr>
            </w:pPr>
            <w:r>
              <w:rPr>
                <w:rFonts w:hint="eastAsia"/>
                <w:vertAlign w:val="baseline"/>
                <w:lang w:eastAsia="zh-CN"/>
              </w:rPr>
              <w:t>字段</w:t>
            </w:r>
          </w:p>
        </w:tc>
        <w:tc>
          <w:tcPr>
            <w:tcW w:w="1635" w:type="dxa"/>
            <w:vAlign w:val="center"/>
          </w:tcPr>
          <w:p>
            <w:pPr>
              <w:jc w:val="center"/>
              <w:rPr>
                <w:rFonts w:hint="eastAsia"/>
                <w:vertAlign w:val="baseline"/>
                <w:lang w:eastAsia="zh-CN"/>
              </w:rPr>
            </w:pPr>
            <w:r>
              <w:rPr>
                <w:rFonts w:hint="eastAsia"/>
                <w:vertAlign w:val="baseline"/>
                <w:lang w:eastAsia="zh-CN"/>
              </w:rPr>
              <w:t>后台获取</w:t>
            </w:r>
          </w:p>
        </w:tc>
        <w:tc>
          <w:tcPr>
            <w:tcW w:w="2603" w:type="dxa"/>
          </w:tcPr>
          <w:p>
            <w:pPr>
              <w:rPr>
                <w:rFonts w:hint="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总数</w:t>
            </w:r>
          </w:p>
        </w:tc>
        <w:tc>
          <w:tcPr>
            <w:tcW w:w="1035" w:type="dxa"/>
            <w:vAlign w:val="center"/>
          </w:tcPr>
          <w:p>
            <w:pPr>
              <w:jc w:val="center"/>
              <w:rPr>
                <w:rFonts w:hint="eastAsia"/>
                <w:vertAlign w:val="baseline"/>
                <w:lang w:eastAsia="zh-CN"/>
              </w:rPr>
            </w:pPr>
            <w:r>
              <w:rPr>
                <w:rFonts w:hint="eastAsia"/>
                <w:vertAlign w:val="baseline"/>
                <w:lang w:eastAsia="zh-CN"/>
              </w:rPr>
              <w:t>字段</w:t>
            </w:r>
          </w:p>
        </w:tc>
        <w:tc>
          <w:tcPr>
            <w:tcW w:w="1635" w:type="dxa"/>
            <w:vAlign w:val="center"/>
          </w:tcPr>
          <w:p>
            <w:pPr>
              <w:jc w:val="center"/>
              <w:rPr>
                <w:rFonts w:hint="eastAsia"/>
                <w:vertAlign w:val="baseline"/>
                <w:lang w:eastAsia="zh-CN"/>
              </w:rPr>
            </w:pPr>
            <w:r>
              <w:rPr>
                <w:rFonts w:hint="eastAsia"/>
                <w:vertAlign w:val="baseline"/>
                <w:lang w:eastAsia="zh-CN"/>
              </w:rPr>
              <w:t>后台获取</w:t>
            </w:r>
          </w:p>
        </w:tc>
        <w:tc>
          <w:tcPr>
            <w:tcW w:w="2603" w:type="dxa"/>
          </w:tcPr>
          <w:p>
            <w:pPr>
              <w:rPr>
                <w:rFonts w:hint="eastAsia"/>
                <w:vertAlign w:val="baseline"/>
                <w:lang w:val="en-US" w:eastAsia="zh-CN"/>
              </w:rPr>
            </w:pPr>
            <w:r>
              <w:rPr>
                <w:rFonts w:hint="eastAsia"/>
                <w:vertAlign w:val="baseline"/>
                <w:lang w:val="en-US" w:eastAsia="zh-CN"/>
              </w:rPr>
              <w:t>总数对应的是相应车位类型的总量，可在后台进行设置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统计剩余</w:t>
            </w:r>
          </w:p>
        </w:tc>
        <w:tc>
          <w:tcPr>
            <w:tcW w:w="1035" w:type="dxa"/>
            <w:vAlign w:val="center"/>
          </w:tcPr>
          <w:p>
            <w:pPr>
              <w:jc w:val="center"/>
              <w:rPr>
                <w:rFonts w:hint="eastAsia"/>
                <w:vertAlign w:val="baseline"/>
                <w:lang w:eastAsia="zh-CN"/>
              </w:rPr>
            </w:pPr>
            <w:r>
              <w:rPr>
                <w:rFonts w:hint="eastAsia"/>
                <w:vertAlign w:val="baseline"/>
                <w:lang w:eastAsia="zh-CN"/>
              </w:rPr>
              <w:t>字段</w:t>
            </w:r>
          </w:p>
        </w:tc>
        <w:tc>
          <w:tcPr>
            <w:tcW w:w="1635" w:type="dxa"/>
            <w:vAlign w:val="center"/>
          </w:tcPr>
          <w:p>
            <w:pPr>
              <w:jc w:val="center"/>
              <w:rPr>
                <w:rFonts w:hint="eastAsia"/>
                <w:vertAlign w:val="baseline"/>
                <w:lang w:eastAsia="zh-CN"/>
              </w:rPr>
            </w:pPr>
            <w:r>
              <w:rPr>
                <w:rFonts w:hint="eastAsia"/>
                <w:vertAlign w:val="baseline"/>
                <w:lang w:eastAsia="zh-CN"/>
              </w:rPr>
              <w:t>后台获取</w:t>
            </w:r>
          </w:p>
        </w:tc>
        <w:tc>
          <w:tcPr>
            <w:tcW w:w="2603" w:type="dxa"/>
          </w:tcPr>
          <w:p>
            <w:pPr>
              <w:rPr>
                <w:rFonts w:hint="eastAsia"/>
                <w:vertAlign w:val="baseline"/>
                <w:lang w:val="en-US" w:eastAsia="zh-CN"/>
              </w:rPr>
            </w:pPr>
            <w:r>
              <w:rPr>
                <w:rFonts w:hint="eastAsia"/>
                <w:vertAlign w:val="baseline"/>
                <w:lang w:val="en-US" w:eastAsia="zh-CN"/>
              </w:rPr>
              <w:t>统计剩余指的是系统统计剩余车位数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当前值</w:t>
            </w:r>
          </w:p>
        </w:tc>
        <w:tc>
          <w:tcPr>
            <w:tcW w:w="1035" w:type="dxa"/>
            <w:vAlign w:val="center"/>
          </w:tcPr>
          <w:p>
            <w:pPr>
              <w:jc w:val="center"/>
              <w:rPr>
                <w:rFonts w:hint="eastAsia"/>
                <w:vertAlign w:val="baseline"/>
                <w:lang w:eastAsia="zh-CN"/>
              </w:rPr>
            </w:pPr>
            <w:r>
              <w:rPr>
                <w:rFonts w:hint="eastAsia"/>
                <w:vertAlign w:val="baseline"/>
                <w:lang w:eastAsia="zh-CN"/>
              </w:rPr>
              <w:t>字段</w:t>
            </w:r>
          </w:p>
        </w:tc>
        <w:tc>
          <w:tcPr>
            <w:tcW w:w="1635" w:type="dxa"/>
            <w:vAlign w:val="center"/>
          </w:tcPr>
          <w:p>
            <w:pPr>
              <w:jc w:val="center"/>
              <w:rPr>
                <w:rFonts w:hint="eastAsia"/>
                <w:vertAlign w:val="baseline"/>
                <w:lang w:eastAsia="zh-CN"/>
              </w:rPr>
            </w:pPr>
            <w:r>
              <w:rPr>
                <w:rFonts w:hint="eastAsia"/>
                <w:vertAlign w:val="baseline"/>
                <w:lang w:eastAsia="zh-CN"/>
              </w:rPr>
              <w:t>后台获取</w:t>
            </w:r>
          </w:p>
        </w:tc>
        <w:tc>
          <w:tcPr>
            <w:tcW w:w="2603" w:type="dxa"/>
          </w:tcPr>
          <w:p>
            <w:pPr>
              <w:rPr>
                <w:rFonts w:hint="eastAsia"/>
                <w:vertAlign w:val="baseline"/>
                <w:lang w:eastAsia="zh-CN"/>
              </w:rPr>
            </w:pPr>
            <w:r>
              <w:rPr>
                <w:rFonts w:hint="eastAsia"/>
                <w:vertAlign w:val="baseline"/>
                <w:lang w:eastAsia="zh-CN"/>
              </w:rPr>
              <w:t>当前值默认为统计剩余</w:t>
            </w:r>
          </w:p>
          <w:p>
            <w:pPr>
              <w:rPr>
                <w:rFonts w:hint="eastAsia"/>
                <w:vertAlign w:val="baseline"/>
                <w:lang w:eastAsia="zh-CN"/>
              </w:rPr>
            </w:pPr>
            <w:r>
              <w:rPr>
                <w:rFonts w:hint="eastAsia"/>
                <w:vertAlign w:val="baseline"/>
                <w:lang w:eastAsia="zh-CN"/>
              </w:rPr>
              <w:t>当前值指的是在设置的剩余车位数的变化量</w:t>
            </w:r>
          </w:p>
          <w:p>
            <w:pPr>
              <w:rPr>
                <w:rFonts w:hint="eastAsia"/>
                <w:vertAlign w:val="baseline"/>
                <w:lang w:eastAsia="zh-CN"/>
              </w:rPr>
            </w:pPr>
            <w:r>
              <w:rPr>
                <w:rFonts w:hint="eastAsia"/>
                <w:vertAlign w:val="baseline"/>
                <w:lang w:eastAsia="zh-CN"/>
              </w:rPr>
              <w:t>当设置手动设置剩余车位数成功，当前值即变成剩余值。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设置剩余</w:t>
            </w:r>
          </w:p>
        </w:tc>
        <w:tc>
          <w:tcPr>
            <w:tcW w:w="1035" w:type="dxa"/>
            <w:vAlign w:val="center"/>
          </w:tcPr>
          <w:p>
            <w:pPr>
              <w:jc w:val="center"/>
              <w:rPr>
                <w:rFonts w:hint="eastAsia"/>
                <w:vertAlign w:val="baseline"/>
                <w:lang w:eastAsia="zh-CN"/>
              </w:rPr>
            </w:pPr>
            <w:r>
              <w:rPr>
                <w:rFonts w:hint="eastAsia"/>
                <w:vertAlign w:val="baseline"/>
                <w:lang w:eastAsia="zh-CN"/>
              </w:rPr>
              <w:t>输入框</w:t>
            </w:r>
          </w:p>
        </w:tc>
        <w:tc>
          <w:tcPr>
            <w:tcW w:w="1635" w:type="dxa"/>
            <w:vAlign w:val="center"/>
          </w:tcPr>
          <w:p>
            <w:pPr>
              <w:jc w:val="center"/>
              <w:rPr>
                <w:rFonts w:hint="eastAsia"/>
                <w:vertAlign w:val="baseline"/>
                <w:lang w:eastAsia="zh-CN"/>
              </w:rPr>
            </w:pPr>
            <w:r>
              <w:rPr>
                <w:rFonts w:hint="eastAsia"/>
                <w:vertAlign w:val="baseline"/>
                <w:lang w:eastAsia="zh-CN"/>
              </w:rPr>
              <w:t>系统用户填入</w:t>
            </w:r>
          </w:p>
        </w:tc>
        <w:tc>
          <w:tcPr>
            <w:tcW w:w="2603" w:type="dxa"/>
          </w:tcPr>
          <w:p>
            <w:pPr>
              <w:rPr>
                <w:rFonts w:hint="eastAsia"/>
                <w:vertAlign w:val="baseline"/>
                <w:lang w:val="en-US" w:eastAsia="zh-CN"/>
              </w:rPr>
            </w:pPr>
            <w:r>
              <w:rPr>
                <w:rFonts w:hint="eastAsia"/>
                <w:vertAlign w:val="baseline"/>
                <w:lang w:val="en-US" w:eastAsia="zh-CN"/>
              </w:rPr>
              <w:t>用户在输入框填入剩余车位数，点击确认设置，可对剩余车位数进行设置。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取消</w:t>
            </w:r>
          </w:p>
        </w:tc>
        <w:tc>
          <w:tcPr>
            <w:tcW w:w="1035" w:type="dxa"/>
            <w:vAlign w:val="center"/>
          </w:tcPr>
          <w:p>
            <w:pPr>
              <w:jc w:val="center"/>
              <w:rPr>
                <w:rFonts w:hint="eastAsia"/>
                <w:vertAlign w:val="baseline"/>
                <w:lang w:eastAsia="zh-CN"/>
              </w:rPr>
            </w:pPr>
            <w:r>
              <w:rPr>
                <w:rFonts w:hint="eastAsia"/>
                <w:vertAlign w:val="baseline"/>
                <w:lang w:eastAsia="zh-CN"/>
              </w:rPr>
              <w:t>按钮</w:t>
            </w:r>
          </w:p>
        </w:tc>
        <w:tc>
          <w:tcPr>
            <w:tcW w:w="1635" w:type="dxa"/>
            <w:vAlign w:val="center"/>
          </w:tcPr>
          <w:p>
            <w:pPr>
              <w:jc w:val="center"/>
              <w:rPr>
                <w:rFonts w:hint="eastAsia"/>
                <w:vertAlign w:val="baseline"/>
                <w:lang w:eastAsia="zh-CN"/>
              </w:rPr>
            </w:pPr>
            <w:r>
              <w:rPr>
                <w:rFonts w:hint="eastAsia"/>
                <w:vertAlign w:val="baseline"/>
                <w:lang w:eastAsia="zh-CN"/>
              </w:rPr>
              <w:t>无</w:t>
            </w:r>
          </w:p>
        </w:tc>
        <w:tc>
          <w:tcPr>
            <w:tcW w:w="2603" w:type="dxa"/>
          </w:tcPr>
          <w:p>
            <w:pPr>
              <w:rPr>
                <w:rFonts w:hint="eastAsia"/>
                <w:vertAlign w:val="baseline"/>
                <w:lang w:eastAsia="zh-CN"/>
              </w:rPr>
            </w:pPr>
            <w:r>
              <w:rPr>
                <w:rFonts w:hint="eastAsia"/>
                <w:vertAlign w:val="baseline"/>
                <w:lang w:eastAsia="zh-CN"/>
              </w:rPr>
              <w:t>点击取消关闭设置窗口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9" w:type="dxa"/>
            <w:vAlign w:val="center"/>
          </w:tcPr>
          <w:p>
            <w:pPr>
              <w:jc w:val="center"/>
              <w:rPr>
                <w:rFonts w:hint="eastAsia"/>
                <w:vertAlign w:val="baseline"/>
                <w:lang w:eastAsia="zh-CN"/>
              </w:rPr>
            </w:pPr>
          </w:p>
        </w:tc>
        <w:tc>
          <w:tcPr>
            <w:tcW w:w="1890" w:type="dxa"/>
            <w:vAlign w:val="center"/>
          </w:tcPr>
          <w:p>
            <w:pPr>
              <w:jc w:val="center"/>
              <w:rPr>
                <w:rFonts w:hint="eastAsia"/>
                <w:vertAlign w:val="baseline"/>
                <w:lang w:eastAsia="zh-CN"/>
              </w:rPr>
            </w:pPr>
            <w:r>
              <w:rPr>
                <w:rFonts w:hint="eastAsia"/>
                <w:vertAlign w:val="baseline"/>
                <w:lang w:eastAsia="zh-CN"/>
              </w:rPr>
              <w:t>确认设置</w:t>
            </w:r>
          </w:p>
        </w:tc>
        <w:tc>
          <w:tcPr>
            <w:tcW w:w="1035" w:type="dxa"/>
            <w:vAlign w:val="center"/>
          </w:tcPr>
          <w:p>
            <w:pPr>
              <w:jc w:val="center"/>
              <w:rPr>
                <w:rFonts w:hint="eastAsia"/>
                <w:vertAlign w:val="baseline"/>
                <w:lang w:eastAsia="zh-CN"/>
              </w:rPr>
            </w:pPr>
            <w:r>
              <w:rPr>
                <w:rFonts w:hint="eastAsia"/>
                <w:vertAlign w:val="baseline"/>
                <w:lang w:eastAsia="zh-CN"/>
              </w:rPr>
              <w:t>按钮</w:t>
            </w:r>
          </w:p>
        </w:tc>
        <w:tc>
          <w:tcPr>
            <w:tcW w:w="1635" w:type="dxa"/>
            <w:vAlign w:val="center"/>
          </w:tcPr>
          <w:p>
            <w:pPr>
              <w:jc w:val="center"/>
              <w:rPr>
                <w:rFonts w:hint="eastAsia"/>
                <w:vertAlign w:val="baseline"/>
                <w:lang w:eastAsia="zh-CN"/>
              </w:rPr>
            </w:pPr>
            <w:r>
              <w:rPr>
                <w:rFonts w:hint="eastAsia"/>
                <w:vertAlign w:val="baseline"/>
                <w:lang w:eastAsia="zh-CN"/>
              </w:rPr>
              <w:t>无</w:t>
            </w:r>
          </w:p>
        </w:tc>
        <w:tc>
          <w:tcPr>
            <w:tcW w:w="2603" w:type="dxa"/>
          </w:tcPr>
          <w:p>
            <w:pPr>
              <w:rPr>
                <w:rFonts w:hint="eastAsia"/>
                <w:vertAlign w:val="baseline"/>
                <w:lang w:eastAsia="zh-CN"/>
              </w:rPr>
            </w:pPr>
            <w:r>
              <w:rPr>
                <w:rFonts w:hint="eastAsia"/>
                <w:vertAlign w:val="baseline"/>
                <w:lang w:eastAsia="zh-CN"/>
              </w:rPr>
              <w:t>点击确认设置，系统按填入的剩余车位数进行设置</w:t>
            </w:r>
            <w:r>
              <w:rPr>
                <w:rFonts w:hint="eastAsia"/>
                <w:vertAlign w:val="baseline"/>
                <w:lang w:val="en-US" w:eastAsia="zh-CN"/>
              </w:rPr>
              <w:t xml:space="preserve"> ，后续的车位统计按照该设置</w:t>
            </w:r>
          </w:p>
        </w:tc>
      </w:tr>
    </w:tbl>
    <w:p>
      <w:pPr>
        <w:rPr>
          <w:rFonts w:hint="eastAsia"/>
          <w:lang w:eastAsia="zh-CN"/>
        </w:rPr>
      </w:pPr>
    </w:p>
    <w:p>
      <w:pPr>
        <w:pStyle w:val="19"/>
        <w:rPr>
          <w:rFonts w:hint="eastAsia"/>
          <w:lang w:eastAsia="zh-CN"/>
        </w:rPr>
      </w:pPr>
      <w:bookmarkStart w:id="116" w:name="_Toc11717"/>
      <w:r>
        <w:rPr>
          <w:rFonts w:hint="eastAsia"/>
          <w:lang w:eastAsia="zh-CN"/>
        </w:rPr>
        <w:t>输入内容</w:t>
      </w:r>
      <w:bookmarkEnd w:id="116"/>
    </w:p>
    <w:tbl>
      <w:tblPr>
        <w:tblStyle w:val="17"/>
        <w:tblW w:w="71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D7D7D7" w:themeFill="background1" w:themeFillShade="D8"/>
          </w:tcPr>
          <w:p>
            <w:pPr>
              <w:jc w:val="center"/>
              <w:rPr>
                <w:rFonts w:hint="eastAsia"/>
                <w:vertAlign w:val="baseline"/>
                <w:lang w:eastAsia="zh-CN"/>
              </w:rPr>
            </w:pPr>
            <w:r>
              <w:rPr>
                <w:rFonts w:hint="eastAsia"/>
                <w:vertAlign w:val="baseline"/>
                <w:lang w:eastAsia="zh-CN"/>
              </w:rPr>
              <w:t>控件类型</w:t>
            </w:r>
          </w:p>
        </w:tc>
        <w:tc>
          <w:tcPr>
            <w:tcW w:w="1420" w:type="dxa"/>
            <w:shd w:val="clear" w:color="auto" w:fill="D7D7D7" w:themeFill="background1" w:themeFillShade="D8"/>
          </w:tcPr>
          <w:p>
            <w:pPr>
              <w:jc w:val="center"/>
              <w:rPr>
                <w:rFonts w:hint="eastAsia"/>
                <w:vertAlign w:val="baseline"/>
                <w:lang w:eastAsia="zh-CN"/>
              </w:rPr>
            </w:pPr>
            <w:r>
              <w:rPr>
                <w:rFonts w:hint="eastAsia"/>
                <w:vertAlign w:val="baseline"/>
                <w:lang w:eastAsia="zh-CN"/>
              </w:rPr>
              <w:t>名称</w:t>
            </w:r>
          </w:p>
        </w:tc>
        <w:tc>
          <w:tcPr>
            <w:tcW w:w="1420" w:type="dxa"/>
            <w:shd w:val="clear" w:color="auto" w:fill="D7D7D7" w:themeFill="background1" w:themeFillShade="D8"/>
          </w:tcPr>
          <w:p>
            <w:pPr>
              <w:jc w:val="center"/>
              <w:rPr>
                <w:rFonts w:hint="eastAsia"/>
                <w:vertAlign w:val="baseline"/>
                <w:lang w:eastAsia="zh-CN"/>
              </w:rPr>
            </w:pPr>
            <w:r>
              <w:rPr>
                <w:rFonts w:hint="eastAsia"/>
                <w:vertAlign w:val="baseline"/>
                <w:lang w:eastAsia="zh-CN"/>
              </w:rPr>
              <w:t>是否必填</w:t>
            </w:r>
          </w:p>
        </w:tc>
        <w:tc>
          <w:tcPr>
            <w:tcW w:w="1420" w:type="dxa"/>
            <w:shd w:val="clear" w:color="auto" w:fill="D7D7D7" w:themeFill="background1" w:themeFillShade="D8"/>
          </w:tcPr>
          <w:p>
            <w:pPr>
              <w:jc w:val="center"/>
              <w:rPr>
                <w:rFonts w:hint="eastAsia"/>
                <w:vertAlign w:val="baseline"/>
                <w:lang w:eastAsia="zh-CN"/>
              </w:rPr>
            </w:pPr>
            <w:r>
              <w:rPr>
                <w:rFonts w:hint="eastAsia"/>
                <w:vertAlign w:val="baseline"/>
                <w:lang w:eastAsia="zh-CN"/>
              </w:rPr>
              <w:t>约束条件</w:t>
            </w:r>
          </w:p>
        </w:tc>
        <w:tc>
          <w:tcPr>
            <w:tcW w:w="1421" w:type="dxa"/>
            <w:shd w:val="clear" w:color="auto" w:fill="D7D7D7" w:themeFill="background1" w:themeFillShade="D8"/>
          </w:tcPr>
          <w:p>
            <w:pPr>
              <w:jc w:val="center"/>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eastAsia"/>
                <w:vertAlign w:val="baseline"/>
                <w:lang w:eastAsia="zh-CN"/>
              </w:rPr>
            </w:pPr>
            <w:r>
              <w:rPr>
                <w:rFonts w:hint="eastAsia"/>
                <w:vertAlign w:val="baseline"/>
                <w:lang w:eastAsia="zh-CN"/>
              </w:rPr>
              <w:t>复选框</w:t>
            </w:r>
          </w:p>
        </w:tc>
        <w:tc>
          <w:tcPr>
            <w:tcW w:w="1420" w:type="dxa"/>
            <w:vAlign w:val="center"/>
          </w:tcPr>
          <w:p>
            <w:pPr>
              <w:jc w:val="center"/>
              <w:rPr>
                <w:rFonts w:hint="eastAsia"/>
                <w:vertAlign w:val="baseline"/>
                <w:lang w:eastAsia="zh-CN"/>
              </w:rPr>
            </w:pPr>
            <w:r>
              <w:rPr>
                <w:rFonts w:hint="eastAsia"/>
                <w:vertAlign w:val="baseline"/>
                <w:lang w:eastAsia="zh-CN"/>
              </w:rPr>
              <w:t>是否以车位数据为准</w:t>
            </w:r>
          </w:p>
        </w:tc>
        <w:tc>
          <w:tcPr>
            <w:tcW w:w="1420" w:type="dxa"/>
            <w:vAlign w:val="center"/>
          </w:tcPr>
          <w:p>
            <w:pPr>
              <w:jc w:val="center"/>
              <w:rPr>
                <w:rFonts w:hint="eastAsia"/>
                <w:vertAlign w:val="baseline"/>
                <w:lang w:eastAsia="zh-CN"/>
              </w:rPr>
            </w:pPr>
            <w:r>
              <w:rPr>
                <w:rFonts w:hint="eastAsia"/>
                <w:vertAlign w:val="baseline"/>
                <w:lang w:eastAsia="zh-CN"/>
              </w:rPr>
              <w:t>否</w:t>
            </w:r>
          </w:p>
        </w:tc>
        <w:tc>
          <w:tcPr>
            <w:tcW w:w="1420" w:type="dxa"/>
            <w:vAlign w:val="center"/>
          </w:tcPr>
          <w:p>
            <w:pPr>
              <w:jc w:val="both"/>
              <w:rPr>
                <w:rFonts w:hint="eastAsia"/>
                <w:vertAlign w:val="baseline"/>
                <w:lang w:eastAsia="zh-CN"/>
              </w:rPr>
            </w:pPr>
            <w:r>
              <w:rPr>
                <w:rFonts w:hint="eastAsia"/>
                <w:vertAlign w:val="baseline"/>
                <w:lang w:eastAsia="zh-CN"/>
              </w:rPr>
              <w:t>默认勾选；</w:t>
            </w:r>
          </w:p>
          <w:p>
            <w:pPr>
              <w:jc w:val="both"/>
              <w:rPr>
                <w:rFonts w:hint="eastAsia"/>
                <w:vertAlign w:val="baseline"/>
                <w:lang w:eastAsia="zh-CN"/>
              </w:rPr>
            </w:pPr>
          </w:p>
        </w:tc>
        <w:tc>
          <w:tcPr>
            <w:tcW w:w="1421" w:type="dxa"/>
            <w:vAlign w:val="center"/>
          </w:tcPr>
          <w:p>
            <w:pPr>
              <w:numPr>
                <w:ilvl w:val="0"/>
                <w:numId w:val="15"/>
              </w:numPr>
              <w:jc w:val="both"/>
              <w:rPr>
                <w:rFonts w:hint="eastAsia"/>
                <w:vertAlign w:val="baseline"/>
                <w:lang w:eastAsia="zh-CN"/>
              </w:rPr>
            </w:pPr>
            <w:r>
              <w:rPr>
                <w:rFonts w:hint="eastAsia"/>
                <w:vertAlign w:val="baseline"/>
                <w:lang w:eastAsia="zh-CN"/>
              </w:rPr>
              <w:t>勾选后，剩余车位数字将以系统统计到的车位数字为准；</w:t>
            </w:r>
          </w:p>
          <w:p>
            <w:pPr>
              <w:numPr>
                <w:ilvl w:val="0"/>
                <w:numId w:val="15"/>
              </w:numPr>
              <w:jc w:val="both"/>
              <w:rPr>
                <w:rFonts w:hint="eastAsia"/>
                <w:vertAlign w:val="baseline"/>
                <w:lang w:eastAsia="zh-CN"/>
              </w:rPr>
            </w:pPr>
            <w:r>
              <w:rPr>
                <w:rFonts w:hint="eastAsia"/>
                <w:vertAlign w:val="baseline"/>
                <w:lang w:eastAsia="zh-CN"/>
              </w:rPr>
              <w:t>勾选后，禁用手动设置车位数。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eastAsia"/>
                <w:vertAlign w:val="baseline"/>
                <w:lang w:eastAsia="zh-CN"/>
              </w:rPr>
            </w:pPr>
            <w:r>
              <w:rPr>
                <w:rFonts w:hint="eastAsia"/>
                <w:vertAlign w:val="baseline"/>
                <w:lang w:eastAsia="zh-CN"/>
              </w:rPr>
              <w:t>下拉框</w:t>
            </w:r>
          </w:p>
        </w:tc>
        <w:tc>
          <w:tcPr>
            <w:tcW w:w="1420" w:type="dxa"/>
            <w:vAlign w:val="center"/>
          </w:tcPr>
          <w:p>
            <w:pPr>
              <w:jc w:val="center"/>
              <w:rPr>
                <w:rFonts w:hint="eastAsia"/>
                <w:vertAlign w:val="baseline"/>
                <w:lang w:eastAsia="zh-CN"/>
              </w:rPr>
            </w:pPr>
            <w:r>
              <w:rPr>
                <w:rFonts w:hint="eastAsia"/>
                <w:vertAlign w:val="baseline"/>
                <w:lang w:eastAsia="zh-CN"/>
              </w:rPr>
              <w:t>统计对象</w:t>
            </w:r>
          </w:p>
        </w:tc>
        <w:tc>
          <w:tcPr>
            <w:tcW w:w="1420" w:type="dxa"/>
            <w:vAlign w:val="center"/>
          </w:tcPr>
          <w:p>
            <w:pPr>
              <w:jc w:val="center"/>
              <w:rPr>
                <w:rFonts w:hint="eastAsia"/>
                <w:vertAlign w:val="baseline"/>
                <w:lang w:eastAsia="zh-CN"/>
              </w:rPr>
            </w:pPr>
            <w:r>
              <w:rPr>
                <w:rFonts w:hint="eastAsia"/>
                <w:vertAlign w:val="baseline"/>
                <w:lang w:eastAsia="zh-CN"/>
              </w:rPr>
              <w:t>是</w:t>
            </w:r>
          </w:p>
        </w:tc>
        <w:tc>
          <w:tcPr>
            <w:tcW w:w="1420" w:type="dxa"/>
            <w:vAlign w:val="center"/>
          </w:tcPr>
          <w:p>
            <w:pPr>
              <w:jc w:val="both"/>
              <w:rPr>
                <w:rFonts w:hint="eastAsia"/>
                <w:vertAlign w:val="baseline"/>
                <w:lang w:eastAsia="zh-CN"/>
              </w:rPr>
            </w:pPr>
            <w:r>
              <w:rPr>
                <w:rFonts w:hint="eastAsia"/>
                <w:vertAlign w:val="baseline"/>
                <w:lang w:eastAsia="zh-CN"/>
              </w:rPr>
              <w:t>默认显示内容为所选内容；</w:t>
            </w:r>
          </w:p>
          <w:p>
            <w:pPr>
              <w:jc w:val="both"/>
              <w:rPr>
                <w:rFonts w:hint="eastAsia"/>
                <w:vertAlign w:val="baseline"/>
                <w:lang w:eastAsia="zh-CN"/>
              </w:rPr>
            </w:pPr>
            <w:r>
              <w:rPr>
                <w:rFonts w:hint="eastAsia"/>
                <w:vertAlign w:val="baseline"/>
                <w:lang w:eastAsia="zh-CN"/>
              </w:rPr>
              <w:t>下拉框选项为：停车场，读取区域列表</w:t>
            </w:r>
          </w:p>
        </w:tc>
        <w:tc>
          <w:tcPr>
            <w:tcW w:w="1421" w:type="dxa"/>
            <w:vAlign w:val="center"/>
          </w:tcPr>
          <w:p>
            <w:pPr>
              <w:jc w:val="both"/>
              <w:rPr>
                <w:rFonts w:hint="eastAsia"/>
                <w:vertAlign w:val="baseline"/>
                <w:lang w:eastAsia="zh-CN"/>
              </w:rPr>
            </w:pPr>
            <w:r>
              <w:rPr>
                <w:rFonts w:hint="eastAsia"/>
                <w:color w:val="FF0000"/>
                <w:vertAlign w:val="baseline"/>
                <w:lang w:eastAsia="zh-CN"/>
              </w:rPr>
              <w:t>设置区域车位数</w:t>
            </w:r>
            <w:r>
              <w:rPr>
                <w:rFonts w:hint="eastAsia"/>
                <w:color w:val="FF0000"/>
                <w:vertAlign w:val="baseline"/>
                <w:lang w:val="en-US" w:eastAsia="zh-CN"/>
              </w:rPr>
              <w:t>后，则对应区域的进场数据会按时间逆序标记，最先进场的会标记为不记录车位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eastAsia"/>
                <w:vertAlign w:val="baseline"/>
                <w:lang w:eastAsia="zh-CN"/>
              </w:rPr>
            </w:pPr>
            <w:r>
              <w:rPr>
                <w:rFonts w:hint="eastAsia"/>
                <w:vertAlign w:val="baseline"/>
                <w:lang w:eastAsia="zh-CN"/>
              </w:rPr>
              <w:t>输入框</w:t>
            </w:r>
          </w:p>
        </w:tc>
        <w:tc>
          <w:tcPr>
            <w:tcW w:w="1420" w:type="dxa"/>
            <w:vAlign w:val="center"/>
          </w:tcPr>
          <w:p>
            <w:pPr>
              <w:jc w:val="center"/>
              <w:rPr>
                <w:rFonts w:hint="eastAsia"/>
                <w:vertAlign w:val="baseline"/>
                <w:lang w:val="en-US" w:eastAsia="zh-CN"/>
              </w:rPr>
            </w:pPr>
            <w:r>
              <w:rPr>
                <w:rFonts w:hint="eastAsia"/>
                <w:vertAlign w:val="baseline"/>
                <w:lang w:val="en-US" w:eastAsia="zh-CN"/>
              </w:rPr>
              <w:t>X小时内在场车辆统计数量</w:t>
            </w:r>
          </w:p>
        </w:tc>
        <w:tc>
          <w:tcPr>
            <w:tcW w:w="1420" w:type="dxa"/>
            <w:vAlign w:val="center"/>
          </w:tcPr>
          <w:p>
            <w:pPr>
              <w:jc w:val="center"/>
              <w:rPr>
                <w:rFonts w:hint="eastAsia"/>
                <w:vertAlign w:val="baseline"/>
                <w:lang w:eastAsia="zh-CN"/>
              </w:rPr>
            </w:pPr>
            <w:r>
              <w:rPr>
                <w:rFonts w:hint="eastAsia"/>
                <w:vertAlign w:val="baseline"/>
                <w:lang w:eastAsia="zh-CN"/>
              </w:rPr>
              <w:t>否</w:t>
            </w:r>
          </w:p>
        </w:tc>
        <w:tc>
          <w:tcPr>
            <w:tcW w:w="1420" w:type="dxa"/>
            <w:vAlign w:val="center"/>
          </w:tcPr>
          <w:p>
            <w:pPr>
              <w:jc w:val="both"/>
              <w:rPr>
                <w:rFonts w:hint="eastAsia"/>
                <w:vertAlign w:val="baseline"/>
                <w:lang w:eastAsia="zh-CN"/>
              </w:rPr>
            </w:pPr>
            <w:r>
              <w:rPr>
                <w:rFonts w:hint="eastAsia"/>
                <w:vertAlign w:val="baseline"/>
                <w:lang w:eastAsia="zh-CN"/>
              </w:rPr>
              <w:t>默认为空，</w:t>
            </w:r>
          </w:p>
          <w:p>
            <w:pPr>
              <w:jc w:val="both"/>
              <w:rPr>
                <w:rFonts w:hint="eastAsia"/>
                <w:vertAlign w:val="baseline"/>
                <w:lang w:val="en-US" w:eastAsia="zh-CN"/>
              </w:rPr>
            </w:pPr>
            <w:r>
              <w:rPr>
                <w:rFonts w:hint="eastAsia"/>
                <w:vertAlign w:val="baseline"/>
                <w:lang w:eastAsia="zh-CN"/>
              </w:rPr>
              <w:t>只能填入大于</w:t>
            </w:r>
            <w:r>
              <w:rPr>
                <w:rFonts w:hint="eastAsia"/>
                <w:vertAlign w:val="baseline"/>
                <w:lang w:val="en-US" w:eastAsia="zh-CN"/>
              </w:rPr>
              <w:t>0 的正整数</w:t>
            </w:r>
          </w:p>
          <w:p>
            <w:pPr>
              <w:jc w:val="both"/>
              <w:rPr>
                <w:rFonts w:hint="eastAsia"/>
                <w:vertAlign w:val="baseline"/>
                <w:lang w:val="en-US" w:eastAsia="zh-CN"/>
              </w:rPr>
            </w:pPr>
          </w:p>
        </w:tc>
        <w:tc>
          <w:tcPr>
            <w:tcW w:w="1421" w:type="dxa"/>
            <w:vAlign w:val="center"/>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eastAsia"/>
                <w:vertAlign w:val="baseline"/>
                <w:lang w:eastAsia="zh-CN"/>
              </w:rPr>
            </w:pPr>
            <w:r>
              <w:rPr>
                <w:rFonts w:hint="eastAsia"/>
                <w:vertAlign w:val="baseline"/>
                <w:lang w:eastAsia="zh-CN"/>
              </w:rPr>
              <w:t>输入框</w:t>
            </w:r>
          </w:p>
        </w:tc>
        <w:tc>
          <w:tcPr>
            <w:tcW w:w="1420" w:type="dxa"/>
            <w:vAlign w:val="center"/>
          </w:tcPr>
          <w:p>
            <w:pPr>
              <w:jc w:val="center"/>
              <w:rPr>
                <w:rFonts w:hint="eastAsia"/>
                <w:vertAlign w:val="baseline"/>
                <w:lang w:eastAsia="zh-CN"/>
              </w:rPr>
            </w:pPr>
            <w:r>
              <w:rPr>
                <w:rFonts w:hint="eastAsia"/>
                <w:vertAlign w:val="baseline"/>
                <w:lang w:eastAsia="zh-CN"/>
              </w:rPr>
              <w:t>总车位</w:t>
            </w:r>
          </w:p>
        </w:tc>
        <w:tc>
          <w:tcPr>
            <w:tcW w:w="1420" w:type="dxa"/>
            <w:vAlign w:val="center"/>
          </w:tcPr>
          <w:p>
            <w:pPr>
              <w:jc w:val="center"/>
              <w:rPr>
                <w:rFonts w:hint="eastAsia"/>
                <w:vertAlign w:val="baseline"/>
                <w:lang w:eastAsia="zh-CN"/>
              </w:rPr>
            </w:pPr>
            <w:r>
              <w:rPr>
                <w:rFonts w:hint="eastAsia"/>
                <w:vertAlign w:val="baseline"/>
                <w:lang w:eastAsia="zh-CN"/>
              </w:rPr>
              <w:t>是</w:t>
            </w:r>
          </w:p>
        </w:tc>
        <w:tc>
          <w:tcPr>
            <w:tcW w:w="1420" w:type="dxa"/>
            <w:vAlign w:val="center"/>
          </w:tcPr>
          <w:p>
            <w:pPr>
              <w:jc w:val="both"/>
              <w:rPr>
                <w:rFonts w:hint="eastAsia"/>
                <w:vertAlign w:val="baseline"/>
                <w:lang w:eastAsia="zh-CN"/>
              </w:rPr>
            </w:pPr>
            <w:r>
              <w:rPr>
                <w:rFonts w:hint="eastAsia"/>
                <w:vertAlign w:val="baseline"/>
                <w:lang w:eastAsia="zh-CN"/>
              </w:rPr>
              <w:t>默认为空</w:t>
            </w:r>
          </w:p>
          <w:p>
            <w:pPr>
              <w:jc w:val="both"/>
              <w:rPr>
                <w:rFonts w:hint="eastAsia"/>
                <w:vertAlign w:val="baseline"/>
                <w:lang w:eastAsia="zh-CN"/>
              </w:rPr>
            </w:pPr>
            <w:r>
              <w:rPr>
                <w:rFonts w:hint="eastAsia"/>
                <w:vertAlign w:val="baseline"/>
                <w:lang w:eastAsia="zh-CN"/>
              </w:rPr>
              <w:t>只能填入非负整数；</w:t>
            </w:r>
          </w:p>
          <w:p>
            <w:pPr>
              <w:jc w:val="both"/>
              <w:rPr>
                <w:rFonts w:hint="eastAsia"/>
                <w:vertAlign w:val="baseline"/>
                <w:lang w:eastAsia="zh-CN"/>
              </w:rPr>
            </w:pPr>
            <w:r>
              <w:rPr>
                <w:rFonts w:hint="eastAsia"/>
                <w:vertAlign w:val="baseline"/>
                <w:lang w:eastAsia="zh-CN"/>
              </w:rPr>
              <w:t>填入数字不可大于总车位总数；</w:t>
            </w:r>
          </w:p>
          <w:p>
            <w:pPr>
              <w:jc w:val="both"/>
              <w:rPr>
                <w:rFonts w:hint="eastAsia"/>
                <w:vertAlign w:val="baseline"/>
                <w:lang w:eastAsia="zh-CN"/>
              </w:rPr>
            </w:pPr>
            <w:r>
              <w:rPr>
                <w:rFonts w:hint="eastAsia"/>
                <w:vertAlign w:val="baseline"/>
                <w:lang w:eastAsia="zh-CN"/>
              </w:rPr>
              <w:t>当输入框为空时，剩余总车位以统计剩余值为准</w:t>
            </w:r>
          </w:p>
        </w:tc>
        <w:tc>
          <w:tcPr>
            <w:tcW w:w="1421"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eastAsia"/>
                <w:vertAlign w:val="baseline"/>
                <w:lang w:eastAsia="zh-CN"/>
              </w:rPr>
            </w:pPr>
            <w:r>
              <w:rPr>
                <w:rFonts w:hint="eastAsia"/>
                <w:vertAlign w:val="baseline"/>
                <w:lang w:eastAsia="zh-CN"/>
              </w:rPr>
              <w:t>输入框</w:t>
            </w:r>
          </w:p>
        </w:tc>
        <w:tc>
          <w:tcPr>
            <w:tcW w:w="1420" w:type="dxa"/>
            <w:vAlign w:val="center"/>
          </w:tcPr>
          <w:p>
            <w:pPr>
              <w:jc w:val="center"/>
              <w:rPr>
                <w:rFonts w:hint="eastAsia"/>
                <w:vertAlign w:val="baseline"/>
                <w:lang w:eastAsia="zh-CN"/>
              </w:rPr>
            </w:pPr>
            <w:r>
              <w:rPr>
                <w:rFonts w:hint="eastAsia"/>
                <w:vertAlign w:val="baseline"/>
                <w:lang w:eastAsia="zh-CN"/>
              </w:rPr>
              <w:t>临时车位</w:t>
            </w:r>
          </w:p>
        </w:tc>
        <w:tc>
          <w:tcPr>
            <w:tcW w:w="1420" w:type="dxa"/>
            <w:vAlign w:val="center"/>
          </w:tcPr>
          <w:p>
            <w:pPr>
              <w:jc w:val="center"/>
              <w:rPr>
                <w:rFonts w:hint="eastAsia"/>
                <w:vertAlign w:val="baseline"/>
                <w:lang w:eastAsia="zh-CN"/>
              </w:rPr>
            </w:pPr>
            <w:r>
              <w:rPr>
                <w:rFonts w:hint="eastAsia"/>
                <w:vertAlign w:val="baseline"/>
                <w:lang w:eastAsia="zh-CN"/>
              </w:rPr>
              <w:t>是</w:t>
            </w:r>
          </w:p>
        </w:tc>
        <w:tc>
          <w:tcPr>
            <w:tcW w:w="1420" w:type="dxa"/>
            <w:vAlign w:val="center"/>
          </w:tcPr>
          <w:p>
            <w:pPr>
              <w:jc w:val="both"/>
              <w:rPr>
                <w:rFonts w:hint="eastAsia"/>
                <w:vertAlign w:val="baseline"/>
                <w:lang w:val="en-US" w:eastAsia="zh-CN"/>
              </w:rPr>
            </w:pPr>
            <w:r>
              <w:rPr>
                <w:rFonts w:hint="eastAsia"/>
                <w:vertAlign w:val="baseline"/>
                <w:lang w:val="en-US" w:eastAsia="zh-CN"/>
              </w:rPr>
              <w:t>1、</w:t>
            </w:r>
            <w:r>
              <w:rPr>
                <w:rFonts w:hint="eastAsia"/>
                <w:vertAlign w:val="baseline"/>
                <w:lang w:eastAsia="zh-CN"/>
              </w:rPr>
              <w:t>默认为空</w:t>
            </w:r>
          </w:p>
          <w:p>
            <w:pPr>
              <w:jc w:val="both"/>
              <w:rPr>
                <w:rFonts w:hint="eastAsia"/>
                <w:vertAlign w:val="baseline"/>
                <w:lang w:eastAsia="zh-CN"/>
              </w:rPr>
            </w:pPr>
            <w:r>
              <w:rPr>
                <w:rFonts w:hint="eastAsia"/>
                <w:vertAlign w:val="baseline"/>
                <w:lang w:eastAsia="zh-CN"/>
              </w:rPr>
              <w:t>只能填入非负整数；</w:t>
            </w:r>
          </w:p>
          <w:p>
            <w:pPr>
              <w:jc w:val="both"/>
              <w:rPr>
                <w:rFonts w:hint="eastAsia"/>
                <w:vertAlign w:val="baseline"/>
                <w:lang w:eastAsia="zh-CN"/>
              </w:rPr>
            </w:pPr>
            <w:r>
              <w:rPr>
                <w:rFonts w:hint="eastAsia"/>
                <w:vertAlign w:val="baseline"/>
                <w:lang w:val="en-US" w:eastAsia="zh-CN"/>
              </w:rPr>
              <w:t>2、</w:t>
            </w:r>
            <w:r>
              <w:rPr>
                <w:rFonts w:hint="eastAsia"/>
                <w:vertAlign w:val="baseline"/>
                <w:lang w:eastAsia="zh-CN"/>
              </w:rPr>
              <w:t>填入数字不可大于临时车位总数；</w:t>
            </w:r>
          </w:p>
          <w:p>
            <w:pPr>
              <w:jc w:val="both"/>
              <w:rPr>
                <w:rFonts w:hint="eastAsia"/>
                <w:vertAlign w:val="baseline"/>
                <w:lang w:eastAsia="zh-CN"/>
              </w:rPr>
            </w:pPr>
            <w:r>
              <w:rPr>
                <w:rFonts w:hint="eastAsia"/>
                <w:vertAlign w:val="baseline"/>
                <w:lang w:val="en-US" w:eastAsia="zh-CN"/>
              </w:rPr>
              <w:t>3、</w:t>
            </w:r>
            <w:r>
              <w:rPr>
                <w:rFonts w:hint="eastAsia"/>
                <w:vertAlign w:val="baseline"/>
                <w:lang w:eastAsia="zh-CN"/>
              </w:rPr>
              <w:t>当输入框为空时，剩余总车位以统计剩余值为准</w:t>
            </w:r>
          </w:p>
        </w:tc>
        <w:tc>
          <w:tcPr>
            <w:tcW w:w="1421"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eastAsia"/>
                <w:vertAlign w:val="baseline"/>
                <w:lang w:eastAsia="zh-CN"/>
              </w:rPr>
            </w:pPr>
            <w:r>
              <w:rPr>
                <w:rFonts w:hint="eastAsia"/>
                <w:vertAlign w:val="baseline"/>
                <w:lang w:eastAsia="zh-CN"/>
              </w:rPr>
              <w:t>输入框</w:t>
            </w:r>
          </w:p>
        </w:tc>
        <w:tc>
          <w:tcPr>
            <w:tcW w:w="1420" w:type="dxa"/>
            <w:vAlign w:val="center"/>
          </w:tcPr>
          <w:p>
            <w:pPr>
              <w:jc w:val="center"/>
              <w:rPr>
                <w:rFonts w:hint="eastAsia"/>
                <w:vertAlign w:val="baseline"/>
                <w:lang w:eastAsia="zh-CN"/>
              </w:rPr>
            </w:pPr>
            <w:r>
              <w:rPr>
                <w:rFonts w:hint="eastAsia"/>
                <w:vertAlign w:val="baseline"/>
                <w:lang w:eastAsia="zh-CN"/>
              </w:rPr>
              <w:t>固定车位</w:t>
            </w:r>
          </w:p>
        </w:tc>
        <w:tc>
          <w:tcPr>
            <w:tcW w:w="1420" w:type="dxa"/>
            <w:vAlign w:val="center"/>
          </w:tcPr>
          <w:p>
            <w:pPr>
              <w:jc w:val="center"/>
              <w:rPr>
                <w:rFonts w:hint="eastAsia"/>
                <w:vertAlign w:val="baseline"/>
                <w:lang w:eastAsia="zh-CN"/>
              </w:rPr>
            </w:pPr>
            <w:r>
              <w:rPr>
                <w:rFonts w:hint="eastAsia"/>
                <w:vertAlign w:val="baseline"/>
                <w:lang w:eastAsia="zh-CN"/>
              </w:rPr>
              <w:t>是</w:t>
            </w:r>
          </w:p>
        </w:tc>
        <w:tc>
          <w:tcPr>
            <w:tcW w:w="1420" w:type="dxa"/>
            <w:vAlign w:val="center"/>
          </w:tcPr>
          <w:p>
            <w:pPr>
              <w:jc w:val="both"/>
              <w:rPr>
                <w:rFonts w:hint="eastAsia"/>
                <w:vertAlign w:val="baseline"/>
                <w:lang w:val="en-US" w:eastAsia="zh-CN"/>
              </w:rPr>
            </w:pPr>
            <w:r>
              <w:rPr>
                <w:rFonts w:hint="eastAsia"/>
                <w:vertAlign w:val="baseline"/>
                <w:lang w:val="en-US" w:eastAsia="zh-CN"/>
              </w:rPr>
              <w:t>1、</w:t>
            </w:r>
            <w:r>
              <w:rPr>
                <w:rFonts w:hint="eastAsia"/>
                <w:vertAlign w:val="baseline"/>
                <w:lang w:eastAsia="zh-CN"/>
              </w:rPr>
              <w:t>默认为空</w:t>
            </w:r>
          </w:p>
          <w:p>
            <w:pPr>
              <w:jc w:val="both"/>
              <w:rPr>
                <w:rFonts w:hint="eastAsia"/>
                <w:vertAlign w:val="baseline"/>
                <w:lang w:eastAsia="zh-CN"/>
              </w:rPr>
            </w:pPr>
            <w:r>
              <w:rPr>
                <w:rFonts w:hint="eastAsia"/>
                <w:vertAlign w:val="baseline"/>
                <w:lang w:eastAsia="zh-CN"/>
              </w:rPr>
              <w:t>只能填入非负整数；</w:t>
            </w:r>
          </w:p>
          <w:p>
            <w:pPr>
              <w:jc w:val="both"/>
              <w:rPr>
                <w:rFonts w:hint="eastAsia"/>
                <w:vertAlign w:val="baseline"/>
                <w:lang w:eastAsia="zh-CN"/>
              </w:rPr>
            </w:pPr>
            <w:r>
              <w:rPr>
                <w:rFonts w:hint="eastAsia"/>
                <w:vertAlign w:val="baseline"/>
                <w:lang w:val="en-US" w:eastAsia="zh-CN"/>
              </w:rPr>
              <w:t>2、</w:t>
            </w:r>
            <w:r>
              <w:rPr>
                <w:rFonts w:hint="eastAsia"/>
                <w:vertAlign w:val="baseline"/>
                <w:lang w:eastAsia="zh-CN"/>
              </w:rPr>
              <w:t>填入数字不可大于固定车位，填入数值；</w:t>
            </w:r>
          </w:p>
          <w:p>
            <w:pPr>
              <w:jc w:val="both"/>
              <w:rPr>
                <w:rFonts w:hint="eastAsia"/>
                <w:vertAlign w:val="baseline"/>
                <w:lang w:eastAsia="zh-CN"/>
              </w:rPr>
            </w:pPr>
            <w:r>
              <w:rPr>
                <w:rFonts w:hint="eastAsia"/>
                <w:vertAlign w:val="baseline"/>
                <w:lang w:val="en-US" w:eastAsia="zh-CN"/>
              </w:rPr>
              <w:t>3、</w:t>
            </w:r>
            <w:r>
              <w:rPr>
                <w:rFonts w:hint="eastAsia"/>
                <w:vertAlign w:val="baseline"/>
                <w:lang w:eastAsia="zh-CN"/>
              </w:rPr>
              <w:t>当输入框为空时，剩余总车位以统计剩余值为准</w:t>
            </w:r>
          </w:p>
        </w:tc>
        <w:tc>
          <w:tcPr>
            <w:tcW w:w="1421"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eastAsia"/>
                <w:vertAlign w:val="baseline"/>
                <w:lang w:eastAsia="zh-CN"/>
              </w:rPr>
            </w:pPr>
            <w:r>
              <w:rPr>
                <w:rFonts w:hint="eastAsia"/>
                <w:vertAlign w:val="baseline"/>
                <w:lang w:eastAsia="zh-CN"/>
              </w:rPr>
              <w:t>输入框</w:t>
            </w:r>
          </w:p>
        </w:tc>
        <w:tc>
          <w:tcPr>
            <w:tcW w:w="1420" w:type="dxa"/>
            <w:vAlign w:val="center"/>
          </w:tcPr>
          <w:p>
            <w:pPr>
              <w:jc w:val="center"/>
              <w:rPr>
                <w:rFonts w:hint="eastAsia"/>
                <w:vertAlign w:val="baseline"/>
                <w:lang w:eastAsia="zh-CN"/>
              </w:rPr>
            </w:pPr>
            <w:r>
              <w:rPr>
                <w:rFonts w:hint="eastAsia"/>
                <w:vertAlign w:val="baseline"/>
                <w:lang w:eastAsia="zh-CN"/>
              </w:rPr>
              <w:t>租用车位</w:t>
            </w:r>
          </w:p>
        </w:tc>
        <w:tc>
          <w:tcPr>
            <w:tcW w:w="1420" w:type="dxa"/>
            <w:vAlign w:val="center"/>
          </w:tcPr>
          <w:p>
            <w:pPr>
              <w:jc w:val="center"/>
              <w:rPr>
                <w:rFonts w:hint="eastAsia"/>
                <w:vertAlign w:val="baseline"/>
                <w:lang w:eastAsia="zh-CN"/>
              </w:rPr>
            </w:pPr>
            <w:r>
              <w:rPr>
                <w:rFonts w:hint="eastAsia"/>
                <w:vertAlign w:val="baseline"/>
                <w:lang w:eastAsia="zh-CN"/>
              </w:rPr>
              <w:t>是</w:t>
            </w:r>
          </w:p>
        </w:tc>
        <w:tc>
          <w:tcPr>
            <w:tcW w:w="1420" w:type="dxa"/>
            <w:vAlign w:val="center"/>
          </w:tcPr>
          <w:p>
            <w:pPr>
              <w:jc w:val="both"/>
              <w:rPr>
                <w:rFonts w:hint="eastAsia"/>
                <w:vertAlign w:val="baseline"/>
                <w:lang w:val="en-US" w:eastAsia="zh-CN"/>
              </w:rPr>
            </w:pPr>
            <w:r>
              <w:rPr>
                <w:rFonts w:hint="eastAsia"/>
                <w:vertAlign w:val="baseline"/>
                <w:lang w:val="en-US" w:eastAsia="zh-CN"/>
              </w:rPr>
              <w:t>1、</w:t>
            </w:r>
            <w:r>
              <w:rPr>
                <w:rFonts w:hint="eastAsia"/>
                <w:vertAlign w:val="baseline"/>
                <w:lang w:eastAsia="zh-CN"/>
              </w:rPr>
              <w:t>默认为空</w:t>
            </w:r>
          </w:p>
          <w:p>
            <w:pPr>
              <w:jc w:val="both"/>
              <w:rPr>
                <w:rFonts w:hint="eastAsia"/>
                <w:vertAlign w:val="baseline"/>
                <w:lang w:eastAsia="zh-CN"/>
              </w:rPr>
            </w:pPr>
            <w:r>
              <w:rPr>
                <w:rFonts w:hint="eastAsia"/>
                <w:vertAlign w:val="baseline"/>
                <w:lang w:eastAsia="zh-CN"/>
              </w:rPr>
              <w:t>只能填入非负整数；</w:t>
            </w:r>
          </w:p>
          <w:p>
            <w:pPr>
              <w:jc w:val="both"/>
              <w:rPr>
                <w:rFonts w:hint="eastAsia"/>
                <w:vertAlign w:val="baseline"/>
                <w:lang w:eastAsia="zh-CN"/>
              </w:rPr>
            </w:pPr>
            <w:r>
              <w:rPr>
                <w:rFonts w:hint="eastAsia"/>
                <w:vertAlign w:val="baseline"/>
                <w:lang w:val="en-US" w:eastAsia="zh-CN"/>
              </w:rPr>
              <w:t>2、</w:t>
            </w:r>
            <w:r>
              <w:rPr>
                <w:rFonts w:hint="eastAsia"/>
                <w:vertAlign w:val="baseline"/>
                <w:lang w:eastAsia="zh-CN"/>
              </w:rPr>
              <w:t>填入数字不可大于租用车位总数；</w:t>
            </w:r>
          </w:p>
          <w:p>
            <w:pPr>
              <w:jc w:val="both"/>
              <w:rPr>
                <w:rFonts w:hint="eastAsia"/>
                <w:vertAlign w:val="baseline"/>
                <w:lang w:eastAsia="zh-CN"/>
              </w:rPr>
            </w:pPr>
            <w:r>
              <w:rPr>
                <w:rFonts w:hint="eastAsia"/>
                <w:vertAlign w:val="baseline"/>
                <w:lang w:val="en-US" w:eastAsia="zh-CN"/>
              </w:rPr>
              <w:t>3、</w:t>
            </w:r>
            <w:r>
              <w:rPr>
                <w:rFonts w:hint="eastAsia"/>
                <w:vertAlign w:val="baseline"/>
                <w:lang w:eastAsia="zh-CN"/>
              </w:rPr>
              <w:t>当输入框为空时，剩余总车位以统计剩余值为准</w:t>
            </w:r>
          </w:p>
        </w:tc>
        <w:tc>
          <w:tcPr>
            <w:tcW w:w="1421"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eastAsia"/>
                <w:vertAlign w:val="baseline"/>
                <w:lang w:eastAsia="zh-CN"/>
              </w:rPr>
            </w:pPr>
            <w:r>
              <w:rPr>
                <w:rFonts w:hint="eastAsia"/>
                <w:vertAlign w:val="baseline"/>
                <w:lang w:eastAsia="zh-CN"/>
              </w:rPr>
              <w:t>输入框</w:t>
            </w:r>
          </w:p>
        </w:tc>
        <w:tc>
          <w:tcPr>
            <w:tcW w:w="1420" w:type="dxa"/>
            <w:vAlign w:val="center"/>
          </w:tcPr>
          <w:p>
            <w:pPr>
              <w:jc w:val="center"/>
              <w:rPr>
                <w:rFonts w:hint="eastAsia"/>
                <w:vertAlign w:val="baseline"/>
                <w:lang w:eastAsia="zh-CN"/>
              </w:rPr>
            </w:pPr>
            <w:r>
              <w:rPr>
                <w:rFonts w:hint="eastAsia"/>
                <w:vertAlign w:val="baseline"/>
                <w:lang w:eastAsia="zh-CN"/>
              </w:rPr>
              <w:t>免费车位</w:t>
            </w:r>
          </w:p>
        </w:tc>
        <w:tc>
          <w:tcPr>
            <w:tcW w:w="1420" w:type="dxa"/>
            <w:vAlign w:val="center"/>
          </w:tcPr>
          <w:p>
            <w:pPr>
              <w:jc w:val="center"/>
              <w:rPr>
                <w:rFonts w:hint="eastAsia"/>
                <w:vertAlign w:val="baseline"/>
                <w:lang w:eastAsia="zh-CN"/>
              </w:rPr>
            </w:pPr>
            <w:r>
              <w:rPr>
                <w:rFonts w:hint="eastAsia"/>
                <w:vertAlign w:val="baseline"/>
                <w:lang w:eastAsia="zh-CN"/>
              </w:rPr>
              <w:t>是</w:t>
            </w:r>
          </w:p>
        </w:tc>
        <w:tc>
          <w:tcPr>
            <w:tcW w:w="1420" w:type="dxa"/>
            <w:vAlign w:val="center"/>
          </w:tcPr>
          <w:p>
            <w:pPr>
              <w:jc w:val="both"/>
              <w:rPr>
                <w:rFonts w:hint="eastAsia"/>
                <w:vertAlign w:val="baseline"/>
                <w:lang w:val="en-US" w:eastAsia="zh-CN"/>
              </w:rPr>
            </w:pPr>
            <w:r>
              <w:rPr>
                <w:rFonts w:hint="eastAsia"/>
                <w:vertAlign w:val="baseline"/>
                <w:lang w:val="en-US" w:eastAsia="zh-CN"/>
              </w:rPr>
              <w:t>1、</w:t>
            </w:r>
            <w:r>
              <w:rPr>
                <w:rFonts w:hint="eastAsia"/>
                <w:vertAlign w:val="baseline"/>
                <w:lang w:eastAsia="zh-CN"/>
              </w:rPr>
              <w:t>默认为空</w:t>
            </w:r>
          </w:p>
          <w:p>
            <w:pPr>
              <w:jc w:val="both"/>
              <w:rPr>
                <w:rFonts w:hint="eastAsia"/>
                <w:vertAlign w:val="baseline"/>
                <w:lang w:eastAsia="zh-CN"/>
              </w:rPr>
            </w:pPr>
            <w:r>
              <w:rPr>
                <w:rFonts w:hint="eastAsia"/>
                <w:vertAlign w:val="baseline"/>
                <w:lang w:eastAsia="zh-CN"/>
              </w:rPr>
              <w:t>只能填入非负整数；</w:t>
            </w:r>
          </w:p>
          <w:p>
            <w:pPr>
              <w:jc w:val="both"/>
              <w:rPr>
                <w:rFonts w:hint="eastAsia"/>
                <w:vertAlign w:val="baseline"/>
                <w:lang w:eastAsia="zh-CN"/>
              </w:rPr>
            </w:pPr>
            <w:r>
              <w:rPr>
                <w:rFonts w:hint="eastAsia"/>
                <w:vertAlign w:val="baseline"/>
                <w:lang w:val="en-US" w:eastAsia="zh-CN"/>
              </w:rPr>
              <w:t>2、</w:t>
            </w:r>
            <w:r>
              <w:rPr>
                <w:rFonts w:hint="eastAsia"/>
                <w:vertAlign w:val="baseline"/>
                <w:lang w:eastAsia="zh-CN"/>
              </w:rPr>
              <w:t>填入数字不可大于免费车位总数；</w:t>
            </w:r>
          </w:p>
          <w:p>
            <w:pPr>
              <w:jc w:val="both"/>
              <w:rPr>
                <w:rFonts w:hint="eastAsia"/>
                <w:vertAlign w:val="baseline"/>
                <w:lang w:eastAsia="zh-CN"/>
              </w:rPr>
            </w:pPr>
            <w:r>
              <w:rPr>
                <w:rFonts w:hint="eastAsia"/>
                <w:vertAlign w:val="baseline"/>
                <w:lang w:val="en-US" w:eastAsia="zh-CN"/>
              </w:rPr>
              <w:t>3、</w:t>
            </w:r>
            <w:r>
              <w:rPr>
                <w:rFonts w:hint="eastAsia"/>
                <w:vertAlign w:val="baseline"/>
                <w:lang w:eastAsia="zh-CN"/>
              </w:rPr>
              <w:t>当输入框为空时，剩余免费车位以统计剩余值为准</w:t>
            </w:r>
          </w:p>
        </w:tc>
        <w:tc>
          <w:tcPr>
            <w:tcW w:w="1421"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eastAsia"/>
                <w:vertAlign w:val="baseline"/>
                <w:lang w:eastAsia="zh-CN"/>
              </w:rPr>
            </w:pPr>
            <w:r>
              <w:rPr>
                <w:rFonts w:hint="eastAsia"/>
                <w:vertAlign w:val="baseline"/>
                <w:lang w:eastAsia="zh-CN"/>
              </w:rPr>
              <w:t>输入框</w:t>
            </w:r>
          </w:p>
        </w:tc>
        <w:tc>
          <w:tcPr>
            <w:tcW w:w="1420" w:type="dxa"/>
            <w:vAlign w:val="center"/>
          </w:tcPr>
          <w:p>
            <w:pPr>
              <w:jc w:val="center"/>
              <w:rPr>
                <w:rFonts w:hint="eastAsia"/>
                <w:vertAlign w:val="baseline"/>
                <w:lang w:eastAsia="zh-CN"/>
              </w:rPr>
            </w:pPr>
            <w:r>
              <w:rPr>
                <w:rFonts w:hint="eastAsia"/>
                <w:vertAlign w:val="baseline"/>
                <w:lang w:eastAsia="zh-CN"/>
              </w:rPr>
              <w:t>预定车位</w:t>
            </w:r>
          </w:p>
        </w:tc>
        <w:tc>
          <w:tcPr>
            <w:tcW w:w="1420" w:type="dxa"/>
            <w:vAlign w:val="center"/>
          </w:tcPr>
          <w:p>
            <w:pPr>
              <w:jc w:val="center"/>
              <w:rPr>
                <w:rFonts w:hint="eastAsia"/>
                <w:vertAlign w:val="baseline"/>
                <w:lang w:eastAsia="zh-CN"/>
              </w:rPr>
            </w:pPr>
            <w:r>
              <w:rPr>
                <w:rFonts w:hint="eastAsia"/>
                <w:vertAlign w:val="baseline"/>
                <w:lang w:eastAsia="zh-CN"/>
              </w:rPr>
              <w:t>是</w:t>
            </w:r>
          </w:p>
        </w:tc>
        <w:tc>
          <w:tcPr>
            <w:tcW w:w="1420" w:type="dxa"/>
            <w:vAlign w:val="center"/>
          </w:tcPr>
          <w:p>
            <w:pPr>
              <w:jc w:val="both"/>
              <w:rPr>
                <w:rFonts w:hint="eastAsia"/>
                <w:vertAlign w:val="baseline"/>
                <w:lang w:val="en-US" w:eastAsia="zh-CN"/>
              </w:rPr>
            </w:pPr>
            <w:r>
              <w:rPr>
                <w:rFonts w:hint="eastAsia"/>
                <w:vertAlign w:val="baseline"/>
                <w:lang w:val="en-US" w:eastAsia="zh-CN"/>
              </w:rPr>
              <w:t>1、</w:t>
            </w:r>
            <w:r>
              <w:rPr>
                <w:rFonts w:hint="eastAsia"/>
                <w:vertAlign w:val="baseline"/>
                <w:lang w:eastAsia="zh-CN"/>
              </w:rPr>
              <w:t>默认为空</w:t>
            </w:r>
          </w:p>
          <w:p>
            <w:pPr>
              <w:jc w:val="both"/>
              <w:rPr>
                <w:rFonts w:hint="eastAsia"/>
                <w:vertAlign w:val="baseline"/>
                <w:lang w:eastAsia="zh-CN"/>
              </w:rPr>
            </w:pPr>
            <w:r>
              <w:rPr>
                <w:rFonts w:hint="eastAsia"/>
                <w:vertAlign w:val="baseline"/>
                <w:lang w:eastAsia="zh-CN"/>
              </w:rPr>
              <w:t>只能填入非负整数；</w:t>
            </w:r>
          </w:p>
          <w:p>
            <w:pPr>
              <w:jc w:val="both"/>
              <w:rPr>
                <w:rFonts w:hint="eastAsia"/>
                <w:vertAlign w:val="baseline"/>
                <w:lang w:eastAsia="zh-CN"/>
              </w:rPr>
            </w:pPr>
            <w:r>
              <w:rPr>
                <w:rFonts w:hint="eastAsia"/>
                <w:vertAlign w:val="baseline"/>
                <w:lang w:val="en-US" w:eastAsia="zh-CN"/>
              </w:rPr>
              <w:t>2、</w:t>
            </w:r>
            <w:r>
              <w:rPr>
                <w:rFonts w:hint="eastAsia"/>
                <w:vertAlign w:val="baseline"/>
                <w:lang w:eastAsia="zh-CN"/>
              </w:rPr>
              <w:t>填入数字不可大于预定车位总数；</w:t>
            </w:r>
          </w:p>
          <w:p>
            <w:pPr>
              <w:jc w:val="both"/>
              <w:rPr>
                <w:rFonts w:hint="eastAsia"/>
                <w:vertAlign w:val="baseline"/>
                <w:lang w:eastAsia="zh-CN"/>
              </w:rPr>
            </w:pPr>
            <w:r>
              <w:rPr>
                <w:rFonts w:hint="eastAsia"/>
                <w:vertAlign w:val="baseline"/>
                <w:lang w:val="en-US" w:eastAsia="zh-CN"/>
              </w:rPr>
              <w:t>3、</w:t>
            </w:r>
            <w:r>
              <w:rPr>
                <w:rFonts w:hint="eastAsia"/>
                <w:vertAlign w:val="baseline"/>
                <w:lang w:eastAsia="zh-CN"/>
              </w:rPr>
              <w:t>当输入框为空时，剩余预定车位以统计剩余值为准</w:t>
            </w:r>
          </w:p>
        </w:tc>
        <w:tc>
          <w:tcPr>
            <w:tcW w:w="1421" w:type="dxa"/>
            <w:vAlign w:val="center"/>
          </w:tcPr>
          <w:p>
            <w:pPr>
              <w:jc w:val="both"/>
              <w:rPr>
                <w:rFonts w:hint="eastAsia"/>
                <w:vertAlign w:val="baseline"/>
                <w:lang w:eastAsia="zh-CN"/>
              </w:rPr>
            </w:pPr>
          </w:p>
        </w:tc>
      </w:tr>
    </w:tbl>
    <w:p>
      <w:pPr>
        <w:rPr>
          <w:rFonts w:hint="eastAsia"/>
          <w:lang w:eastAsia="zh-CN"/>
        </w:rPr>
      </w:pPr>
    </w:p>
    <w:p>
      <w:pPr>
        <w:pStyle w:val="19"/>
      </w:pPr>
      <w:bookmarkStart w:id="117" w:name="_Toc24945"/>
      <w:r>
        <w:rPr>
          <w:rFonts w:hint="eastAsia"/>
          <w:lang w:eastAsia="zh-CN"/>
        </w:rPr>
        <w:t>输出内容</w:t>
      </w:r>
      <w:bookmarkEnd w:id="117"/>
    </w:p>
    <w:p>
      <w:pPr>
        <w:rPr>
          <w:rFonts w:hint="eastAsia"/>
          <w:lang w:eastAsia="zh-CN"/>
        </w:rPr>
      </w:pPr>
      <w:r>
        <w:rPr>
          <w:rFonts w:hint="eastAsia"/>
          <w:lang w:eastAsia="zh-CN"/>
        </w:rPr>
        <w:t>当前值</w:t>
      </w:r>
    </w:p>
    <w:p>
      <w:pPr>
        <w:pStyle w:val="19"/>
      </w:pPr>
      <w:bookmarkStart w:id="118" w:name="_Toc8207"/>
      <w:r>
        <w:rPr>
          <w:rFonts w:hint="eastAsia"/>
        </w:rPr>
        <w:t>用例</w:t>
      </w:r>
      <w:bookmarkEnd w:id="118"/>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设置剩余车位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用户输入相应剩余车位进行设置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剩余车位数据更新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点击设置按钮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设置剩余车位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用户手动设置剩余车位数后，点击确认设置后，设置才生效，用户点击取消，已填入的设置数据立即清空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05"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16"/>
              </w:numPr>
              <w:spacing w:line="400" w:lineRule="exact"/>
              <w:rPr>
                <w:rFonts w:hint="eastAsia" w:ascii="Arial" w:hAnsi="Arial"/>
                <w:sz w:val="18"/>
                <w:szCs w:val="18"/>
                <w:lang w:val="en-US" w:eastAsia="zh-CN"/>
              </w:rPr>
            </w:pPr>
            <w:r>
              <w:rPr>
                <w:rFonts w:hint="eastAsia" w:ascii="Arial" w:hAnsi="Arial"/>
                <w:sz w:val="18"/>
                <w:szCs w:val="18"/>
                <w:lang w:val="en-US" w:eastAsia="zh-CN"/>
              </w:rPr>
              <w:t>当勾选以车位数据为准时，统计对象中数据只会以现在的车位占用的实际情况统计</w:t>
            </w:r>
          </w:p>
          <w:p>
            <w:pPr>
              <w:pStyle w:val="21"/>
              <w:numPr>
                <w:ilvl w:val="0"/>
                <w:numId w:val="16"/>
              </w:numPr>
              <w:spacing w:line="400" w:lineRule="exact"/>
              <w:rPr>
                <w:rFonts w:hint="eastAsia" w:ascii="Arial" w:hAnsi="Arial"/>
                <w:sz w:val="18"/>
                <w:szCs w:val="18"/>
                <w:lang w:val="en-US" w:eastAsia="zh-CN"/>
              </w:rPr>
            </w:pPr>
            <w:r>
              <w:rPr>
                <w:rFonts w:hint="eastAsia" w:ascii="Arial" w:hAnsi="Arial"/>
                <w:sz w:val="18"/>
                <w:szCs w:val="18"/>
                <w:lang w:val="en-US" w:eastAsia="zh-CN"/>
              </w:rPr>
              <w:t>剩余车位设置只有在不勾选“以车位数据为准”时才有效</w:t>
            </w:r>
          </w:p>
          <w:p>
            <w:pPr>
              <w:pStyle w:val="21"/>
              <w:numPr>
                <w:ilvl w:val="0"/>
                <w:numId w:val="16"/>
              </w:numPr>
              <w:spacing w:line="400" w:lineRule="exact"/>
              <w:rPr>
                <w:rFonts w:hint="eastAsia" w:ascii="Arial" w:hAnsi="Arial"/>
                <w:sz w:val="18"/>
                <w:szCs w:val="18"/>
                <w:lang w:val="en-US" w:eastAsia="zh-CN"/>
              </w:rPr>
            </w:pPr>
            <w:r>
              <w:rPr>
                <w:rFonts w:hint="eastAsia" w:ascii="Arial" w:hAnsi="Arial"/>
                <w:sz w:val="18"/>
                <w:szCs w:val="18"/>
                <w:lang w:val="en-US" w:eastAsia="zh-CN"/>
              </w:rPr>
              <w:t>当不勾选“以车位数据为准”时，才可手动对剩余车位数进行设置</w:t>
            </w:r>
          </w:p>
          <w:p>
            <w:pPr>
              <w:pStyle w:val="21"/>
              <w:numPr>
                <w:ilvl w:val="0"/>
                <w:numId w:val="16"/>
              </w:numPr>
              <w:spacing w:line="400" w:lineRule="exact"/>
              <w:rPr>
                <w:rFonts w:hint="eastAsia" w:ascii="Arial" w:hAnsi="Arial"/>
                <w:sz w:val="18"/>
                <w:szCs w:val="18"/>
                <w:lang w:val="en-US" w:eastAsia="zh-CN"/>
              </w:rPr>
            </w:pPr>
            <w:r>
              <w:rPr>
                <w:rFonts w:hint="eastAsia" w:ascii="Arial" w:hAnsi="Arial"/>
                <w:sz w:val="18"/>
                <w:szCs w:val="18"/>
                <w:lang w:val="en-US" w:eastAsia="zh-CN"/>
              </w:rPr>
              <w:t>用户填入的剩余车位数大于相应总数时，系统默认填入总数值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119" w:name="_Toc11010"/>
      <w:r>
        <w:rPr>
          <w:rFonts w:hint="eastAsia"/>
          <w:lang w:eastAsia="zh-CN"/>
        </w:rPr>
        <w:t>在场停放记录</w:t>
      </w:r>
      <w:r>
        <w:rPr>
          <w:rFonts w:hint="eastAsia"/>
          <w:lang w:val="en-US" w:eastAsia="zh-CN"/>
        </w:rPr>
        <w:t>-导出</w:t>
      </w:r>
      <w:bookmarkEnd w:id="119"/>
    </w:p>
    <w:p>
      <w:pPr>
        <w:pStyle w:val="19"/>
      </w:pPr>
      <w:bookmarkStart w:id="120" w:name="_Toc31412"/>
      <w:r>
        <w:rPr>
          <w:rFonts w:hint="eastAsia"/>
        </w:rPr>
        <w:t>原型界面</w:t>
      </w:r>
      <w:bookmarkEnd w:id="120"/>
    </w:p>
    <w:p>
      <w:pPr>
        <w:keepNext/>
        <w:rPr>
          <w:rFonts w:hint="eastAsia" w:eastAsia="宋体"/>
          <w:lang w:eastAsia="zh-CN"/>
        </w:rPr>
      </w:pPr>
      <w:r>
        <w:rPr>
          <w:rFonts w:hint="eastAsia" w:eastAsia="宋体"/>
          <w:lang w:eastAsia="zh-CN"/>
        </w:rPr>
        <w:drawing>
          <wp:inline distT="0" distB="0" distL="114300" distR="114300">
            <wp:extent cx="5269230" cy="2163445"/>
            <wp:effectExtent l="0" t="0" r="7620" b="8255"/>
            <wp:docPr id="5" name="图片 5" descr="在场记录导出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在场记录导出图片"/>
                    <pic:cNvPicPr>
                      <a:picLocks noChangeAspect="1"/>
                    </pic:cNvPicPr>
                  </pic:nvPicPr>
                  <pic:blipFill>
                    <a:blip r:embed="rId16"/>
                    <a:stretch>
                      <a:fillRect/>
                    </a:stretch>
                  </pic:blipFill>
                  <pic:spPr>
                    <a:xfrm>
                      <a:off x="0" y="0"/>
                      <a:ext cx="5269230" cy="2163445"/>
                    </a:xfrm>
                    <a:prstGeom prst="rect">
                      <a:avLst/>
                    </a:prstGeom>
                  </pic:spPr>
                </pic:pic>
              </a:graphicData>
            </a:graphic>
          </wp:inline>
        </w:drawing>
      </w:r>
    </w:p>
    <w:p>
      <w:pPr>
        <w:pStyle w:val="19"/>
        <w:rPr>
          <w:rFonts w:hint="eastAsia"/>
        </w:rPr>
      </w:pPr>
      <w:bookmarkStart w:id="121" w:name="_Toc11053"/>
      <w:r>
        <w:rPr>
          <w:rFonts w:hint="eastAsia"/>
        </w:rPr>
        <w:t>界面说明</w:t>
      </w:r>
      <w:bookmarkEnd w:id="121"/>
    </w:p>
    <w:p>
      <w:pPr>
        <w:rPr>
          <w:rFonts w:hint="eastAsia"/>
          <w:lang w:eastAsia="zh-CN"/>
        </w:rPr>
      </w:pPr>
      <w:r>
        <w:rPr>
          <w:rFonts w:hint="eastAsia"/>
          <w:lang w:eastAsia="zh-CN"/>
        </w:rPr>
        <w:t>无</w:t>
      </w:r>
    </w:p>
    <w:p>
      <w:pPr>
        <w:pStyle w:val="19"/>
        <w:rPr>
          <w:rFonts w:hint="eastAsia"/>
          <w:lang w:eastAsia="zh-CN"/>
        </w:rPr>
      </w:pPr>
      <w:bookmarkStart w:id="122" w:name="_Toc10114"/>
      <w:r>
        <w:rPr>
          <w:rFonts w:hint="eastAsia"/>
          <w:lang w:eastAsia="zh-CN"/>
        </w:rPr>
        <w:t>输入内容</w:t>
      </w:r>
      <w:bookmarkEnd w:id="122"/>
    </w:p>
    <w:p>
      <w:pPr>
        <w:rPr>
          <w:rFonts w:hint="eastAsia"/>
          <w:lang w:eastAsia="zh-CN"/>
        </w:rPr>
      </w:pPr>
      <w:r>
        <w:rPr>
          <w:rFonts w:hint="eastAsia"/>
          <w:lang w:eastAsia="zh-CN"/>
        </w:rPr>
        <w:t>无</w:t>
      </w:r>
    </w:p>
    <w:p>
      <w:pPr>
        <w:pStyle w:val="19"/>
        <w:rPr>
          <w:rFonts w:hint="eastAsia"/>
          <w:lang w:eastAsia="zh-CN"/>
        </w:rPr>
      </w:pPr>
      <w:bookmarkStart w:id="123" w:name="_Toc1014"/>
      <w:r>
        <w:rPr>
          <w:rFonts w:hint="eastAsia"/>
          <w:lang w:eastAsia="zh-CN"/>
        </w:rPr>
        <w:t>输出内容</w:t>
      </w:r>
      <w:bookmarkEnd w:id="123"/>
    </w:p>
    <w:p>
      <w:pPr>
        <w:rPr>
          <w:rFonts w:hint="eastAsia" w:eastAsia="宋体"/>
          <w:lang w:eastAsia="zh-CN"/>
        </w:rPr>
      </w:pPr>
      <w:r>
        <w:rPr>
          <w:rFonts w:hint="eastAsia"/>
          <w:lang w:eastAsia="zh-CN"/>
        </w:rPr>
        <w:t>无</w:t>
      </w:r>
    </w:p>
    <w:p>
      <w:pPr>
        <w:pStyle w:val="19"/>
      </w:pPr>
      <w:bookmarkStart w:id="124" w:name="_Toc18991"/>
      <w:r>
        <w:rPr>
          <w:rFonts w:hint="eastAsia"/>
        </w:rPr>
        <w:t>用例</w:t>
      </w:r>
      <w:bookmarkEnd w:id="124"/>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标准导出功能：用户点击导出，将在场记录导出为</w:t>
            </w:r>
            <w:r>
              <w:rPr>
                <w:rFonts w:hint="eastAsia" w:ascii="Arial" w:hAnsi="Arial"/>
                <w:sz w:val="18"/>
                <w:szCs w:val="18"/>
                <w:lang w:val="en-US" w:eastAsia="zh-CN"/>
              </w:rPr>
              <w:t>excel表格，</w:t>
            </w:r>
            <w:r>
              <w:rPr>
                <w:rFonts w:hint="eastAsia" w:ascii="Arial" w:hAnsi="Arial"/>
                <w:sz w:val="18"/>
                <w:szCs w:val="18"/>
                <w:lang w:eastAsia="zh-CN"/>
              </w:rPr>
              <w:t>以后需求中出现的导出功能如果没有特别说明，均为标准导出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用户点击导出，系统自动将当前表格中的所有数据导出为</w:t>
            </w:r>
            <w:r>
              <w:rPr>
                <w:rFonts w:hint="eastAsia" w:ascii="Arial" w:hAnsi="Arial"/>
                <w:sz w:val="18"/>
                <w:szCs w:val="18"/>
                <w:lang w:val="en-US" w:eastAsia="zh-CN"/>
              </w:rPr>
              <w:t>excel表格，存储于浏览器默认下载文件夹中。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导出对应文件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点击导出按钮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导出的数据为当前所有展示数据，若数据经搜索条件筛选，则只导出筛选后的数据。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若无特殊说明，则在本系统中，导出功能所导出数据项，为当前展示的所有数据。将此作为标准导出。</w:t>
            </w:r>
          </w:p>
        </w:tc>
      </w:tr>
    </w:tbl>
    <w:p>
      <w:pPr>
        <w:rPr>
          <w:rFonts w:hint="eastAsia"/>
          <w:lang w:eastAsia="zh-CN"/>
        </w:rPr>
      </w:pPr>
    </w:p>
    <w:p>
      <w:pPr>
        <w:pStyle w:val="5"/>
      </w:pPr>
      <w:bookmarkStart w:id="125" w:name="_Toc13554"/>
      <w:r>
        <w:rPr>
          <w:rFonts w:hint="eastAsia"/>
          <w:lang w:eastAsia="zh-CN"/>
        </w:rPr>
        <w:t>在场停放记录</w:t>
      </w:r>
      <w:r>
        <w:rPr>
          <w:rFonts w:hint="eastAsia"/>
          <w:lang w:val="en-US" w:eastAsia="zh-CN"/>
        </w:rPr>
        <w:t>-</w:t>
      </w:r>
      <w:r>
        <w:rPr>
          <w:rFonts w:hint="eastAsia"/>
          <w:lang w:eastAsia="zh-CN"/>
        </w:rPr>
        <w:t>校正</w:t>
      </w:r>
      <w:bookmarkEnd w:id="125"/>
    </w:p>
    <w:p>
      <w:pPr>
        <w:pStyle w:val="19"/>
      </w:pPr>
      <w:bookmarkStart w:id="126" w:name="_Toc3027"/>
      <w:r>
        <w:rPr>
          <w:rFonts w:hint="eastAsia"/>
        </w:rPr>
        <w:t>原型界面</w:t>
      </w:r>
      <w:bookmarkEnd w:id="126"/>
    </w:p>
    <w:p>
      <w:pPr>
        <w:rPr>
          <w:rFonts w:hint="eastAsia" w:eastAsia="宋体"/>
          <w:lang w:eastAsia="zh-CN"/>
        </w:rPr>
      </w:pPr>
      <w:r>
        <w:rPr>
          <w:rFonts w:hint="eastAsia"/>
          <w:lang w:eastAsia="zh-CN"/>
        </w:rPr>
        <w:drawing>
          <wp:inline distT="0" distB="0" distL="114300" distR="114300">
            <wp:extent cx="5269865" cy="2077085"/>
            <wp:effectExtent l="0" t="0" r="6985" b="18415"/>
            <wp:docPr id="4" name="图片 4" descr="校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校正"/>
                    <pic:cNvPicPr>
                      <a:picLocks noChangeAspect="1"/>
                    </pic:cNvPicPr>
                  </pic:nvPicPr>
                  <pic:blipFill>
                    <a:blip r:embed="rId17"/>
                    <a:stretch>
                      <a:fillRect/>
                    </a:stretch>
                  </pic:blipFill>
                  <pic:spPr>
                    <a:xfrm>
                      <a:off x="0" y="0"/>
                      <a:ext cx="5269865" cy="2077085"/>
                    </a:xfrm>
                    <a:prstGeom prst="rect">
                      <a:avLst/>
                    </a:prstGeom>
                  </pic:spPr>
                </pic:pic>
              </a:graphicData>
            </a:graphic>
          </wp:inline>
        </w:drawing>
      </w:r>
    </w:p>
    <w:p>
      <w:pPr>
        <w:keepNext/>
      </w:pPr>
    </w:p>
    <w:p>
      <w:pPr>
        <w:pStyle w:val="19"/>
        <w:rPr>
          <w:rFonts w:hint="eastAsia"/>
        </w:rPr>
      </w:pPr>
      <w:bookmarkStart w:id="127" w:name="_Toc4965"/>
      <w:r>
        <w:rPr>
          <w:rFonts w:hint="eastAsia"/>
        </w:rPr>
        <w:t>界面说明</w:t>
      </w:r>
      <w:bookmarkEnd w:id="12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4"/>
        <w:gridCol w:w="1260"/>
        <w:gridCol w:w="1110"/>
        <w:gridCol w:w="1245"/>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8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260"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110"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24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3623"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vMerge w:val="restart"/>
            <w:vAlign w:val="center"/>
          </w:tcPr>
          <w:p>
            <w:pPr>
              <w:jc w:val="center"/>
              <w:rPr>
                <w:rFonts w:hint="eastAsia"/>
                <w:vertAlign w:val="baseline"/>
                <w:lang w:eastAsia="zh-CN"/>
              </w:rPr>
            </w:pPr>
            <w:r>
              <w:rPr>
                <w:rFonts w:hint="eastAsia"/>
                <w:vertAlign w:val="baseline"/>
                <w:lang w:eastAsia="zh-CN"/>
              </w:rPr>
              <w:t>车牌校正</w:t>
            </w:r>
          </w:p>
        </w:tc>
        <w:tc>
          <w:tcPr>
            <w:tcW w:w="1260" w:type="dxa"/>
            <w:vAlign w:val="center"/>
          </w:tcPr>
          <w:p>
            <w:pPr>
              <w:jc w:val="center"/>
              <w:rPr>
                <w:rFonts w:hint="eastAsia"/>
                <w:vertAlign w:val="baseline"/>
                <w:lang w:eastAsia="zh-CN"/>
              </w:rPr>
            </w:pPr>
            <w:r>
              <w:rPr>
                <w:rFonts w:hint="eastAsia"/>
                <w:vertAlign w:val="baseline"/>
                <w:lang w:eastAsia="zh-CN"/>
              </w:rPr>
              <w:t>拍摄大图</w:t>
            </w:r>
          </w:p>
        </w:tc>
        <w:tc>
          <w:tcPr>
            <w:tcW w:w="1110" w:type="dxa"/>
            <w:vAlign w:val="center"/>
          </w:tcPr>
          <w:p>
            <w:pPr>
              <w:jc w:val="center"/>
              <w:rPr>
                <w:rFonts w:hint="eastAsia"/>
                <w:vertAlign w:val="baseline"/>
                <w:lang w:eastAsia="zh-CN"/>
              </w:rPr>
            </w:pPr>
            <w:r>
              <w:rPr>
                <w:rFonts w:hint="eastAsia"/>
                <w:vertAlign w:val="baseline"/>
                <w:lang w:eastAsia="zh-CN"/>
              </w:rPr>
              <w:t>图片</w:t>
            </w:r>
          </w:p>
        </w:tc>
        <w:tc>
          <w:tcPr>
            <w:tcW w:w="1245" w:type="dxa"/>
            <w:vAlign w:val="center"/>
          </w:tcPr>
          <w:p>
            <w:pPr>
              <w:jc w:val="center"/>
              <w:rPr>
                <w:rFonts w:hint="eastAsia"/>
                <w:vertAlign w:val="baseline"/>
                <w:lang w:eastAsia="zh-CN"/>
              </w:rPr>
            </w:pPr>
            <w:r>
              <w:rPr>
                <w:rFonts w:hint="eastAsia"/>
                <w:vertAlign w:val="baseline"/>
                <w:lang w:eastAsia="zh-CN"/>
              </w:rPr>
              <w:t>后台获取</w:t>
            </w:r>
          </w:p>
        </w:tc>
        <w:tc>
          <w:tcPr>
            <w:tcW w:w="3623" w:type="dxa"/>
            <w:vAlign w:val="center"/>
          </w:tcPr>
          <w:p>
            <w:pPr>
              <w:jc w:val="both"/>
              <w:rPr>
                <w:rFonts w:hint="eastAsia"/>
                <w:vertAlign w:val="baseline"/>
                <w:lang w:eastAsia="zh-CN"/>
              </w:rPr>
            </w:pPr>
            <w:r>
              <w:rPr>
                <w:rFonts w:hint="eastAsia"/>
                <w:vertAlign w:val="baseline"/>
                <w:lang w:eastAsia="zh-CN"/>
              </w:rPr>
              <w:t>拍摄大图指的是摄像头拍摄的完整图片；</w:t>
            </w:r>
          </w:p>
          <w:p>
            <w:pPr>
              <w:jc w:val="both"/>
              <w:rPr>
                <w:rFonts w:hint="eastAsia"/>
                <w:vertAlign w:val="baseline"/>
                <w:lang w:eastAsia="zh-CN"/>
              </w:rPr>
            </w:pPr>
            <w:r>
              <w:rPr>
                <w:rFonts w:hint="eastAsia"/>
                <w:vertAlign w:val="baseline"/>
                <w:lang w:eastAsia="zh-CN"/>
              </w:rPr>
              <w:t>大图展示的图像是对应的识别小图图像。</w:t>
            </w:r>
          </w:p>
          <w:p>
            <w:pPr>
              <w:jc w:val="both"/>
              <w:rPr>
                <w:rFonts w:hint="eastAsia"/>
                <w:vertAlign w:val="baseline"/>
                <w:lang w:eastAsia="zh-CN"/>
              </w:rPr>
            </w:pPr>
            <w:r>
              <w:rPr>
                <w:rFonts w:hint="eastAsia"/>
                <w:vertAlign w:val="baseline"/>
                <w:lang w:eastAsia="zh-CN"/>
              </w:rPr>
              <w:t>大图中某一点被选中焦点时，自动放大该区域。</w:t>
            </w:r>
          </w:p>
          <w:p>
            <w:pPr>
              <w:jc w:val="both"/>
              <w:rPr>
                <w:rFonts w:hint="eastAsia"/>
                <w:vertAlign w:val="baseline"/>
                <w:lang w:eastAsia="zh-CN"/>
              </w:rPr>
            </w:pPr>
            <w:r>
              <w:rPr>
                <w:rFonts w:hint="eastAsia"/>
                <w:vertAlign w:val="baseline"/>
                <w:lang w:eastAsia="zh-CN"/>
              </w:rPr>
              <w:t>车牌确认校正或者归类至任一分类后，自动填入下一条在场记录的识别小图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vMerge w:val="continue"/>
          </w:tcPr>
          <w:p>
            <w:pPr>
              <w:rPr>
                <w:rFonts w:hint="eastAsia"/>
                <w:vertAlign w:val="baseline"/>
                <w:lang w:eastAsia="zh-CN"/>
              </w:rPr>
            </w:pPr>
          </w:p>
        </w:tc>
        <w:tc>
          <w:tcPr>
            <w:tcW w:w="1260" w:type="dxa"/>
            <w:vAlign w:val="center"/>
          </w:tcPr>
          <w:p>
            <w:pPr>
              <w:jc w:val="center"/>
              <w:rPr>
                <w:rFonts w:hint="eastAsia"/>
                <w:vertAlign w:val="baseline"/>
                <w:lang w:eastAsia="zh-CN"/>
              </w:rPr>
            </w:pPr>
            <w:r>
              <w:rPr>
                <w:rFonts w:hint="eastAsia"/>
                <w:vertAlign w:val="baseline"/>
                <w:lang w:eastAsia="zh-CN"/>
              </w:rPr>
              <w:t>识别小图</w:t>
            </w:r>
          </w:p>
        </w:tc>
        <w:tc>
          <w:tcPr>
            <w:tcW w:w="1110" w:type="dxa"/>
            <w:vAlign w:val="center"/>
          </w:tcPr>
          <w:p>
            <w:pPr>
              <w:jc w:val="center"/>
              <w:rPr>
                <w:rFonts w:hint="eastAsia"/>
                <w:vertAlign w:val="baseline"/>
                <w:lang w:eastAsia="zh-CN"/>
              </w:rPr>
            </w:pPr>
            <w:r>
              <w:rPr>
                <w:rFonts w:hint="eastAsia"/>
                <w:vertAlign w:val="baseline"/>
                <w:lang w:eastAsia="zh-CN"/>
              </w:rPr>
              <w:t>图片</w:t>
            </w:r>
          </w:p>
        </w:tc>
        <w:tc>
          <w:tcPr>
            <w:tcW w:w="1245" w:type="dxa"/>
            <w:vAlign w:val="center"/>
          </w:tcPr>
          <w:p>
            <w:pPr>
              <w:jc w:val="center"/>
              <w:rPr>
                <w:rFonts w:hint="eastAsia"/>
                <w:vertAlign w:val="baseline"/>
                <w:lang w:eastAsia="zh-CN"/>
              </w:rPr>
            </w:pPr>
            <w:r>
              <w:rPr>
                <w:rFonts w:hint="eastAsia"/>
                <w:vertAlign w:val="baseline"/>
                <w:lang w:eastAsia="zh-CN"/>
              </w:rPr>
              <w:t>后台获取</w:t>
            </w:r>
          </w:p>
        </w:tc>
        <w:tc>
          <w:tcPr>
            <w:tcW w:w="3623" w:type="dxa"/>
            <w:vAlign w:val="center"/>
          </w:tcPr>
          <w:p>
            <w:pPr>
              <w:jc w:val="both"/>
              <w:rPr>
                <w:rFonts w:hint="eastAsia"/>
                <w:vertAlign w:val="baseline"/>
                <w:lang w:eastAsia="zh-CN"/>
              </w:rPr>
            </w:pPr>
            <w:r>
              <w:rPr>
                <w:rFonts w:hint="eastAsia"/>
                <w:vertAlign w:val="baseline"/>
                <w:lang w:eastAsia="zh-CN"/>
              </w:rPr>
              <w:t>识别小图指的是摄像枪从完整图中识别出来的车牌部分图片。</w:t>
            </w:r>
          </w:p>
          <w:p>
            <w:pPr>
              <w:jc w:val="both"/>
              <w:rPr>
                <w:rFonts w:hint="eastAsia"/>
                <w:vertAlign w:val="baseline"/>
                <w:lang w:eastAsia="zh-CN"/>
              </w:rPr>
            </w:pPr>
            <w:r>
              <w:rPr>
                <w:rFonts w:hint="eastAsia"/>
                <w:vertAlign w:val="baseline"/>
                <w:lang w:eastAsia="zh-CN"/>
              </w:rPr>
              <w:t>同一个车位可被多个摄像枪拍摄并产生多张识别小图。</w:t>
            </w:r>
          </w:p>
          <w:p>
            <w:pPr>
              <w:jc w:val="both"/>
              <w:rPr>
                <w:rFonts w:hint="eastAsia"/>
                <w:vertAlign w:val="baseline"/>
                <w:lang w:eastAsia="zh-CN"/>
              </w:rPr>
            </w:pPr>
            <w:r>
              <w:rPr>
                <w:rFonts w:hint="eastAsia"/>
                <w:vertAlign w:val="baseline"/>
                <w:lang w:eastAsia="zh-CN"/>
              </w:rPr>
              <w:t>小图任意一点被选中时，即在大图展示区域按大图尺寸展示小图全图</w:t>
            </w:r>
          </w:p>
          <w:p>
            <w:pPr>
              <w:jc w:val="both"/>
              <w:rPr>
                <w:rFonts w:hint="eastAsia"/>
                <w:vertAlign w:val="baseline"/>
                <w:lang w:eastAsia="zh-CN"/>
              </w:rPr>
            </w:pPr>
            <w:r>
              <w:rPr>
                <w:rFonts w:hint="eastAsia"/>
                <w:vertAlign w:val="baseline"/>
                <w:lang w:eastAsia="zh-CN"/>
              </w:rPr>
              <w:t>车牌确认校正或者归类至任一分类后，自动填入下一条在场记录的识别小图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vMerge w:val="continue"/>
          </w:tcPr>
          <w:p>
            <w:pPr>
              <w:rPr>
                <w:rFonts w:hint="eastAsia"/>
                <w:vertAlign w:val="baseline"/>
                <w:lang w:eastAsia="zh-CN"/>
              </w:rPr>
            </w:pPr>
          </w:p>
        </w:tc>
        <w:tc>
          <w:tcPr>
            <w:tcW w:w="1260" w:type="dxa"/>
            <w:vAlign w:val="center"/>
          </w:tcPr>
          <w:p>
            <w:pPr>
              <w:jc w:val="center"/>
              <w:rPr>
                <w:rFonts w:hint="eastAsia"/>
                <w:vertAlign w:val="baseline"/>
                <w:lang w:eastAsia="zh-CN"/>
              </w:rPr>
            </w:pPr>
            <w:r>
              <w:rPr>
                <w:rFonts w:hint="eastAsia"/>
                <w:vertAlign w:val="baseline"/>
                <w:lang w:eastAsia="zh-CN"/>
              </w:rPr>
              <w:t>最终车牌</w:t>
            </w:r>
          </w:p>
        </w:tc>
        <w:tc>
          <w:tcPr>
            <w:tcW w:w="1110" w:type="dxa"/>
            <w:vAlign w:val="center"/>
          </w:tcPr>
          <w:p>
            <w:pPr>
              <w:jc w:val="center"/>
              <w:rPr>
                <w:rFonts w:hint="eastAsia"/>
                <w:vertAlign w:val="baseline"/>
                <w:lang w:eastAsia="zh-CN"/>
              </w:rPr>
            </w:pPr>
            <w:r>
              <w:rPr>
                <w:rFonts w:hint="eastAsia"/>
                <w:vertAlign w:val="baseline"/>
                <w:lang w:eastAsia="zh-CN"/>
              </w:rPr>
              <w:t>输入框</w:t>
            </w:r>
          </w:p>
        </w:tc>
        <w:tc>
          <w:tcPr>
            <w:tcW w:w="1245" w:type="dxa"/>
            <w:vAlign w:val="center"/>
          </w:tcPr>
          <w:p>
            <w:pPr>
              <w:jc w:val="center"/>
              <w:rPr>
                <w:rFonts w:hint="eastAsia"/>
                <w:vertAlign w:val="baseline"/>
                <w:lang w:eastAsia="zh-CN"/>
              </w:rPr>
            </w:pPr>
            <w:r>
              <w:rPr>
                <w:rFonts w:hint="eastAsia"/>
                <w:vertAlign w:val="baseline"/>
                <w:lang w:eastAsia="zh-CN"/>
              </w:rPr>
              <w:t>用户输入</w:t>
            </w:r>
          </w:p>
        </w:tc>
        <w:tc>
          <w:tcPr>
            <w:tcW w:w="3623" w:type="dxa"/>
            <w:vAlign w:val="center"/>
          </w:tcPr>
          <w:p>
            <w:pPr>
              <w:jc w:val="both"/>
              <w:rPr>
                <w:rFonts w:hint="eastAsia"/>
                <w:vertAlign w:val="baseline"/>
                <w:lang w:eastAsia="zh-CN"/>
              </w:rPr>
            </w:pPr>
            <w:r>
              <w:rPr>
                <w:rFonts w:hint="eastAsia"/>
                <w:vertAlign w:val="baseline"/>
                <w:lang w:eastAsia="zh-CN"/>
              </w:rPr>
              <w:t>用户可在输入框填入校正后的车牌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vMerge w:val="continue"/>
          </w:tcPr>
          <w:p>
            <w:pPr>
              <w:rPr>
                <w:rFonts w:hint="eastAsia"/>
                <w:vertAlign w:val="baseline"/>
                <w:lang w:eastAsia="zh-CN"/>
              </w:rPr>
            </w:pPr>
          </w:p>
        </w:tc>
        <w:tc>
          <w:tcPr>
            <w:tcW w:w="1260" w:type="dxa"/>
            <w:vAlign w:val="center"/>
          </w:tcPr>
          <w:p>
            <w:pPr>
              <w:jc w:val="center"/>
              <w:rPr>
                <w:rFonts w:hint="eastAsia"/>
                <w:vertAlign w:val="baseline"/>
                <w:lang w:eastAsia="zh-CN"/>
              </w:rPr>
            </w:pPr>
            <w:r>
              <w:rPr>
                <w:rFonts w:hint="eastAsia"/>
                <w:vertAlign w:val="baseline"/>
                <w:lang w:eastAsia="zh-CN"/>
              </w:rPr>
              <w:t>确认校正</w:t>
            </w:r>
          </w:p>
        </w:tc>
        <w:tc>
          <w:tcPr>
            <w:tcW w:w="1110" w:type="dxa"/>
            <w:vAlign w:val="center"/>
          </w:tcPr>
          <w:p>
            <w:pPr>
              <w:jc w:val="center"/>
              <w:rPr>
                <w:rFonts w:hint="eastAsia"/>
                <w:vertAlign w:val="baseline"/>
                <w:lang w:eastAsia="zh-CN"/>
              </w:rPr>
            </w:pPr>
            <w:r>
              <w:rPr>
                <w:rFonts w:hint="eastAsia"/>
                <w:vertAlign w:val="baseline"/>
                <w:lang w:eastAsia="zh-CN"/>
              </w:rPr>
              <w:t>按钮</w:t>
            </w:r>
          </w:p>
        </w:tc>
        <w:tc>
          <w:tcPr>
            <w:tcW w:w="1245" w:type="dxa"/>
            <w:vAlign w:val="center"/>
          </w:tcPr>
          <w:p>
            <w:pPr>
              <w:jc w:val="center"/>
              <w:rPr>
                <w:rFonts w:hint="eastAsia"/>
                <w:vertAlign w:val="baseline"/>
                <w:lang w:eastAsia="zh-CN"/>
              </w:rPr>
            </w:pPr>
            <w:r>
              <w:rPr>
                <w:rFonts w:hint="eastAsia"/>
                <w:vertAlign w:val="baseline"/>
                <w:lang w:eastAsia="zh-CN"/>
              </w:rPr>
              <w:t>无</w:t>
            </w:r>
          </w:p>
        </w:tc>
        <w:tc>
          <w:tcPr>
            <w:tcW w:w="3623" w:type="dxa"/>
            <w:vAlign w:val="center"/>
          </w:tcPr>
          <w:p>
            <w:pPr>
              <w:jc w:val="both"/>
              <w:rPr>
                <w:rFonts w:hint="eastAsia"/>
                <w:vertAlign w:val="baseline"/>
                <w:lang w:eastAsia="zh-CN"/>
              </w:rPr>
            </w:pPr>
            <w:r>
              <w:rPr>
                <w:rFonts w:hint="eastAsia"/>
                <w:vertAlign w:val="baseline"/>
                <w:lang w:eastAsia="zh-CN"/>
              </w:rPr>
              <w:t>在最终车牌输入框填入车牌后，点击校正按钮执行校正操作。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vMerge w:val="continue"/>
          </w:tcPr>
          <w:p>
            <w:pPr>
              <w:rPr>
                <w:rFonts w:hint="eastAsia"/>
                <w:vertAlign w:val="baseline"/>
                <w:lang w:eastAsia="zh-CN"/>
              </w:rPr>
            </w:pPr>
          </w:p>
        </w:tc>
        <w:tc>
          <w:tcPr>
            <w:tcW w:w="1260" w:type="dxa"/>
            <w:vAlign w:val="center"/>
          </w:tcPr>
          <w:p>
            <w:pPr>
              <w:jc w:val="center"/>
              <w:rPr>
                <w:rFonts w:hint="eastAsia"/>
                <w:vertAlign w:val="baseline"/>
                <w:lang w:eastAsia="zh-CN"/>
              </w:rPr>
            </w:pPr>
            <w:r>
              <w:rPr>
                <w:rFonts w:hint="eastAsia"/>
                <w:vertAlign w:val="baseline"/>
                <w:lang w:eastAsia="zh-CN"/>
              </w:rPr>
              <w:t>无牌车</w:t>
            </w:r>
          </w:p>
        </w:tc>
        <w:tc>
          <w:tcPr>
            <w:tcW w:w="1110" w:type="dxa"/>
            <w:vAlign w:val="center"/>
          </w:tcPr>
          <w:p>
            <w:pPr>
              <w:jc w:val="center"/>
              <w:rPr>
                <w:rFonts w:hint="eastAsia"/>
                <w:vertAlign w:val="baseline"/>
                <w:lang w:eastAsia="zh-CN"/>
              </w:rPr>
            </w:pPr>
            <w:r>
              <w:rPr>
                <w:rFonts w:hint="eastAsia"/>
                <w:vertAlign w:val="baseline"/>
                <w:lang w:eastAsia="zh-CN"/>
              </w:rPr>
              <w:t>按钮</w:t>
            </w:r>
          </w:p>
        </w:tc>
        <w:tc>
          <w:tcPr>
            <w:tcW w:w="1245" w:type="dxa"/>
            <w:vAlign w:val="center"/>
          </w:tcPr>
          <w:p>
            <w:pPr>
              <w:jc w:val="center"/>
              <w:rPr>
                <w:rFonts w:hint="eastAsia"/>
                <w:vertAlign w:val="baseline"/>
                <w:lang w:eastAsia="zh-CN"/>
              </w:rPr>
            </w:pPr>
            <w:r>
              <w:rPr>
                <w:rFonts w:hint="eastAsia"/>
                <w:vertAlign w:val="baseline"/>
                <w:lang w:eastAsia="zh-CN"/>
              </w:rPr>
              <w:t>无</w:t>
            </w:r>
          </w:p>
        </w:tc>
        <w:tc>
          <w:tcPr>
            <w:tcW w:w="3623" w:type="dxa"/>
            <w:vAlign w:val="center"/>
          </w:tcPr>
          <w:p>
            <w:pPr>
              <w:jc w:val="both"/>
              <w:rPr>
                <w:rFonts w:hint="eastAsia"/>
                <w:vertAlign w:val="baseline"/>
                <w:lang w:eastAsia="zh-CN"/>
              </w:rPr>
            </w:pPr>
            <w:r>
              <w:rPr>
                <w:rFonts w:hint="eastAsia"/>
                <w:vertAlign w:val="baseline"/>
                <w:lang w:eastAsia="zh-CN"/>
              </w:rPr>
              <w:t>可点击该按钮将无法校正的车牌归入无牌车分类</w:t>
            </w:r>
          </w:p>
          <w:p>
            <w:pPr>
              <w:jc w:val="both"/>
              <w:rPr>
                <w:rFonts w:hint="eastAsia"/>
                <w:vertAlign w:val="baseline"/>
                <w:lang w:val="en-US" w:eastAsia="zh-CN"/>
              </w:rPr>
            </w:pPr>
            <w:r>
              <w:rPr>
                <w:rFonts w:hint="eastAsia"/>
                <w:vertAlign w:val="baseline"/>
                <w:lang w:eastAsia="zh-CN"/>
              </w:rPr>
              <w:t>归入无牌车分类中的在场记录，系统自动为其分配一个</w:t>
            </w:r>
            <w:r>
              <w:rPr>
                <w:rFonts w:hint="eastAsia"/>
                <w:vertAlign w:val="baseline"/>
                <w:lang w:val="en-US" w:eastAsia="zh-CN"/>
              </w:rPr>
              <w:t>ID：无牌车+32位随机数字</w:t>
            </w:r>
          </w:p>
          <w:p>
            <w:pPr>
              <w:jc w:val="both"/>
              <w:rPr>
                <w:rFonts w:hint="eastAsia"/>
                <w:vertAlign w:val="baseline"/>
                <w:lang w:val="en-US" w:eastAsia="zh-CN"/>
              </w:rPr>
            </w:pPr>
            <w:r>
              <w:rPr>
                <w:rFonts w:hint="eastAsia"/>
                <w:vertAlign w:val="baseline"/>
                <w:lang w:val="en-US" w:eastAsia="zh-CN"/>
              </w:rPr>
              <w:t>若该车牌本身就是未识别车牌，则只将未识别改为无牌车，数字不变。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vMerge w:val="continue"/>
          </w:tcPr>
          <w:p>
            <w:pPr>
              <w:rPr>
                <w:rFonts w:hint="eastAsia"/>
                <w:vertAlign w:val="baseline"/>
                <w:lang w:eastAsia="zh-CN"/>
              </w:rPr>
            </w:pPr>
          </w:p>
        </w:tc>
        <w:tc>
          <w:tcPr>
            <w:tcW w:w="1260" w:type="dxa"/>
            <w:vAlign w:val="center"/>
          </w:tcPr>
          <w:p>
            <w:pPr>
              <w:jc w:val="center"/>
              <w:rPr>
                <w:rFonts w:hint="eastAsia"/>
                <w:vertAlign w:val="baseline"/>
                <w:lang w:eastAsia="zh-CN"/>
              </w:rPr>
            </w:pPr>
            <w:r>
              <w:rPr>
                <w:rFonts w:hint="eastAsia"/>
                <w:vertAlign w:val="baseline"/>
                <w:lang w:eastAsia="zh-CN"/>
              </w:rPr>
              <w:t>遮挡车</w:t>
            </w:r>
          </w:p>
        </w:tc>
        <w:tc>
          <w:tcPr>
            <w:tcW w:w="1110" w:type="dxa"/>
            <w:vAlign w:val="center"/>
          </w:tcPr>
          <w:p>
            <w:pPr>
              <w:jc w:val="center"/>
              <w:rPr>
                <w:rFonts w:hint="eastAsia"/>
                <w:vertAlign w:val="baseline"/>
                <w:lang w:eastAsia="zh-CN"/>
              </w:rPr>
            </w:pPr>
            <w:r>
              <w:rPr>
                <w:rFonts w:hint="eastAsia"/>
                <w:vertAlign w:val="baseline"/>
                <w:lang w:eastAsia="zh-CN"/>
              </w:rPr>
              <w:t>按钮</w:t>
            </w:r>
          </w:p>
        </w:tc>
        <w:tc>
          <w:tcPr>
            <w:tcW w:w="1245" w:type="dxa"/>
            <w:vAlign w:val="center"/>
          </w:tcPr>
          <w:p>
            <w:pPr>
              <w:jc w:val="center"/>
              <w:rPr>
                <w:rFonts w:hint="eastAsia"/>
                <w:vertAlign w:val="baseline"/>
                <w:lang w:eastAsia="zh-CN"/>
              </w:rPr>
            </w:pPr>
            <w:r>
              <w:rPr>
                <w:rFonts w:hint="eastAsia"/>
                <w:vertAlign w:val="baseline"/>
                <w:lang w:eastAsia="zh-CN"/>
              </w:rPr>
              <w:t>无</w:t>
            </w:r>
          </w:p>
        </w:tc>
        <w:tc>
          <w:tcPr>
            <w:tcW w:w="3623" w:type="dxa"/>
            <w:vAlign w:val="center"/>
          </w:tcPr>
          <w:p>
            <w:pPr>
              <w:jc w:val="both"/>
              <w:rPr>
                <w:rFonts w:hint="eastAsia"/>
                <w:vertAlign w:val="baseline"/>
                <w:lang w:eastAsia="zh-CN"/>
              </w:rPr>
            </w:pPr>
            <w:r>
              <w:rPr>
                <w:rFonts w:hint="eastAsia"/>
                <w:vertAlign w:val="baseline"/>
                <w:lang w:eastAsia="zh-CN"/>
              </w:rPr>
              <w:t>可点击该按钮将无法校正的车牌归入遮挡车分类</w:t>
            </w:r>
          </w:p>
          <w:p>
            <w:pPr>
              <w:jc w:val="both"/>
              <w:rPr>
                <w:rFonts w:hint="eastAsia"/>
                <w:vertAlign w:val="baseline"/>
                <w:lang w:val="en-US" w:eastAsia="zh-CN"/>
              </w:rPr>
            </w:pPr>
            <w:r>
              <w:rPr>
                <w:rFonts w:hint="eastAsia"/>
                <w:vertAlign w:val="baseline"/>
                <w:lang w:eastAsia="zh-CN"/>
              </w:rPr>
              <w:t>归入无牌车分类中的在场记录，系统自动为其分配一个</w:t>
            </w:r>
            <w:r>
              <w:rPr>
                <w:rFonts w:hint="eastAsia"/>
                <w:vertAlign w:val="baseline"/>
                <w:lang w:val="en-US" w:eastAsia="zh-CN"/>
              </w:rPr>
              <w:t>ID：遮挡车+32位随机数字</w:t>
            </w:r>
          </w:p>
          <w:p>
            <w:pPr>
              <w:jc w:val="both"/>
              <w:rPr>
                <w:rFonts w:hint="eastAsia"/>
                <w:vertAlign w:val="baseline"/>
                <w:lang w:eastAsia="zh-CN"/>
              </w:rPr>
            </w:pPr>
            <w:r>
              <w:rPr>
                <w:rFonts w:hint="eastAsia"/>
                <w:vertAlign w:val="baseline"/>
                <w:lang w:val="en-US" w:eastAsia="zh-CN"/>
              </w:rPr>
              <w:t>若该车牌本身就是未识别车牌，则只将未识别改为遮挡车，数字不变。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vMerge w:val="continue"/>
          </w:tcPr>
          <w:p>
            <w:pPr>
              <w:rPr>
                <w:rFonts w:hint="eastAsia"/>
                <w:vertAlign w:val="baseline"/>
                <w:lang w:eastAsia="zh-CN"/>
              </w:rPr>
            </w:pPr>
          </w:p>
        </w:tc>
        <w:tc>
          <w:tcPr>
            <w:tcW w:w="1260" w:type="dxa"/>
            <w:vAlign w:val="center"/>
          </w:tcPr>
          <w:p>
            <w:pPr>
              <w:jc w:val="center"/>
              <w:rPr>
                <w:rFonts w:hint="eastAsia"/>
                <w:vertAlign w:val="baseline"/>
                <w:lang w:eastAsia="zh-CN"/>
              </w:rPr>
            </w:pPr>
            <w:r>
              <w:rPr>
                <w:rFonts w:hint="eastAsia"/>
                <w:vertAlign w:val="baseline"/>
                <w:lang w:eastAsia="zh-CN"/>
              </w:rPr>
              <w:t>非汽车</w:t>
            </w:r>
          </w:p>
        </w:tc>
        <w:tc>
          <w:tcPr>
            <w:tcW w:w="1110" w:type="dxa"/>
            <w:vAlign w:val="center"/>
          </w:tcPr>
          <w:p>
            <w:pPr>
              <w:jc w:val="center"/>
              <w:rPr>
                <w:rFonts w:hint="eastAsia"/>
                <w:vertAlign w:val="baseline"/>
                <w:lang w:eastAsia="zh-CN"/>
              </w:rPr>
            </w:pPr>
            <w:r>
              <w:rPr>
                <w:rFonts w:hint="eastAsia"/>
                <w:vertAlign w:val="baseline"/>
                <w:lang w:eastAsia="zh-CN"/>
              </w:rPr>
              <w:t>按钮</w:t>
            </w:r>
          </w:p>
        </w:tc>
        <w:tc>
          <w:tcPr>
            <w:tcW w:w="1245" w:type="dxa"/>
            <w:vAlign w:val="center"/>
          </w:tcPr>
          <w:p>
            <w:pPr>
              <w:jc w:val="center"/>
              <w:rPr>
                <w:rFonts w:hint="eastAsia"/>
                <w:vertAlign w:val="baseline"/>
                <w:lang w:eastAsia="zh-CN"/>
              </w:rPr>
            </w:pPr>
            <w:r>
              <w:rPr>
                <w:rFonts w:hint="eastAsia"/>
                <w:vertAlign w:val="baseline"/>
                <w:lang w:eastAsia="zh-CN"/>
              </w:rPr>
              <w:t>无</w:t>
            </w:r>
          </w:p>
        </w:tc>
        <w:tc>
          <w:tcPr>
            <w:tcW w:w="3623" w:type="dxa"/>
            <w:vAlign w:val="center"/>
          </w:tcPr>
          <w:p>
            <w:pPr>
              <w:jc w:val="both"/>
              <w:rPr>
                <w:rFonts w:hint="eastAsia"/>
                <w:vertAlign w:val="baseline"/>
                <w:lang w:eastAsia="zh-CN"/>
              </w:rPr>
            </w:pPr>
            <w:r>
              <w:rPr>
                <w:rFonts w:hint="eastAsia"/>
                <w:vertAlign w:val="baseline"/>
                <w:lang w:eastAsia="zh-CN"/>
              </w:rPr>
              <w:t>可点击该按钮将无法校正的车牌归入非汽车分类；</w:t>
            </w:r>
          </w:p>
          <w:p>
            <w:pPr>
              <w:jc w:val="both"/>
              <w:rPr>
                <w:rFonts w:hint="eastAsia"/>
                <w:vertAlign w:val="baseline"/>
                <w:lang w:val="en-US" w:eastAsia="zh-CN"/>
              </w:rPr>
            </w:pPr>
            <w:r>
              <w:rPr>
                <w:rFonts w:hint="eastAsia"/>
                <w:vertAlign w:val="baseline"/>
                <w:lang w:eastAsia="zh-CN"/>
              </w:rPr>
              <w:t>归入非汽车分类中的在场记录，系统自动为其分配一个</w:t>
            </w:r>
            <w:r>
              <w:rPr>
                <w:rFonts w:hint="eastAsia"/>
                <w:vertAlign w:val="baseline"/>
                <w:lang w:val="en-US" w:eastAsia="zh-CN"/>
              </w:rPr>
              <w:t>ID：无牌车+32位随机数字</w:t>
            </w:r>
          </w:p>
          <w:p>
            <w:pPr>
              <w:jc w:val="both"/>
              <w:rPr>
                <w:rFonts w:hint="eastAsia"/>
                <w:vertAlign w:val="baseline"/>
                <w:lang w:eastAsia="zh-CN"/>
              </w:rPr>
            </w:pPr>
            <w:r>
              <w:rPr>
                <w:rFonts w:hint="eastAsia"/>
                <w:vertAlign w:val="baseline"/>
                <w:lang w:val="en-US" w:eastAsia="zh-CN"/>
              </w:rPr>
              <w:t>若该车牌本身就是未识别车牌，则只将未识别改为非汽车，数字不变。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vMerge w:val="continue"/>
          </w:tcPr>
          <w:p>
            <w:pPr>
              <w:rPr>
                <w:rFonts w:hint="eastAsia"/>
                <w:vertAlign w:val="baseline"/>
                <w:lang w:eastAsia="zh-CN"/>
              </w:rPr>
            </w:pPr>
          </w:p>
        </w:tc>
        <w:tc>
          <w:tcPr>
            <w:tcW w:w="1260" w:type="dxa"/>
            <w:vAlign w:val="center"/>
          </w:tcPr>
          <w:p>
            <w:pPr>
              <w:jc w:val="center"/>
              <w:rPr>
                <w:rFonts w:hint="eastAsia"/>
                <w:vertAlign w:val="baseline"/>
                <w:lang w:eastAsia="zh-CN"/>
              </w:rPr>
            </w:pPr>
            <w:r>
              <w:rPr>
                <w:rFonts w:hint="eastAsia"/>
                <w:vertAlign w:val="baseline"/>
                <w:lang w:eastAsia="zh-CN"/>
              </w:rPr>
              <w:t>误触发</w:t>
            </w:r>
          </w:p>
        </w:tc>
        <w:tc>
          <w:tcPr>
            <w:tcW w:w="1110" w:type="dxa"/>
            <w:vAlign w:val="center"/>
          </w:tcPr>
          <w:p>
            <w:pPr>
              <w:jc w:val="center"/>
              <w:rPr>
                <w:rFonts w:hint="eastAsia"/>
                <w:vertAlign w:val="baseline"/>
                <w:lang w:eastAsia="zh-CN"/>
              </w:rPr>
            </w:pPr>
            <w:r>
              <w:rPr>
                <w:rFonts w:hint="eastAsia"/>
                <w:vertAlign w:val="baseline"/>
                <w:lang w:eastAsia="zh-CN"/>
              </w:rPr>
              <w:t>按钮</w:t>
            </w:r>
          </w:p>
        </w:tc>
        <w:tc>
          <w:tcPr>
            <w:tcW w:w="1245" w:type="dxa"/>
            <w:vAlign w:val="center"/>
          </w:tcPr>
          <w:p>
            <w:pPr>
              <w:jc w:val="center"/>
              <w:rPr>
                <w:rFonts w:hint="eastAsia"/>
                <w:vertAlign w:val="baseline"/>
                <w:lang w:val="en-US" w:eastAsia="zh-CN"/>
              </w:rPr>
            </w:pPr>
            <w:r>
              <w:rPr>
                <w:rFonts w:hint="eastAsia"/>
                <w:vertAlign w:val="baseline"/>
                <w:lang w:val="en-US" w:eastAsia="zh-CN"/>
              </w:rPr>
              <w:t>无</w:t>
            </w:r>
          </w:p>
        </w:tc>
        <w:tc>
          <w:tcPr>
            <w:tcW w:w="3623" w:type="dxa"/>
            <w:vAlign w:val="center"/>
          </w:tcPr>
          <w:p>
            <w:pPr>
              <w:jc w:val="both"/>
              <w:rPr>
                <w:rFonts w:hint="eastAsia"/>
                <w:vertAlign w:val="baseline"/>
                <w:lang w:eastAsia="zh-CN"/>
              </w:rPr>
            </w:pPr>
            <w:r>
              <w:rPr>
                <w:rFonts w:hint="eastAsia"/>
                <w:vertAlign w:val="baseline"/>
                <w:lang w:eastAsia="zh-CN"/>
              </w:rPr>
              <w:t>可点击该按钮将无法校正的车牌归入误触发分类；</w:t>
            </w:r>
          </w:p>
          <w:p>
            <w:pPr>
              <w:jc w:val="both"/>
              <w:rPr>
                <w:rFonts w:hint="eastAsia"/>
                <w:vertAlign w:val="baseline"/>
                <w:lang w:val="en-US" w:eastAsia="zh-CN"/>
              </w:rPr>
            </w:pPr>
            <w:r>
              <w:rPr>
                <w:rFonts w:hint="eastAsia"/>
                <w:vertAlign w:val="baseline"/>
                <w:lang w:eastAsia="zh-CN"/>
              </w:rPr>
              <w:t>归入无牌车分类中的在场记录，系统自动为其分配一个</w:t>
            </w:r>
            <w:r>
              <w:rPr>
                <w:rFonts w:hint="eastAsia"/>
                <w:vertAlign w:val="baseline"/>
                <w:lang w:val="en-US" w:eastAsia="zh-CN"/>
              </w:rPr>
              <w:t>ID：误触发+32位随机数字</w:t>
            </w:r>
          </w:p>
          <w:p>
            <w:pPr>
              <w:jc w:val="both"/>
              <w:rPr>
                <w:rFonts w:hint="eastAsia"/>
                <w:vertAlign w:val="baseline"/>
                <w:lang w:eastAsia="zh-CN"/>
              </w:rPr>
            </w:pPr>
            <w:r>
              <w:rPr>
                <w:rFonts w:hint="eastAsia"/>
                <w:vertAlign w:val="baseline"/>
                <w:lang w:val="en-US" w:eastAsia="zh-CN"/>
              </w:rPr>
              <w:t>若该车牌本身就是未识别车牌，则只将未识别改为误触发，数字不变。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vMerge w:val="continue"/>
          </w:tcPr>
          <w:p>
            <w:pPr>
              <w:rPr>
                <w:rFonts w:hint="eastAsia"/>
                <w:vertAlign w:val="baseline"/>
                <w:lang w:eastAsia="zh-CN"/>
              </w:rPr>
            </w:pPr>
          </w:p>
        </w:tc>
        <w:tc>
          <w:tcPr>
            <w:tcW w:w="1260" w:type="dxa"/>
            <w:vAlign w:val="center"/>
          </w:tcPr>
          <w:p>
            <w:pPr>
              <w:jc w:val="center"/>
              <w:rPr>
                <w:rFonts w:hint="eastAsia"/>
                <w:vertAlign w:val="baseline"/>
                <w:lang w:eastAsia="zh-CN"/>
              </w:rPr>
            </w:pPr>
            <w:r>
              <w:rPr>
                <w:rFonts w:hint="eastAsia"/>
                <w:vertAlign w:val="baseline"/>
                <w:lang w:eastAsia="zh-CN"/>
              </w:rPr>
              <w:t>无需校正</w:t>
            </w:r>
          </w:p>
        </w:tc>
        <w:tc>
          <w:tcPr>
            <w:tcW w:w="1110" w:type="dxa"/>
            <w:vAlign w:val="center"/>
          </w:tcPr>
          <w:p>
            <w:pPr>
              <w:jc w:val="center"/>
              <w:rPr>
                <w:rFonts w:hint="eastAsia"/>
                <w:vertAlign w:val="baseline"/>
                <w:lang w:eastAsia="zh-CN"/>
              </w:rPr>
            </w:pPr>
            <w:r>
              <w:rPr>
                <w:rFonts w:hint="eastAsia"/>
                <w:vertAlign w:val="baseline"/>
                <w:lang w:eastAsia="zh-CN"/>
              </w:rPr>
              <w:t>按钮</w:t>
            </w:r>
          </w:p>
        </w:tc>
        <w:tc>
          <w:tcPr>
            <w:tcW w:w="1245" w:type="dxa"/>
            <w:vAlign w:val="center"/>
          </w:tcPr>
          <w:p>
            <w:pPr>
              <w:jc w:val="center"/>
              <w:rPr>
                <w:rFonts w:hint="eastAsia"/>
                <w:vertAlign w:val="baseline"/>
                <w:lang w:eastAsia="zh-CN"/>
              </w:rPr>
            </w:pPr>
            <w:r>
              <w:rPr>
                <w:rFonts w:hint="eastAsia"/>
                <w:vertAlign w:val="baseline"/>
                <w:lang w:eastAsia="zh-CN"/>
              </w:rPr>
              <w:t>无</w:t>
            </w:r>
          </w:p>
        </w:tc>
        <w:tc>
          <w:tcPr>
            <w:tcW w:w="3623" w:type="dxa"/>
            <w:vAlign w:val="center"/>
          </w:tcPr>
          <w:p>
            <w:pPr>
              <w:jc w:val="both"/>
              <w:rPr>
                <w:rFonts w:hint="eastAsia"/>
                <w:vertAlign w:val="baseline"/>
                <w:lang w:eastAsia="zh-CN"/>
              </w:rPr>
            </w:pPr>
            <w:r>
              <w:rPr>
                <w:rFonts w:hint="eastAsia"/>
                <w:vertAlign w:val="baseline"/>
                <w:lang w:eastAsia="zh-CN"/>
              </w:rPr>
              <w:t>点击该按钮，关闭校正窗口。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vMerge w:val="continue"/>
          </w:tcPr>
          <w:p>
            <w:pPr>
              <w:rPr>
                <w:rFonts w:hint="eastAsia"/>
                <w:vertAlign w:val="baseline"/>
                <w:lang w:eastAsia="zh-CN"/>
              </w:rPr>
            </w:pPr>
          </w:p>
        </w:tc>
        <w:tc>
          <w:tcPr>
            <w:tcW w:w="1260" w:type="dxa"/>
            <w:vAlign w:val="center"/>
          </w:tcPr>
          <w:p>
            <w:pPr>
              <w:jc w:val="center"/>
              <w:rPr>
                <w:rFonts w:hint="eastAsia"/>
                <w:vertAlign w:val="baseline"/>
                <w:lang w:eastAsia="zh-CN"/>
              </w:rPr>
            </w:pPr>
            <w:r>
              <w:rPr>
                <w:rFonts w:hint="eastAsia"/>
                <w:vertAlign w:val="baseline"/>
                <w:lang w:eastAsia="zh-CN"/>
              </w:rPr>
              <w:t>上一条</w:t>
            </w:r>
          </w:p>
        </w:tc>
        <w:tc>
          <w:tcPr>
            <w:tcW w:w="1110" w:type="dxa"/>
            <w:vAlign w:val="center"/>
          </w:tcPr>
          <w:p>
            <w:pPr>
              <w:jc w:val="center"/>
              <w:rPr>
                <w:rFonts w:hint="eastAsia"/>
                <w:vertAlign w:val="baseline"/>
                <w:lang w:eastAsia="zh-CN"/>
              </w:rPr>
            </w:pPr>
            <w:r>
              <w:rPr>
                <w:rFonts w:hint="eastAsia"/>
                <w:vertAlign w:val="baseline"/>
                <w:lang w:eastAsia="zh-CN"/>
              </w:rPr>
              <w:t>按钮</w:t>
            </w:r>
          </w:p>
        </w:tc>
        <w:tc>
          <w:tcPr>
            <w:tcW w:w="1245" w:type="dxa"/>
            <w:vAlign w:val="center"/>
          </w:tcPr>
          <w:p>
            <w:pPr>
              <w:jc w:val="center"/>
              <w:rPr>
                <w:rFonts w:hint="eastAsia"/>
                <w:vertAlign w:val="baseline"/>
                <w:lang w:eastAsia="zh-CN"/>
              </w:rPr>
            </w:pPr>
            <w:r>
              <w:rPr>
                <w:rFonts w:hint="eastAsia"/>
                <w:vertAlign w:val="baseline"/>
                <w:lang w:eastAsia="zh-CN"/>
              </w:rPr>
              <w:t>无</w:t>
            </w:r>
          </w:p>
        </w:tc>
        <w:tc>
          <w:tcPr>
            <w:tcW w:w="3623" w:type="dxa"/>
            <w:vAlign w:val="center"/>
          </w:tcPr>
          <w:p>
            <w:pPr>
              <w:jc w:val="both"/>
              <w:rPr>
                <w:rFonts w:hint="eastAsia"/>
                <w:vertAlign w:val="baseline"/>
                <w:lang w:eastAsia="zh-CN"/>
              </w:rPr>
            </w:pPr>
            <w:r>
              <w:rPr>
                <w:rFonts w:hint="eastAsia"/>
                <w:vertAlign w:val="baseline"/>
                <w:lang w:eastAsia="zh-CN"/>
              </w:rPr>
              <w:t>点击该按钮，读取在场记录中上一条记录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vMerge w:val="continue"/>
          </w:tcPr>
          <w:p>
            <w:pPr>
              <w:rPr>
                <w:rFonts w:hint="eastAsia"/>
                <w:vertAlign w:val="baseline"/>
                <w:lang w:eastAsia="zh-CN"/>
              </w:rPr>
            </w:pPr>
          </w:p>
        </w:tc>
        <w:tc>
          <w:tcPr>
            <w:tcW w:w="1260" w:type="dxa"/>
            <w:vAlign w:val="center"/>
          </w:tcPr>
          <w:p>
            <w:pPr>
              <w:jc w:val="center"/>
              <w:rPr>
                <w:rFonts w:hint="eastAsia"/>
                <w:vertAlign w:val="baseline"/>
                <w:lang w:eastAsia="zh-CN"/>
              </w:rPr>
            </w:pPr>
            <w:r>
              <w:rPr>
                <w:rFonts w:hint="eastAsia"/>
                <w:vertAlign w:val="baseline"/>
                <w:lang w:eastAsia="zh-CN"/>
              </w:rPr>
              <w:t>下一条</w:t>
            </w:r>
          </w:p>
        </w:tc>
        <w:tc>
          <w:tcPr>
            <w:tcW w:w="1110" w:type="dxa"/>
            <w:vAlign w:val="center"/>
          </w:tcPr>
          <w:p>
            <w:pPr>
              <w:jc w:val="center"/>
              <w:rPr>
                <w:rFonts w:hint="eastAsia"/>
                <w:vertAlign w:val="baseline"/>
                <w:lang w:eastAsia="zh-CN"/>
              </w:rPr>
            </w:pPr>
            <w:r>
              <w:rPr>
                <w:rFonts w:hint="eastAsia"/>
                <w:vertAlign w:val="baseline"/>
                <w:lang w:eastAsia="zh-CN"/>
              </w:rPr>
              <w:t>按钮</w:t>
            </w:r>
          </w:p>
        </w:tc>
        <w:tc>
          <w:tcPr>
            <w:tcW w:w="1245" w:type="dxa"/>
            <w:vAlign w:val="center"/>
          </w:tcPr>
          <w:p>
            <w:pPr>
              <w:jc w:val="center"/>
              <w:rPr>
                <w:rFonts w:hint="eastAsia"/>
                <w:vertAlign w:val="baseline"/>
                <w:lang w:eastAsia="zh-CN"/>
              </w:rPr>
            </w:pPr>
            <w:r>
              <w:rPr>
                <w:rFonts w:hint="eastAsia"/>
                <w:vertAlign w:val="baseline"/>
                <w:lang w:eastAsia="zh-CN"/>
              </w:rPr>
              <w:t>无</w:t>
            </w:r>
          </w:p>
        </w:tc>
        <w:tc>
          <w:tcPr>
            <w:tcW w:w="3623" w:type="dxa"/>
            <w:vAlign w:val="center"/>
          </w:tcPr>
          <w:p>
            <w:pPr>
              <w:jc w:val="both"/>
              <w:rPr>
                <w:rFonts w:hint="eastAsia"/>
                <w:vertAlign w:val="baseline"/>
                <w:lang w:eastAsia="zh-CN"/>
              </w:rPr>
            </w:pPr>
            <w:r>
              <w:rPr>
                <w:rFonts w:hint="eastAsia"/>
                <w:vertAlign w:val="baseline"/>
                <w:lang w:eastAsia="zh-CN"/>
              </w:rPr>
              <w:t>点击该按钮，读取在场记录中下一条记录</w:t>
            </w:r>
          </w:p>
        </w:tc>
      </w:tr>
    </w:tbl>
    <w:p>
      <w:pPr>
        <w:rPr>
          <w:rFonts w:hint="eastAsia"/>
          <w:lang w:eastAsia="zh-CN"/>
        </w:rPr>
      </w:pPr>
    </w:p>
    <w:p>
      <w:pPr>
        <w:pStyle w:val="19"/>
        <w:rPr>
          <w:rFonts w:hint="eastAsia"/>
          <w:lang w:eastAsia="zh-CN"/>
        </w:rPr>
      </w:pPr>
      <w:bookmarkStart w:id="128" w:name="_Toc8957"/>
      <w:r>
        <w:rPr>
          <w:rFonts w:hint="eastAsia"/>
          <w:lang w:eastAsia="zh-CN"/>
        </w:rPr>
        <w:t>输入内容</w:t>
      </w:r>
      <w:bookmarkEnd w:id="12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最终车牌</w:t>
            </w:r>
          </w:p>
        </w:tc>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用户输入</w:t>
            </w:r>
          </w:p>
        </w:tc>
        <w:tc>
          <w:tcPr>
            <w:tcW w:w="1705" w:type="dxa"/>
            <w:textDirection w:val="lrTb"/>
            <w:vAlign w:val="center"/>
          </w:tcPr>
          <w:p>
            <w:pPr>
              <w:jc w:val="both"/>
              <w:rPr>
                <w:rFonts w:hint="eastAsia"/>
                <w:vertAlign w:val="baseline"/>
                <w:lang w:eastAsia="zh-CN"/>
              </w:rPr>
            </w:pPr>
            <w:r>
              <w:rPr>
                <w:rFonts w:hint="eastAsia"/>
                <w:vertAlign w:val="baseline"/>
                <w:lang w:eastAsia="zh-CN"/>
              </w:rPr>
              <w:t>默认填入系统识别结果；</w:t>
            </w:r>
          </w:p>
          <w:p>
            <w:pPr>
              <w:jc w:val="both"/>
              <w:rPr>
                <w:rFonts w:hint="eastAsia"/>
                <w:vertAlign w:val="baseline"/>
                <w:lang w:val="en-US" w:eastAsia="zh-CN"/>
              </w:rPr>
            </w:pPr>
            <w:r>
              <w:rPr>
                <w:rFonts w:hint="eastAsia"/>
                <w:vertAlign w:val="baseline"/>
                <w:lang w:eastAsia="zh-CN"/>
              </w:rPr>
              <w:t>字符长度小于</w:t>
            </w:r>
            <w:r>
              <w:rPr>
                <w:rFonts w:hint="eastAsia"/>
                <w:vertAlign w:val="baseline"/>
                <w:lang w:val="en-US" w:eastAsia="zh-CN"/>
              </w:rPr>
              <w:t>20个字符；</w:t>
            </w:r>
          </w:p>
          <w:p>
            <w:pPr>
              <w:jc w:val="both"/>
              <w:rPr>
                <w:rFonts w:hint="eastAsia"/>
                <w:vertAlign w:val="baseline"/>
                <w:lang w:val="en-US" w:eastAsia="zh-CN"/>
              </w:rPr>
            </w:pPr>
            <w:r>
              <w:rPr>
                <w:rFonts w:hint="eastAsia"/>
                <w:vertAlign w:val="baseline"/>
                <w:lang w:val="en-US" w:eastAsia="zh-CN"/>
              </w:rPr>
              <w:t>不可填入空格或特殊字符。</w:t>
            </w:r>
          </w:p>
        </w:tc>
        <w:tc>
          <w:tcPr>
            <w:tcW w:w="1705" w:type="dxa"/>
          </w:tcPr>
          <w:p>
            <w:pPr>
              <w:jc w:val="both"/>
              <w:rPr>
                <w:rFonts w:hint="eastAsia"/>
                <w:vertAlign w:val="baseline"/>
                <w:lang w:eastAsia="zh-CN"/>
              </w:rPr>
            </w:pPr>
            <w:r>
              <w:rPr>
                <w:rFonts w:hint="eastAsia"/>
                <w:vertAlign w:val="baseline"/>
                <w:lang w:eastAsia="zh-CN"/>
              </w:rPr>
              <w:t>点击确认校正后或将车牌归类后，即自动读取下一条记录；</w:t>
            </w:r>
          </w:p>
          <w:p>
            <w:pPr>
              <w:rPr>
                <w:rFonts w:hint="eastAsia"/>
                <w:vertAlign w:val="baseline"/>
                <w:lang w:eastAsia="zh-CN"/>
              </w:rPr>
            </w:pPr>
            <w:r>
              <w:rPr>
                <w:rFonts w:hint="eastAsia"/>
                <w:vertAlign w:val="baseline"/>
                <w:lang w:eastAsia="zh-CN"/>
              </w:rPr>
              <w:t>将车牌归类至任一车牌分类后，即自动读取下一条在场记录中的车牌结果</w:t>
            </w:r>
          </w:p>
        </w:tc>
      </w:tr>
    </w:tbl>
    <w:p>
      <w:pPr>
        <w:rPr>
          <w:rFonts w:hint="eastAsia"/>
          <w:lang w:eastAsia="zh-CN"/>
        </w:rPr>
      </w:pPr>
    </w:p>
    <w:p>
      <w:pPr>
        <w:pStyle w:val="19"/>
        <w:rPr>
          <w:rFonts w:hint="eastAsia"/>
          <w:lang w:eastAsia="zh-CN"/>
        </w:rPr>
      </w:pPr>
      <w:bookmarkStart w:id="129" w:name="_Toc24701"/>
      <w:r>
        <w:rPr>
          <w:rFonts w:hint="eastAsia"/>
          <w:lang w:eastAsia="zh-CN"/>
        </w:rPr>
        <w:t>输出内容</w:t>
      </w:r>
      <w:bookmarkEnd w:id="129"/>
    </w:p>
    <w:p>
      <w:pPr>
        <w:rPr>
          <w:rFonts w:hint="eastAsia"/>
          <w:lang w:eastAsia="zh-CN"/>
        </w:rPr>
      </w:pPr>
      <w:r>
        <w:rPr>
          <w:rFonts w:hint="eastAsia"/>
          <w:lang w:eastAsia="zh-CN"/>
        </w:rPr>
        <w:t>该在场记录中的车牌号码为校正后车牌号码</w:t>
      </w:r>
    </w:p>
    <w:p>
      <w:pPr>
        <w:pStyle w:val="19"/>
      </w:pPr>
      <w:bookmarkStart w:id="130" w:name="_Toc1435"/>
      <w:r>
        <w:rPr>
          <w:rFonts w:hint="eastAsia"/>
        </w:rPr>
        <w:t>用例</w:t>
      </w:r>
      <w:bookmarkEnd w:id="130"/>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车牌校正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用户对错误车牌进行校正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当用户发现有车牌错误时，点击校正进入校正页面，将车牌校正。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用户已登录且有此功能权限，已产生在场记录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车牌输入框自动填入在场记录中的车牌号显示为校正后的车牌；</w:t>
            </w:r>
          </w:p>
          <w:p>
            <w:pPr>
              <w:pStyle w:val="21"/>
              <w:spacing w:line="400" w:lineRule="exact"/>
              <w:rPr>
                <w:rFonts w:hint="eastAsia" w:ascii="Arial" w:hAnsi="Arial"/>
                <w:sz w:val="18"/>
                <w:szCs w:val="18"/>
                <w:lang w:eastAsia="zh-CN"/>
              </w:rPr>
            </w:pPr>
            <w:r>
              <w:rPr>
                <w:rFonts w:hint="eastAsia" w:ascii="Arial" w:hAnsi="Arial"/>
                <w:sz w:val="18"/>
                <w:szCs w:val="18"/>
                <w:lang w:eastAsia="zh-CN"/>
              </w:rPr>
              <w:t>车牌校正窗口自动填入列表中下一条记录。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点击确认校正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车牌校正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车牌归类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输入字符超出长度</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提示：请输入正确的车牌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用户在最终车牌输入框输入车牌点击确认按钮后，系统提示校对成功</w:t>
            </w:r>
            <w:r>
              <w:rPr>
                <w:rFonts w:hint="eastAsia" w:ascii="Arial" w:hAnsi="Arial"/>
                <w:sz w:val="18"/>
                <w:szCs w:val="18"/>
                <w:lang w:val="en-US" w:eastAsia="zh-CN"/>
              </w:rPr>
              <w:t>,并自动填入下一条车牌数据及图片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当无法正确校正车牌时，点击窗口下方的分类按钮，可将车牌归类至相应分类；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无</w:t>
            </w:r>
          </w:p>
        </w:tc>
      </w:tr>
    </w:tbl>
    <w:p>
      <w:pPr>
        <w:rPr>
          <w:rFonts w:hint="eastAsia"/>
          <w:lang w:eastAsia="zh-CN"/>
        </w:rPr>
      </w:pPr>
    </w:p>
    <w:p>
      <w:pPr>
        <w:rPr>
          <w:rFonts w:hint="eastAsia"/>
          <w:lang w:eastAsia="zh-CN"/>
        </w:rPr>
      </w:pPr>
    </w:p>
    <w:p>
      <w:pPr>
        <w:pStyle w:val="5"/>
      </w:pPr>
      <w:bookmarkStart w:id="131" w:name="_Toc22037"/>
      <w:r>
        <w:rPr>
          <w:rFonts w:hint="eastAsia"/>
          <w:lang w:eastAsia="zh-CN"/>
        </w:rPr>
        <w:t>在场停放记录</w:t>
      </w:r>
      <w:r>
        <w:rPr>
          <w:rFonts w:hint="eastAsia"/>
          <w:lang w:val="en-US" w:eastAsia="zh-CN"/>
        </w:rPr>
        <w:t>-</w:t>
      </w:r>
      <w:r>
        <w:rPr>
          <w:rFonts w:hint="eastAsia"/>
          <w:lang w:eastAsia="zh-CN"/>
        </w:rPr>
        <w:t>盘点离场</w:t>
      </w:r>
      <w:bookmarkEnd w:id="131"/>
    </w:p>
    <w:p>
      <w:pPr>
        <w:pStyle w:val="19"/>
      </w:pPr>
      <w:bookmarkStart w:id="132" w:name="_Toc23320"/>
      <w:r>
        <w:rPr>
          <w:rFonts w:hint="eastAsia"/>
        </w:rPr>
        <w:t>原型界面</w:t>
      </w:r>
      <w:bookmarkEnd w:id="132"/>
    </w:p>
    <w:p>
      <w:pPr>
        <w:rPr>
          <w:rFonts w:hint="eastAsia" w:eastAsia="宋体"/>
          <w:lang w:eastAsia="zh-CN"/>
        </w:rPr>
      </w:pPr>
      <w:r>
        <w:rPr>
          <w:rFonts w:hint="eastAsia"/>
          <w:lang w:eastAsia="zh-CN"/>
        </w:rPr>
        <w:t>略</w:t>
      </w:r>
    </w:p>
    <w:p>
      <w:pPr>
        <w:keepNext/>
      </w:pPr>
    </w:p>
    <w:p>
      <w:pPr>
        <w:pStyle w:val="19"/>
        <w:rPr>
          <w:rFonts w:hint="eastAsia"/>
        </w:rPr>
      </w:pPr>
      <w:bookmarkStart w:id="133" w:name="_Toc1771"/>
      <w:r>
        <w:rPr>
          <w:rFonts w:hint="eastAsia"/>
        </w:rPr>
        <w:t>界面说明</w:t>
      </w:r>
      <w:bookmarkEnd w:id="133"/>
    </w:p>
    <w:p>
      <w:pPr>
        <w:rPr>
          <w:rFonts w:hint="eastAsia"/>
          <w:lang w:eastAsia="zh-CN"/>
        </w:rPr>
      </w:pPr>
      <w:r>
        <w:rPr>
          <w:rFonts w:hint="eastAsia"/>
          <w:lang w:eastAsia="zh-CN"/>
        </w:rPr>
        <w:t>无</w:t>
      </w:r>
    </w:p>
    <w:p>
      <w:pPr>
        <w:pStyle w:val="19"/>
        <w:rPr>
          <w:rFonts w:hint="eastAsia"/>
          <w:lang w:eastAsia="zh-CN"/>
        </w:rPr>
      </w:pPr>
      <w:bookmarkStart w:id="134" w:name="_Toc14417"/>
      <w:r>
        <w:rPr>
          <w:rFonts w:hint="eastAsia"/>
          <w:lang w:eastAsia="zh-CN"/>
        </w:rPr>
        <w:t>输入内容</w:t>
      </w:r>
      <w:bookmarkEnd w:id="134"/>
    </w:p>
    <w:p>
      <w:pPr>
        <w:rPr>
          <w:rFonts w:hint="eastAsia"/>
          <w:lang w:eastAsia="zh-CN"/>
        </w:rPr>
      </w:pPr>
      <w:r>
        <w:rPr>
          <w:rFonts w:hint="eastAsia"/>
          <w:lang w:eastAsia="zh-CN"/>
        </w:rPr>
        <w:t>无</w:t>
      </w:r>
    </w:p>
    <w:p>
      <w:pPr>
        <w:pStyle w:val="19"/>
        <w:rPr>
          <w:rFonts w:hint="eastAsia"/>
          <w:lang w:eastAsia="zh-CN"/>
        </w:rPr>
      </w:pPr>
      <w:bookmarkStart w:id="135" w:name="_Toc5423"/>
      <w:r>
        <w:rPr>
          <w:rFonts w:hint="eastAsia"/>
          <w:lang w:eastAsia="zh-CN"/>
        </w:rPr>
        <w:t>输出内容</w:t>
      </w:r>
      <w:bookmarkEnd w:id="135"/>
    </w:p>
    <w:p>
      <w:pPr>
        <w:rPr>
          <w:rFonts w:hint="eastAsia" w:eastAsia="宋体"/>
          <w:lang w:eastAsia="zh-CN"/>
        </w:rPr>
      </w:pPr>
      <w:r>
        <w:rPr>
          <w:rFonts w:hint="eastAsia"/>
          <w:lang w:eastAsia="zh-CN"/>
        </w:rPr>
        <w:t>无</w:t>
      </w:r>
    </w:p>
    <w:p>
      <w:pPr>
        <w:pStyle w:val="19"/>
      </w:pPr>
      <w:bookmarkStart w:id="136" w:name="_Toc15445"/>
      <w:r>
        <w:rPr>
          <w:rFonts w:hint="eastAsia"/>
        </w:rPr>
        <w:t>用例</w:t>
      </w:r>
      <w:bookmarkEnd w:id="136"/>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盘点离场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用户点击盘点离场，系统弹窗提示是否将该车盘点离场，用户点击确认后，将该车盘点离场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点击盘点离场按钮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盘点离场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用户点击盘点离场，需点击确认弹出框的确认按钮后才能对相应车辆盘点离场。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137" w:name="_Toc6863"/>
      <w:r>
        <w:rPr>
          <w:rFonts w:hint="eastAsia"/>
          <w:lang w:eastAsia="zh-CN"/>
        </w:rPr>
        <w:t>进出管理</w:t>
      </w:r>
      <w:r>
        <w:rPr>
          <w:rFonts w:hint="eastAsia"/>
          <w:lang w:val="en-US" w:eastAsia="zh-CN"/>
        </w:rPr>
        <w:t>-</w:t>
      </w:r>
      <w:r>
        <w:rPr>
          <w:rFonts w:hint="eastAsia"/>
          <w:lang w:eastAsia="zh-CN"/>
        </w:rPr>
        <w:t>历史停放记录</w:t>
      </w:r>
      <w:r>
        <w:rPr>
          <w:rFonts w:hint="eastAsia"/>
          <w:lang w:val="en-US" w:eastAsia="zh-CN"/>
        </w:rPr>
        <w:t>-页面展示</w:t>
      </w:r>
      <w:bookmarkEnd w:id="137"/>
    </w:p>
    <w:p>
      <w:pPr>
        <w:pStyle w:val="19"/>
      </w:pPr>
      <w:bookmarkStart w:id="138" w:name="_Toc7184"/>
      <w:r>
        <w:rPr>
          <w:rFonts w:hint="eastAsia"/>
        </w:rPr>
        <w:t>原型界面</w:t>
      </w:r>
      <w:bookmarkEnd w:id="138"/>
    </w:p>
    <w:p>
      <w:pPr>
        <w:rPr>
          <w:rFonts w:hint="eastAsia" w:eastAsia="宋体"/>
          <w:lang w:eastAsia="zh-CN"/>
        </w:rPr>
      </w:pPr>
      <w:r>
        <w:drawing>
          <wp:inline distT="0" distB="0" distL="114300" distR="114300">
            <wp:extent cx="5271135" cy="1477645"/>
            <wp:effectExtent l="0" t="0" r="5715" b="8255"/>
            <wp:docPr id="118"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4"/>
                    <pic:cNvPicPr>
                      <a:picLocks noChangeAspect="1"/>
                    </pic:cNvPicPr>
                  </pic:nvPicPr>
                  <pic:blipFill>
                    <a:blip r:embed="rId18"/>
                    <a:stretch>
                      <a:fillRect/>
                    </a:stretch>
                  </pic:blipFill>
                  <pic:spPr>
                    <a:xfrm>
                      <a:off x="0" y="0"/>
                      <a:ext cx="5271135" cy="1477645"/>
                    </a:xfrm>
                    <a:prstGeom prst="rect">
                      <a:avLst/>
                    </a:prstGeom>
                    <a:noFill/>
                    <a:ln w="9525">
                      <a:noFill/>
                    </a:ln>
                  </pic:spPr>
                </pic:pic>
              </a:graphicData>
            </a:graphic>
          </wp:inline>
        </w:drawing>
      </w:r>
    </w:p>
    <w:p>
      <w:pPr>
        <w:keepNext/>
      </w:pPr>
    </w:p>
    <w:p>
      <w:pPr>
        <w:pStyle w:val="19"/>
        <w:rPr>
          <w:rFonts w:hint="eastAsia"/>
        </w:rPr>
      </w:pPr>
      <w:bookmarkStart w:id="139" w:name="_Toc14579"/>
      <w:r>
        <w:rPr>
          <w:rFonts w:hint="eastAsia"/>
        </w:rPr>
        <w:t>界面说明</w:t>
      </w:r>
      <w:bookmarkEnd w:id="139"/>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车牌号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车位编号</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进入时间</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时间框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离开时间</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时间框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默认为当天</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停车时长</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val="en-US" w:eastAsia="zh-CN"/>
              </w:rPr>
            </w:pPr>
            <w:r>
              <w:rPr>
                <w:rFonts w:hint="eastAsia"/>
                <w:szCs w:val="18"/>
                <w:lang w:val="en-US" w:eastAsia="zh-CN"/>
              </w:rPr>
              <w:t>VIP类型</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选择框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读取</w:t>
            </w:r>
            <w:r>
              <w:rPr>
                <w:rFonts w:hint="eastAsia" w:ascii="Arial" w:hAnsi="Arial"/>
                <w:szCs w:val="18"/>
                <w:lang w:val="en-US" w:eastAsia="zh-CN"/>
              </w:rPr>
              <w:t>VIP类型表，默认全部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车主姓名</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车主电话</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选择框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停车场、区域（读取区域列表）、车位。默认车位</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点击可根据输入内容进行搜索</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val="en-US" w:eastAsia="zh-CN"/>
              </w:rPr>
            </w:pPr>
            <w:r>
              <w:rPr>
                <w:rFonts w:hint="eastAsia"/>
                <w:szCs w:val="18"/>
                <w:lang w:val="en-US" w:eastAsia="zh-CN"/>
              </w:rPr>
              <w:t xml:space="preserve">导出 </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点击打开导出框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历史停放记录列表</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序号、车位编号、车牌照片（点击可查看大图）、车牌号（显示最终的车牌号）、进入时间、进入车牌图片、离开时间、离开车牌图片、停车时长、所属区域、</w:t>
            </w:r>
            <w:r>
              <w:rPr>
                <w:rFonts w:hint="eastAsia" w:ascii="Arial" w:hAnsi="Arial"/>
                <w:szCs w:val="18"/>
                <w:lang w:val="en-US" w:eastAsia="zh-CN"/>
              </w:rPr>
              <w:t>VIP类型、最终置信度（默认隐藏）、进场置信度（默认隐藏）、离场置信度（默认隐藏）、车主姓名（默认隐藏）、车主电话（默认隐藏）、校正状态、车主性别（默认隐藏）、公司名称（默认隐藏）、部门（默认隐藏）、地址（默认隐藏）、房间号（默认隐藏）、身份证号（默认隐藏）、身份证图片（默认隐藏）、车主备注1（默认隐藏）、车主备注（默认隐藏）2、车主备注（默认隐藏）3、车辆品牌（默认隐藏）、车辆颜色（默认隐藏）、公私车（默认隐藏）、车辆型号（默认隐藏）、车辆类型（默认隐藏）、行驶证图片（默认隐藏）、车辆备注1（默认隐藏）、车辆备注2（默认隐藏）、车辆备注3（默认隐藏）、最后操作人员（隐藏）、最后更新时间（隐藏）</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textDirection w:val="lrTb"/>
            <w:vAlign w:val="top"/>
          </w:tcPr>
          <w:p>
            <w:pPr>
              <w:jc w:val="both"/>
              <w:rPr>
                <w:rFonts w:hint="eastAsia"/>
                <w:szCs w:val="18"/>
                <w:lang w:val="en-US" w:eastAsia="zh-CN"/>
              </w:rPr>
            </w:pPr>
            <w:r>
              <w:rPr>
                <w:rFonts w:hint="eastAsia"/>
                <w:szCs w:val="18"/>
                <w:lang w:val="en-US" w:eastAsia="zh-CN"/>
              </w:rPr>
              <w:t>（列表中）车牌号</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可点击文本</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textDirection w:val="lrTb"/>
            <w:vAlign w:val="top"/>
          </w:tcPr>
          <w:p>
            <w:pPr>
              <w:jc w:val="both"/>
              <w:rPr>
                <w:rFonts w:hint="eastAsia" w:ascii="Arial" w:hAnsi="Arial"/>
                <w:szCs w:val="18"/>
                <w:lang w:eastAsia="zh-CN"/>
              </w:rPr>
            </w:pPr>
            <w:r>
              <w:rPr>
                <w:rFonts w:hint="eastAsia" w:ascii="Arial" w:hAnsi="Arial"/>
                <w:szCs w:val="18"/>
                <w:lang w:eastAsia="zh-CN"/>
              </w:rPr>
              <w:t>点击车牌号中的最终车牌号，若该车牌号经过校正，点击可产看历史的车牌号码</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textDirection w:val="lrTb"/>
            <w:vAlign w:val="top"/>
          </w:tcPr>
          <w:p>
            <w:pPr>
              <w:jc w:val="both"/>
              <w:rPr>
                <w:rFonts w:hint="eastAsia"/>
                <w:szCs w:val="18"/>
                <w:lang w:val="en-US" w:eastAsia="zh-CN"/>
              </w:rPr>
            </w:pPr>
            <w:r>
              <w:rPr>
                <w:rFonts w:hint="eastAsia"/>
                <w:szCs w:val="18"/>
                <w:lang w:val="en-US" w:eastAsia="zh-CN"/>
              </w:rPr>
              <w:t>（列表中）所属区域</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可点击文本</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textDirection w:val="lrTb"/>
            <w:vAlign w:val="top"/>
          </w:tcPr>
          <w:p>
            <w:pPr>
              <w:jc w:val="both"/>
              <w:rPr>
                <w:rFonts w:hint="eastAsia" w:ascii="Arial" w:hAnsi="Arial"/>
                <w:szCs w:val="18"/>
                <w:lang w:eastAsia="zh-CN"/>
              </w:rPr>
            </w:pPr>
            <w:r>
              <w:rPr>
                <w:rFonts w:hint="eastAsia" w:ascii="Arial" w:hAnsi="Arial"/>
                <w:szCs w:val="18"/>
                <w:lang w:eastAsia="zh-CN"/>
              </w:rPr>
              <w:t>所属区域展示的是该车位所属的所有区域，表格中默认展示</w:t>
            </w:r>
            <w:r>
              <w:rPr>
                <w:rFonts w:hint="eastAsia" w:ascii="Arial" w:hAnsi="Arial"/>
                <w:szCs w:val="18"/>
                <w:lang w:val="en-US" w:eastAsia="zh-CN"/>
              </w:rPr>
              <w:t>2个，点击文本可查看相应车位所有的所属区域</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textDirection w:val="lrTb"/>
            <w:vAlign w:val="top"/>
          </w:tcPr>
          <w:p>
            <w:pPr>
              <w:jc w:val="both"/>
              <w:rPr>
                <w:rFonts w:hint="eastAsia"/>
                <w:szCs w:val="18"/>
                <w:lang w:val="en-US" w:eastAsia="zh-CN"/>
              </w:rPr>
            </w:pPr>
            <w:r>
              <w:rPr>
                <w:rFonts w:hint="eastAsia"/>
                <w:szCs w:val="18"/>
                <w:lang w:val="en-US" w:eastAsia="zh-CN"/>
              </w:rPr>
              <w:t>（列表中）VIP类型</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val="en-US" w:eastAsia="zh-CN"/>
              </w:rPr>
              <w:t>可点击文本</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textDirection w:val="lrTb"/>
            <w:vAlign w:val="top"/>
          </w:tcPr>
          <w:p>
            <w:pPr>
              <w:jc w:val="both"/>
              <w:rPr>
                <w:rFonts w:hint="eastAsia" w:ascii="Arial" w:hAnsi="Arial"/>
                <w:szCs w:val="18"/>
                <w:lang w:eastAsia="zh-CN"/>
              </w:rPr>
            </w:pPr>
            <w:r>
              <w:rPr>
                <w:rFonts w:hint="eastAsia" w:ascii="Arial" w:hAnsi="Arial"/>
                <w:color w:val="FF0000"/>
                <w:szCs w:val="18"/>
                <w:lang w:eastAsia="zh-CN"/>
              </w:rPr>
              <w:t>点击可查看对应车辆的基础信息，车主信息和车辆信息？</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Pr>
          <w:p>
            <w:pPr>
              <w:jc w:val="center"/>
              <w:rPr>
                <w:rFonts w:ascii="Arial" w:hAnsi="Arial"/>
                <w:szCs w:val="18"/>
              </w:rPr>
            </w:pPr>
          </w:p>
        </w:tc>
        <w:tc>
          <w:tcPr>
            <w:tcW w:w="1205" w:type="dxa"/>
            <w:textDirection w:val="lrTb"/>
            <w:vAlign w:val="top"/>
          </w:tcPr>
          <w:p>
            <w:pPr>
              <w:jc w:val="both"/>
              <w:rPr>
                <w:rFonts w:hint="eastAsia"/>
                <w:szCs w:val="18"/>
                <w:lang w:val="en-US" w:eastAsia="zh-CN"/>
              </w:rPr>
            </w:pPr>
            <w:r>
              <w:rPr>
                <w:rFonts w:hint="eastAsia"/>
                <w:szCs w:val="18"/>
                <w:lang w:val="en-US" w:eastAsia="zh-CN"/>
              </w:rPr>
              <w:t>（列表中）</w:t>
            </w:r>
          </w:p>
          <w:p>
            <w:pPr>
              <w:jc w:val="both"/>
              <w:rPr>
                <w:rFonts w:hint="eastAsia"/>
                <w:szCs w:val="18"/>
                <w:lang w:val="en-US" w:eastAsia="zh-CN"/>
              </w:rPr>
            </w:pPr>
            <w:r>
              <w:rPr>
                <w:rFonts w:hint="eastAsia"/>
                <w:szCs w:val="18"/>
                <w:lang w:val="en-US" w:eastAsia="zh-CN"/>
              </w:rPr>
              <w:t>校正车牌</w:t>
            </w:r>
          </w:p>
        </w:tc>
        <w:tc>
          <w:tcPr>
            <w:tcW w:w="1134" w:type="dxa"/>
            <w:textDirection w:val="lrTb"/>
            <w:vAlign w:val="top"/>
          </w:tcPr>
          <w:p>
            <w:pPr>
              <w:jc w:val="center"/>
              <w:rPr>
                <w:rFonts w:hint="eastAsia" w:ascii="Arial" w:hAnsi="Arial"/>
                <w:szCs w:val="18"/>
                <w:lang w:eastAsia="zh-CN"/>
              </w:rPr>
            </w:pPr>
            <w:r>
              <w:rPr>
                <w:rFonts w:hint="eastAsia" w:ascii="Arial" w:hAnsi="Arial"/>
                <w:szCs w:val="18"/>
                <w:lang w:val="en-US" w:eastAsia="zh-CN"/>
              </w:rPr>
              <w:t>可点击文本</w:t>
            </w:r>
          </w:p>
        </w:tc>
        <w:tc>
          <w:tcPr>
            <w:tcW w:w="1008" w:type="dxa"/>
            <w:textDirection w:val="lrTb"/>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extDirection w:val="lrTb"/>
            <w:vAlign w:val="top"/>
          </w:tcPr>
          <w:p>
            <w:pPr>
              <w:jc w:val="both"/>
              <w:rPr>
                <w:rFonts w:hint="eastAsia" w:ascii="Arial" w:hAnsi="Arial"/>
                <w:szCs w:val="18"/>
                <w:lang w:eastAsia="zh-CN"/>
              </w:rPr>
            </w:pPr>
            <w:r>
              <w:rPr>
                <w:rFonts w:hint="eastAsia" w:ascii="Arial" w:hAnsi="Arial"/>
                <w:color w:val="000000" w:themeColor="text1"/>
                <w:szCs w:val="18"/>
                <w:lang w:eastAsia="zh-CN"/>
                <w14:textFill>
                  <w14:solidFill>
                    <w14:schemeClr w14:val="tx1"/>
                  </w14:solidFill>
                </w14:textFill>
              </w:rPr>
              <w:t>点击可以打开校正历史，包含校正人，校正时间，校正原车牌，校正后车牌</w:t>
            </w:r>
          </w:p>
        </w:tc>
      </w:tr>
    </w:tbl>
    <w:p>
      <w:pPr>
        <w:rPr>
          <w:rFonts w:hint="eastAsia"/>
          <w:lang w:eastAsia="zh-CN"/>
        </w:rPr>
      </w:pPr>
    </w:p>
    <w:p>
      <w:pPr>
        <w:rPr>
          <w:rFonts w:hint="eastAsia"/>
          <w:lang w:eastAsia="zh-CN"/>
        </w:rPr>
      </w:pPr>
    </w:p>
    <w:p>
      <w:pPr>
        <w:pStyle w:val="19"/>
        <w:rPr>
          <w:rFonts w:hint="eastAsia"/>
          <w:lang w:eastAsia="zh-CN"/>
        </w:rPr>
      </w:pPr>
      <w:bookmarkStart w:id="140" w:name="_Toc23623"/>
      <w:r>
        <w:rPr>
          <w:rFonts w:hint="eastAsia"/>
          <w:lang w:eastAsia="zh-CN"/>
        </w:rPr>
        <w:t>输入内容</w:t>
      </w:r>
      <w:bookmarkEnd w:id="140"/>
    </w:p>
    <w:p>
      <w:pPr>
        <w:rPr>
          <w:rFonts w:hint="eastAsia"/>
          <w:lang w:eastAsia="zh-CN"/>
        </w:rPr>
      </w:pPr>
      <w:r>
        <w:rPr>
          <w:rFonts w:hint="eastAsia"/>
          <w:lang w:eastAsia="zh-CN"/>
        </w:rPr>
        <w:t>无</w:t>
      </w:r>
    </w:p>
    <w:p>
      <w:pPr>
        <w:pStyle w:val="19"/>
      </w:pPr>
      <w:bookmarkStart w:id="141" w:name="_Toc12418"/>
      <w:r>
        <w:rPr>
          <w:rFonts w:hint="eastAsia"/>
          <w:lang w:eastAsia="zh-CN"/>
        </w:rPr>
        <w:t>输出内容</w:t>
      </w:r>
      <w:bookmarkEnd w:id="141"/>
    </w:p>
    <w:p>
      <w:pPr>
        <w:rPr>
          <w:rFonts w:hint="eastAsia"/>
          <w:lang w:eastAsia="zh-CN"/>
        </w:rPr>
      </w:pPr>
      <w:r>
        <w:rPr>
          <w:rFonts w:hint="eastAsia"/>
          <w:lang w:eastAsia="zh-CN"/>
        </w:rPr>
        <w:t>无</w:t>
      </w:r>
    </w:p>
    <w:p>
      <w:pPr>
        <w:pStyle w:val="19"/>
      </w:pPr>
      <w:bookmarkStart w:id="142" w:name="_Toc13466"/>
      <w:r>
        <w:rPr>
          <w:rFonts w:hint="eastAsia"/>
        </w:rPr>
        <w:t>用例</w:t>
      </w:r>
      <w:bookmarkEnd w:id="142"/>
    </w:p>
    <w:p>
      <w:pPr>
        <w:rPr>
          <w:rFonts w:hint="eastAsia"/>
          <w:lang w:eastAsia="zh-CN"/>
        </w:rPr>
      </w:pPr>
      <w:r>
        <w:rPr>
          <w:rFonts w:hint="eastAsia"/>
          <w:lang w:eastAsia="zh-CN"/>
        </w:rPr>
        <w:t>无</w:t>
      </w:r>
    </w:p>
    <w:p>
      <w:pPr>
        <w:pStyle w:val="5"/>
      </w:pPr>
      <w:bookmarkStart w:id="143" w:name="_Toc13225"/>
      <w:r>
        <w:rPr>
          <w:rFonts w:hint="eastAsia"/>
          <w:lang w:eastAsia="zh-CN"/>
        </w:rPr>
        <w:t>历史停放记录</w:t>
      </w:r>
      <w:r>
        <w:rPr>
          <w:rFonts w:hint="eastAsia"/>
          <w:lang w:val="en-US" w:eastAsia="zh-CN"/>
        </w:rPr>
        <w:t>-搜索</w:t>
      </w:r>
      <w:bookmarkEnd w:id="143"/>
    </w:p>
    <w:p>
      <w:pPr>
        <w:pStyle w:val="19"/>
        <w:rPr>
          <w:rFonts w:hint="eastAsia"/>
        </w:rPr>
      </w:pPr>
      <w:bookmarkStart w:id="144" w:name="_Toc11105"/>
      <w:r>
        <w:rPr>
          <w:rFonts w:hint="eastAsia"/>
        </w:rPr>
        <w:t>原型界面</w:t>
      </w:r>
      <w:bookmarkEnd w:id="144"/>
    </w:p>
    <w:p>
      <w:pPr>
        <w:rPr>
          <w:rFonts w:hint="eastAsia" w:eastAsia="宋体"/>
          <w:lang w:eastAsia="zh-CN"/>
        </w:rPr>
      </w:pPr>
      <w:r>
        <w:drawing>
          <wp:inline distT="0" distB="0" distL="114300" distR="114300">
            <wp:extent cx="5271135" cy="1477645"/>
            <wp:effectExtent l="0" t="0" r="5715" b="8255"/>
            <wp:docPr id="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4"/>
                    <pic:cNvPicPr>
                      <a:picLocks noChangeAspect="1"/>
                    </pic:cNvPicPr>
                  </pic:nvPicPr>
                  <pic:blipFill>
                    <a:blip r:embed="rId18"/>
                    <a:stretch>
                      <a:fillRect/>
                    </a:stretch>
                  </pic:blipFill>
                  <pic:spPr>
                    <a:xfrm>
                      <a:off x="0" y="0"/>
                      <a:ext cx="5271135" cy="1477645"/>
                    </a:xfrm>
                    <a:prstGeom prst="rect">
                      <a:avLst/>
                    </a:prstGeom>
                    <a:noFill/>
                    <a:ln w="9525">
                      <a:noFill/>
                    </a:ln>
                  </pic:spPr>
                </pic:pic>
              </a:graphicData>
            </a:graphic>
          </wp:inline>
        </w:drawing>
      </w:r>
    </w:p>
    <w:p>
      <w:pPr>
        <w:pStyle w:val="19"/>
        <w:rPr>
          <w:rFonts w:hint="eastAsia"/>
        </w:rPr>
      </w:pPr>
      <w:bookmarkStart w:id="145" w:name="_Toc24762"/>
      <w:r>
        <w:rPr>
          <w:rFonts w:hint="eastAsia"/>
        </w:rPr>
        <w:t>界面说明</w:t>
      </w:r>
      <w:bookmarkEnd w:id="145"/>
    </w:p>
    <w:p>
      <w:pPr>
        <w:rPr>
          <w:rFonts w:hint="eastAsia"/>
          <w:lang w:eastAsia="zh-CN"/>
        </w:rPr>
      </w:pPr>
      <w:r>
        <w:rPr>
          <w:rFonts w:hint="eastAsia"/>
          <w:lang w:eastAsia="zh-CN"/>
        </w:rPr>
        <w:t>无</w:t>
      </w:r>
    </w:p>
    <w:p>
      <w:pPr>
        <w:pStyle w:val="19"/>
        <w:rPr>
          <w:rFonts w:hint="eastAsia"/>
          <w:lang w:eastAsia="zh-CN"/>
        </w:rPr>
      </w:pPr>
      <w:bookmarkStart w:id="146" w:name="_Toc14750"/>
      <w:r>
        <w:rPr>
          <w:rFonts w:hint="eastAsia"/>
          <w:lang w:eastAsia="zh-CN"/>
        </w:rPr>
        <w:t>输入内容</w:t>
      </w:r>
      <w:bookmarkEnd w:id="146"/>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eastAsia="宋体"/>
                <w:szCs w:val="18"/>
                <w:lang w:eastAsia="zh-CN"/>
              </w:rPr>
            </w:pPr>
            <w:r>
              <w:rPr>
                <w:rFonts w:hint="eastAsia"/>
                <w:szCs w:val="18"/>
                <w:lang w:eastAsia="zh-CN"/>
              </w:rPr>
              <w:t>车牌号</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textDirection w:val="lrTb"/>
            <w:vAlign w:val="top"/>
          </w:tcPr>
          <w:p>
            <w:pPr>
              <w:numPr>
                <w:ilvl w:val="0"/>
                <w:numId w:val="0"/>
              </w:numPr>
              <w:jc w:val="left"/>
              <w:rPr>
                <w:rFonts w:hint="eastAsia" w:ascii="Arial" w:hAnsi="Arial"/>
                <w:szCs w:val="18"/>
                <w:lang w:val="en-US" w:eastAsia="zh-CN"/>
              </w:rPr>
            </w:pPr>
            <w:r>
              <w:rPr>
                <w:rFonts w:hint="eastAsia" w:ascii="Arial" w:hAnsi="Arial"/>
                <w:szCs w:val="18"/>
                <w:lang w:val="en-US" w:eastAsia="zh-CN"/>
              </w:rPr>
              <w:t>1、默认为空</w:t>
            </w:r>
          </w:p>
          <w:p>
            <w:pPr>
              <w:numPr>
                <w:ilvl w:val="0"/>
                <w:numId w:val="0"/>
              </w:numPr>
              <w:jc w:val="left"/>
              <w:rPr>
                <w:rFonts w:hint="eastAsia" w:ascii="Arial" w:hAnsi="Arial"/>
                <w:szCs w:val="18"/>
                <w:lang w:val="en-US" w:eastAsia="zh-CN"/>
              </w:rPr>
            </w:pPr>
            <w:r>
              <w:rPr>
                <w:rFonts w:hint="eastAsia" w:ascii="Arial" w:hAnsi="Arial"/>
                <w:szCs w:val="18"/>
                <w:lang w:val="en-US" w:eastAsia="zh-CN"/>
              </w:rPr>
              <w:t>2、</w:t>
            </w:r>
            <w:r>
              <w:rPr>
                <w:rFonts w:hint="eastAsia" w:ascii="Arial" w:hAnsi="Arial"/>
                <w:szCs w:val="18"/>
                <w:lang w:eastAsia="zh-CN"/>
              </w:rPr>
              <w:t>字符最长为</w:t>
            </w:r>
            <w:r>
              <w:rPr>
                <w:rFonts w:hint="eastAsia" w:ascii="Arial" w:hAnsi="Arial"/>
                <w:szCs w:val="18"/>
                <w:lang w:val="en-US" w:eastAsia="zh-CN"/>
              </w:rPr>
              <w:t>30个字符。</w:t>
            </w:r>
          </w:p>
          <w:p>
            <w:pPr>
              <w:jc w:val="left"/>
              <w:rPr>
                <w:rFonts w:hint="eastAsia" w:ascii="Arial" w:hAnsi="Arial" w:eastAsia="宋体"/>
                <w:szCs w:val="18"/>
                <w:lang w:eastAsia="zh-CN"/>
              </w:rPr>
            </w:pPr>
            <w:r>
              <w:rPr>
                <w:rFonts w:hint="eastAsia" w:ascii="Arial" w:hAnsi="Arial"/>
                <w:szCs w:val="18"/>
                <w:lang w:val="en-US" w:eastAsia="zh-CN"/>
              </w:rPr>
              <w:t>3、不允许包含特殊字符。</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车位编号</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numPr>
                <w:ilvl w:val="0"/>
                <w:numId w:val="0"/>
              </w:numPr>
              <w:jc w:val="left"/>
              <w:rPr>
                <w:rFonts w:hint="eastAsia" w:ascii="Arial" w:hAnsi="Arial"/>
                <w:szCs w:val="18"/>
                <w:lang w:val="en-US" w:eastAsia="zh-CN"/>
              </w:rPr>
            </w:pPr>
            <w:r>
              <w:rPr>
                <w:rFonts w:hint="eastAsia" w:ascii="Arial" w:hAnsi="Arial"/>
                <w:szCs w:val="18"/>
                <w:lang w:val="en-US" w:eastAsia="zh-CN"/>
              </w:rPr>
              <w:t>1、默认为空</w:t>
            </w:r>
          </w:p>
          <w:p>
            <w:pPr>
              <w:numPr>
                <w:ilvl w:val="0"/>
                <w:numId w:val="0"/>
              </w:numPr>
              <w:jc w:val="left"/>
              <w:rPr>
                <w:rFonts w:hint="eastAsia" w:ascii="Arial" w:hAnsi="Arial"/>
                <w:szCs w:val="18"/>
                <w:lang w:val="en-US" w:eastAsia="zh-CN"/>
              </w:rPr>
            </w:pPr>
            <w:r>
              <w:rPr>
                <w:rFonts w:hint="eastAsia" w:ascii="Arial" w:hAnsi="Arial"/>
                <w:szCs w:val="18"/>
                <w:lang w:val="en-US" w:eastAsia="zh-CN"/>
              </w:rPr>
              <w:t>2、字符最长为20个字符</w:t>
            </w:r>
          </w:p>
          <w:p>
            <w:pPr>
              <w:jc w:val="left"/>
              <w:rPr>
                <w:rFonts w:hint="eastAsia" w:ascii="Arial" w:hAnsi="Arial" w:eastAsia="宋体"/>
                <w:szCs w:val="18"/>
                <w:lang w:eastAsia="zh-CN"/>
              </w:rPr>
            </w:pPr>
            <w:r>
              <w:rPr>
                <w:rFonts w:hint="eastAsia" w:ascii="Arial" w:hAnsi="Arial"/>
                <w:szCs w:val="18"/>
                <w:lang w:val="en-US" w:eastAsia="zh-CN"/>
              </w:rPr>
              <w:t>3、不允许包含特殊字符。</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进入时间</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时间框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textDirection w:val="lrTb"/>
            <w:vAlign w:val="top"/>
          </w:tcPr>
          <w:p>
            <w:pPr>
              <w:numPr>
                <w:ilvl w:val="0"/>
                <w:numId w:val="0"/>
              </w:numPr>
              <w:jc w:val="left"/>
              <w:rPr>
                <w:rFonts w:hint="eastAsia" w:ascii="Arial" w:hAnsi="Arial"/>
                <w:szCs w:val="18"/>
                <w:lang w:val="en-US" w:eastAsia="zh-CN"/>
              </w:rPr>
            </w:pPr>
            <w:r>
              <w:rPr>
                <w:rFonts w:hint="eastAsia" w:ascii="Arial" w:hAnsi="Arial"/>
                <w:szCs w:val="18"/>
                <w:lang w:val="en-US" w:eastAsia="zh-CN"/>
              </w:rPr>
              <w:t>1、默认为空</w:t>
            </w:r>
          </w:p>
          <w:p>
            <w:pPr>
              <w:jc w:val="left"/>
              <w:rPr>
                <w:rFonts w:hint="eastAsia" w:ascii="Arial" w:hAnsi="Arial" w:eastAsia="宋体"/>
                <w:szCs w:val="18"/>
                <w:lang w:eastAsia="zh-CN"/>
              </w:rPr>
            </w:pPr>
            <w:r>
              <w:rPr>
                <w:rFonts w:hint="eastAsia" w:ascii="Arial" w:hAnsi="Arial"/>
                <w:szCs w:val="18"/>
                <w:lang w:val="en-US" w:eastAsia="zh-CN"/>
              </w:rPr>
              <w:t>2、</w:t>
            </w:r>
            <w:r>
              <w:rPr>
                <w:rFonts w:hint="eastAsia" w:ascii="Arial" w:hAnsi="Arial"/>
                <w:szCs w:val="18"/>
                <w:lang w:eastAsia="zh-CN"/>
              </w:rPr>
              <w:t>进入时间不可晚于当前时间，结束时间不可早于开始时间。</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离开时间</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时间框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numPr>
                <w:ilvl w:val="0"/>
                <w:numId w:val="0"/>
              </w:numPr>
              <w:jc w:val="left"/>
              <w:rPr>
                <w:rFonts w:hint="eastAsia" w:ascii="Arial" w:hAnsi="Arial"/>
                <w:szCs w:val="18"/>
                <w:lang w:val="en-US" w:eastAsia="zh-CN"/>
              </w:rPr>
            </w:pPr>
            <w:r>
              <w:rPr>
                <w:rFonts w:hint="eastAsia" w:ascii="Arial" w:hAnsi="Arial"/>
                <w:szCs w:val="18"/>
                <w:lang w:val="en-US" w:eastAsia="zh-CN"/>
              </w:rPr>
              <w:t>1、默认时间为“今天”，即当前时间所属自然日的0点至24点</w:t>
            </w:r>
          </w:p>
          <w:p>
            <w:pPr>
              <w:jc w:val="left"/>
              <w:rPr>
                <w:rFonts w:hint="eastAsia" w:ascii="Arial" w:hAnsi="Arial" w:eastAsia="宋体"/>
                <w:szCs w:val="18"/>
                <w:lang w:eastAsia="zh-CN"/>
              </w:rPr>
            </w:pPr>
            <w:r>
              <w:rPr>
                <w:rFonts w:hint="eastAsia" w:ascii="Arial" w:hAnsi="Arial"/>
                <w:szCs w:val="18"/>
                <w:lang w:val="en-US" w:eastAsia="zh-CN"/>
              </w:rPr>
              <w:t>2、</w:t>
            </w:r>
            <w:r>
              <w:rPr>
                <w:rFonts w:hint="eastAsia" w:ascii="Arial" w:hAnsi="Arial"/>
                <w:szCs w:val="18"/>
                <w:lang w:eastAsia="zh-CN"/>
              </w:rPr>
              <w:t>进入时间不可晚于当前时间，结束时间不可早于开始时间。</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停车时长</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r>
              <w:rPr>
                <w:rFonts w:hint="eastAsia" w:ascii="Arial" w:hAnsi="Arial"/>
                <w:szCs w:val="18"/>
                <w:lang w:eastAsia="zh-CN"/>
              </w:rPr>
              <w:t>只可填入大于等于</w:t>
            </w:r>
            <w:r>
              <w:rPr>
                <w:rFonts w:hint="eastAsia" w:ascii="Arial" w:hAnsi="Arial"/>
                <w:szCs w:val="18"/>
                <w:lang w:val="en-US" w:eastAsia="zh-CN"/>
              </w:rPr>
              <w:t>0的整数，</w:t>
            </w:r>
            <w:r>
              <w:rPr>
                <w:rFonts w:hint="eastAsia" w:ascii="Arial" w:hAnsi="Arial"/>
                <w:szCs w:val="18"/>
                <w:lang w:eastAsia="zh-CN"/>
              </w:rPr>
              <w:t>停车时长单位为“分”，范围时间段，停车时长中的较小值不可大于较大值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val="en-US" w:eastAsia="zh-CN"/>
              </w:rPr>
              <w:t>VIP类型</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numPr>
                <w:ilvl w:val="0"/>
                <w:numId w:val="0"/>
              </w:numPr>
              <w:jc w:val="left"/>
              <w:rPr>
                <w:rFonts w:hint="eastAsia" w:ascii="Arial" w:hAnsi="Arial"/>
                <w:szCs w:val="18"/>
                <w:lang w:eastAsia="zh-CN"/>
              </w:rPr>
            </w:pPr>
            <w:r>
              <w:rPr>
                <w:rFonts w:hint="eastAsia" w:ascii="Arial" w:hAnsi="Arial"/>
                <w:szCs w:val="18"/>
                <w:lang w:val="en-US" w:eastAsia="zh-CN"/>
              </w:rPr>
              <w:t>1、</w:t>
            </w:r>
            <w:r>
              <w:rPr>
                <w:rFonts w:hint="eastAsia" w:ascii="Arial" w:hAnsi="Arial"/>
                <w:szCs w:val="18"/>
                <w:lang w:eastAsia="zh-CN"/>
              </w:rPr>
              <w:t>不可输入下拉框；</w:t>
            </w:r>
          </w:p>
          <w:p>
            <w:pPr>
              <w:numPr>
                <w:ilvl w:val="0"/>
                <w:numId w:val="0"/>
              </w:numPr>
              <w:jc w:val="left"/>
              <w:rPr>
                <w:rFonts w:hint="eastAsia" w:ascii="Arial" w:hAnsi="Arial"/>
                <w:szCs w:val="18"/>
                <w:lang w:eastAsia="zh-CN"/>
              </w:rPr>
            </w:pPr>
            <w:r>
              <w:rPr>
                <w:rFonts w:hint="eastAsia" w:ascii="Arial" w:hAnsi="Arial"/>
                <w:szCs w:val="18"/>
                <w:lang w:val="en-US" w:eastAsia="zh-CN"/>
              </w:rPr>
              <w:t>2、</w:t>
            </w:r>
            <w:r>
              <w:rPr>
                <w:rFonts w:hint="eastAsia" w:ascii="Arial" w:hAnsi="Arial"/>
                <w:szCs w:val="18"/>
                <w:lang w:eastAsia="zh-CN"/>
              </w:rPr>
              <w:t>默认为全部</w:t>
            </w:r>
          </w:p>
          <w:p>
            <w:pPr>
              <w:jc w:val="left"/>
              <w:rPr>
                <w:rFonts w:hint="eastAsia" w:ascii="Arial" w:hAnsi="Arial" w:eastAsia="宋体"/>
                <w:szCs w:val="18"/>
                <w:lang w:eastAsia="zh-CN"/>
              </w:rPr>
            </w:pPr>
            <w:r>
              <w:rPr>
                <w:rFonts w:hint="eastAsia" w:ascii="Arial" w:hAnsi="Arial"/>
                <w:szCs w:val="18"/>
                <w:lang w:val="en-US" w:eastAsia="zh-CN"/>
              </w:rPr>
              <w:t>3、</w:t>
            </w:r>
            <w:r>
              <w:rPr>
                <w:rFonts w:hint="eastAsia" w:ascii="Arial" w:hAnsi="Arial"/>
                <w:szCs w:val="18"/>
                <w:lang w:eastAsia="zh-CN"/>
              </w:rPr>
              <w:t>可选选项为所有已创建的</w:t>
            </w:r>
            <w:r>
              <w:rPr>
                <w:rFonts w:hint="eastAsia" w:ascii="Arial" w:hAnsi="Arial"/>
                <w:szCs w:val="18"/>
                <w:lang w:val="en-US" w:eastAsia="zh-CN"/>
              </w:rPr>
              <w:t>VIP类型</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车主姓名</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r>
              <w:rPr>
                <w:rFonts w:hint="eastAsia" w:ascii="Arial" w:hAnsi="Arial"/>
                <w:szCs w:val="18"/>
                <w:lang w:val="en-US" w:eastAsia="zh-CN"/>
              </w:rPr>
              <w:t>2-20个字符，不可输入空格或特殊字符。</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车主电话</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r>
              <w:rPr>
                <w:rFonts w:hint="eastAsia" w:ascii="Arial" w:hAnsi="Arial"/>
                <w:szCs w:val="18"/>
                <w:lang w:val="en-US" w:eastAsia="zh-CN"/>
              </w:rPr>
              <w:t>只可输入1-11位字符长度的数字</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区域</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val="en-US" w:eastAsia="zh-CN"/>
              </w:rPr>
              <w:t>1、</w:t>
            </w:r>
            <w:r>
              <w:rPr>
                <w:rFonts w:hint="eastAsia" w:ascii="Arial" w:hAnsi="Arial"/>
                <w:szCs w:val="18"/>
                <w:lang w:eastAsia="zh-CN"/>
              </w:rPr>
              <w:t>不可输入下拉框</w:t>
            </w:r>
          </w:p>
          <w:p>
            <w:pPr>
              <w:jc w:val="left"/>
              <w:rPr>
                <w:rFonts w:hint="eastAsia" w:ascii="Arial" w:hAnsi="Arial"/>
                <w:szCs w:val="18"/>
                <w:lang w:eastAsia="zh-CN"/>
              </w:rPr>
            </w:pPr>
            <w:r>
              <w:rPr>
                <w:rFonts w:hint="eastAsia" w:ascii="Arial" w:hAnsi="Arial"/>
                <w:szCs w:val="18"/>
                <w:lang w:val="en-US" w:eastAsia="zh-CN"/>
              </w:rPr>
              <w:t>2、</w:t>
            </w:r>
            <w:r>
              <w:rPr>
                <w:rFonts w:hint="eastAsia" w:ascii="Arial" w:hAnsi="Arial"/>
                <w:szCs w:val="18"/>
                <w:lang w:eastAsia="zh-CN"/>
              </w:rPr>
              <w:t>默认选项为停车场、“读取区域列表”、车位</w:t>
            </w:r>
          </w:p>
          <w:p>
            <w:pPr>
              <w:jc w:val="left"/>
              <w:rPr>
                <w:rFonts w:hint="eastAsia" w:ascii="Arial" w:hAnsi="Arial" w:eastAsia="宋体"/>
                <w:szCs w:val="18"/>
                <w:lang w:val="en-US" w:eastAsia="zh-CN"/>
              </w:rPr>
            </w:pPr>
            <w:r>
              <w:rPr>
                <w:rFonts w:hint="eastAsia" w:ascii="Arial" w:hAnsi="Arial"/>
                <w:szCs w:val="18"/>
                <w:lang w:val="en-US" w:eastAsia="zh-CN"/>
              </w:rPr>
              <w:t>3、</w:t>
            </w:r>
            <w:r>
              <w:rPr>
                <w:rFonts w:hint="eastAsia" w:ascii="Arial" w:hAnsi="Arial"/>
                <w:szCs w:val="18"/>
                <w:lang w:eastAsia="zh-CN"/>
              </w:rPr>
              <w:t>其中读取区域列表为一个动作描述，展示的是系统读取并在下拉框中展示已有的区域列表</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pPr>
      <w:bookmarkStart w:id="147" w:name="_Toc6363"/>
      <w:r>
        <w:rPr>
          <w:rFonts w:hint="eastAsia"/>
          <w:lang w:eastAsia="zh-CN"/>
        </w:rPr>
        <w:t>输出内容</w:t>
      </w:r>
      <w:bookmarkEnd w:id="147"/>
    </w:p>
    <w:p>
      <w:pPr>
        <w:rPr>
          <w:rFonts w:hint="eastAsia"/>
          <w:lang w:eastAsia="zh-CN"/>
        </w:rPr>
      </w:pPr>
      <w:r>
        <w:rPr>
          <w:rFonts w:hint="eastAsia"/>
          <w:lang w:eastAsia="zh-CN"/>
        </w:rPr>
        <w:t>历史停放记录表格中展示符合搜索条件的数据。</w:t>
      </w:r>
    </w:p>
    <w:p>
      <w:pPr>
        <w:pStyle w:val="19"/>
        <w:rPr>
          <w:rFonts w:hint="eastAsia"/>
        </w:rPr>
      </w:pPr>
      <w:bookmarkStart w:id="148" w:name="_Toc32604"/>
      <w:r>
        <w:rPr>
          <w:rFonts w:hint="eastAsia"/>
        </w:rPr>
        <w:t>用例</w:t>
      </w:r>
      <w:bookmarkEnd w:id="148"/>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textDirection w:val="lrTb"/>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用户输入相关查询条件对相应数据进行搜索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textDirection w:val="lrTb"/>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textDirection w:val="lrTb"/>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点击搜索按钮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textDirection w:val="lrTb"/>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无符合搜索条件的数据</w:t>
            </w:r>
          </w:p>
        </w:tc>
        <w:tc>
          <w:tcPr>
            <w:tcW w:w="5208" w:type="dxa"/>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页面提示：无符合搜索条件的数据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在搜索时</w:t>
            </w:r>
          </w:p>
          <w:p>
            <w:pPr>
              <w:pStyle w:val="21"/>
              <w:numPr>
                <w:ilvl w:val="0"/>
                <w:numId w:val="14"/>
              </w:numPr>
              <w:spacing w:line="400" w:lineRule="exact"/>
              <w:rPr>
                <w:rFonts w:hint="eastAsia" w:ascii="Arial" w:hAnsi="Arial"/>
                <w:sz w:val="18"/>
                <w:szCs w:val="18"/>
                <w:lang w:val="en-US" w:eastAsia="zh-CN"/>
              </w:rPr>
            </w:pPr>
            <w:r>
              <w:rPr>
                <w:rFonts w:hint="eastAsia" w:ascii="Arial" w:hAnsi="Arial"/>
                <w:sz w:val="18"/>
                <w:szCs w:val="18"/>
                <w:lang w:val="en-US" w:eastAsia="zh-CN"/>
              </w:rPr>
              <w:t>各搜索条件关系为交集关系</w:t>
            </w:r>
          </w:p>
          <w:p>
            <w:pPr>
              <w:pStyle w:val="21"/>
              <w:numPr>
                <w:ilvl w:val="0"/>
                <w:numId w:val="14"/>
              </w:numPr>
              <w:spacing w:line="400" w:lineRule="exact"/>
              <w:rPr>
                <w:rFonts w:hint="eastAsia" w:ascii="Arial" w:hAnsi="Arial"/>
                <w:sz w:val="18"/>
                <w:szCs w:val="18"/>
                <w:lang w:val="en-US" w:eastAsia="zh-CN"/>
              </w:rPr>
            </w:pPr>
            <w:r>
              <w:rPr>
                <w:rFonts w:hint="eastAsia" w:ascii="Arial" w:hAnsi="Arial"/>
                <w:sz w:val="18"/>
                <w:szCs w:val="18"/>
                <w:lang w:val="en-US" w:eastAsia="zh-CN"/>
              </w:rPr>
              <w:t>搜索字段为空时，条件等同于无</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2、车牌号、车位编号、车主姓名等输入框支持整体模糊搜索，不支持拆字搜索；</w:t>
            </w:r>
          </w:p>
          <w:p>
            <w:pPr>
              <w:pStyle w:val="21"/>
              <w:numPr>
                <w:ilvl w:val="0"/>
                <w:numId w:val="0"/>
              </w:numPr>
              <w:spacing w:line="400" w:lineRule="exact"/>
              <w:ind w:left="0" w:leftChars="0" w:firstLine="0" w:firstLineChars="0"/>
              <w:rPr>
                <w:rFonts w:hint="eastAsia" w:ascii="Arial" w:hAnsi="Arial" w:eastAsia="宋体"/>
                <w:sz w:val="18"/>
                <w:szCs w:val="18"/>
                <w:lang w:eastAsia="zh-CN"/>
              </w:rPr>
            </w:pPr>
            <w:r>
              <w:rPr>
                <w:rFonts w:hint="eastAsia" w:ascii="Arial" w:hAnsi="Arial"/>
                <w:sz w:val="18"/>
                <w:szCs w:val="18"/>
                <w:lang w:val="en-US" w:eastAsia="zh-CN"/>
              </w:rPr>
              <w:t>3、置信度结果值为小于等于输入值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将此用例作为本系统中的标准搜索，以下若无特殊说明，均采用标准搜索</w:t>
            </w:r>
          </w:p>
        </w:tc>
      </w:tr>
    </w:tbl>
    <w:p>
      <w:pPr>
        <w:rPr>
          <w:rFonts w:hint="eastAsia" w:eastAsia="宋体"/>
          <w:lang w:eastAsia="zh-CN"/>
        </w:rPr>
      </w:pPr>
    </w:p>
    <w:p>
      <w:pPr>
        <w:pStyle w:val="5"/>
      </w:pPr>
      <w:bookmarkStart w:id="149" w:name="_Toc14686"/>
      <w:r>
        <w:rPr>
          <w:rFonts w:hint="eastAsia"/>
          <w:lang w:eastAsia="zh-CN"/>
        </w:rPr>
        <w:t>历史停放记录</w:t>
      </w:r>
      <w:r>
        <w:rPr>
          <w:rFonts w:hint="eastAsia"/>
          <w:lang w:val="en-US" w:eastAsia="zh-CN"/>
        </w:rPr>
        <w:t>-导出</w:t>
      </w:r>
      <w:bookmarkEnd w:id="149"/>
    </w:p>
    <w:p>
      <w:pPr>
        <w:pStyle w:val="19"/>
      </w:pPr>
      <w:bookmarkStart w:id="150" w:name="_Toc5174"/>
      <w:r>
        <w:rPr>
          <w:rFonts w:hint="eastAsia"/>
        </w:rPr>
        <w:t>原型界面</w:t>
      </w:r>
      <w:bookmarkEnd w:id="150"/>
    </w:p>
    <w:p>
      <w:pPr>
        <w:rPr>
          <w:rFonts w:hint="eastAsia" w:eastAsia="宋体"/>
          <w:lang w:eastAsia="zh-CN"/>
        </w:rPr>
      </w:pPr>
      <w:r>
        <w:rPr>
          <w:rFonts w:hint="eastAsia" w:eastAsia="宋体"/>
          <w:lang w:eastAsia="zh-CN"/>
        </w:rPr>
        <w:drawing>
          <wp:inline distT="0" distB="0" distL="114300" distR="114300">
            <wp:extent cx="5269230" cy="2163445"/>
            <wp:effectExtent l="0" t="0" r="7620" b="8255"/>
            <wp:docPr id="7" name="图片 7" descr="离场记录导出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离场记录导出图片"/>
                    <pic:cNvPicPr>
                      <a:picLocks noChangeAspect="1"/>
                    </pic:cNvPicPr>
                  </pic:nvPicPr>
                  <pic:blipFill>
                    <a:blip r:embed="rId19"/>
                    <a:stretch>
                      <a:fillRect/>
                    </a:stretch>
                  </pic:blipFill>
                  <pic:spPr>
                    <a:xfrm>
                      <a:off x="0" y="0"/>
                      <a:ext cx="5269230" cy="2163445"/>
                    </a:xfrm>
                    <a:prstGeom prst="rect">
                      <a:avLst/>
                    </a:prstGeom>
                  </pic:spPr>
                </pic:pic>
              </a:graphicData>
            </a:graphic>
          </wp:inline>
        </w:drawing>
      </w:r>
    </w:p>
    <w:p>
      <w:pPr>
        <w:keepNext/>
      </w:pPr>
    </w:p>
    <w:p>
      <w:pPr>
        <w:pStyle w:val="19"/>
        <w:rPr>
          <w:rFonts w:hint="eastAsia"/>
        </w:rPr>
      </w:pPr>
      <w:bookmarkStart w:id="151" w:name="_Toc13505"/>
      <w:r>
        <w:rPr>
          <w:rFonts w:hint="eastAsia"/>
        </w:rPr>
        <w:t>界面说明</w:t>
      </w:r>
      <w:bookmarkEnd w:id="151"/>
    </w:p>
    <w:p>
      <w:pPr>
        <w:rPr>
          <w:rFonts w:hint="eastAsia"/>
          <w:lang w:eastAsia="zh-CN"/>
        </w:rPr>
      </w:pPr>
      <w:r>
        <w:rPr>
          <w:rFonts w:hint="eastAsia"/>
          <w:lang w:eastAsia="zh-CN"/>
        </w:rPr>
        <w:t>无</w:t>
      </w:r>
    </w:p>
    <w:p>
      <w:pPr>
        <w:pStyle w:val="19"/>
        <w:rPr>
          <w:rFonts w:hint="eastAsia"/>
          <w:lang w:eastAsia="zh-CN"/>
        </w:rPr>
      </w:pPr>
      <w:bookmarkStart w:id="152" w:name="_Toc7384"/>
      <w:r>
        <w:rPr>
          <w:rFonts w:hint="eastAsia"/>
          <w:lang w:eastAsia="zh-CN"/>
        </w:rPr>
        <w:t>输入内容</w:t>
      </w:r>
      <w:bookmarkEnd w:id="152"/>
    </w:p>
    <w:p>
      <w:pPr>
        <w:rPr>
          <w:rFonts w:hint="eastAsia"/>
          <w:lang w:eastAsia="zh-CN"/>
        </w:rPr>
      </w:pPr>
      <w:r>
        <w:rPr>
          <w:rFonts w:hint="eastAsia"/>
          <w:lang w:eastAsia="zh-CN"/>
        </w:rPr>
        <w:t>无</w:t>
      </w:r>
    </w:p>
    <w:p>
      <w:pPr>
        <w:pStyle w:val="19"/>
        <w:rPr>
          <w:rFonts w:hint="eastAsia"/>
          <w:lang w:eastAsia="zh-CN"/>
        </w:rPr>
      </w:pPr>
      <w:bookmarkStart w:id="153" w:name="_Toc12441"/>
      <w:r>
        <w:rPr>
          <w:rFonts w:hint="eastAsia"/>
          <w:lang w:eastAsia="zh-CN"/>
        </w:rPr>
        <w:t>输出内容</w:t>
      </w:r>
      <w:bookmarkEnd w:id="153"/>
    </w:p>
    <w:p>
      <w:pPr>
        <w:rPr>
          <w:rFonts w:hint="eastAsia" w:eastAsia="宋体"/>
          <w:lang w:eastAsia="zh-CN"/>
        </w:rPr>
      </w:pPr>
      <w:r>
        <w:rPr>
          <w:rFonts w:hint="eastAsia"/>
          <w:lang w:eastAsia="zh-CN"/>
        </w:rPr>
        <w:t>无</w:t>
      </w:r>
    </w:p>
    <w:p>
      <w:pPr>
        <w:pStyle w:val="19"/>
        <w:rPr>
          <w:rFonts w:hint="eastAsia"/>
        </w:rPr>
      </w:pPr>
      <w:bookmarkStart w:id="154" w:name="_Toc21940"/>
      <w:r>
        <w:rPr>
          <w:rFonts w:hint="eastAsia"/>
        </w:rPr>
        <w:t>用例</w:t>
      </w:r>
      <w:bookmarkEnd w:id="154"/>
    </w:p>
    <w:p>
      <w:pPr>
        <w:rPr>
          <w:rFonts w:hint="eastAsia" w:eastAsia="宋体"/>
          <w:lang w:eastAsia="zh-CN"/>
        </w:rPr>
      </w:pPr>
      <w:r>
        <w:rPr>
          <w:rFonts w:hint="eastAsia"/>
          <w:lang w:eastAsia="zh-CN"/>
        </w:rPr>
        <w:t>标准导出</w:t>
      </w:r>
    </w:p>
    <w:p>
      <w:pPr>
        <w:pStyle w:val="5"/>
      </w:pPr>
      <w:bookmarkStart w:id="155" w:name="_Toc14333"/>
      <w:r>
        <w:rPr>
          <w:rFonts w:hint="eastAsia"/>
          <w:lang w:eastAsia="zh-CN"/>
        </w:rPr>
        <w:t>异常在场停放</w:t>
      </w:r>
      <w:bookmarkEnd w:id="155"/>
    </w:p>
    <w:p>
      <w:pPr>
        <w:pStyle w:val="6"/>
        <w:rPr>
          <w:rFonts w:hint="eastAsia"/>
          <w:lang w:eastAsia="zh-CN"/>
        </w:rPr>
      </w:pPr>
      <w:bookmarkStart w:id="156" w:name="_Toc1094"/>
      <w:r>
        <w:rPr>
          <w:rFonts w:hint="eastAsia"/>
          <w:lang w:eastAsia="zh-CN"/>
        </w:rPr>
        <w:t>界面说明</w:t>
      </w:r>
      <w:bookmarkEnd w:id="15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r>
              <w:rPr>
                <w:rFonts w:hint="eastAsia"/>
                <w:vertAlign w:val="baseline"/>
                <w:lang w:eastAsia="zh-CN"/>
              </w:rPr>
              <w:t>界面</w:t>
            </w:r>
          </w:p>
        </w:tc>
        <w:tc>
          <w:tcPr>
            <w:tcW w:w="1704" w:type="dxa"/>
          </w:tcPr>
          <w:p>
            <w:pPr>
              <w:rPr>
                <w:rFonts w:hint="eastAsia"/>
                <w:vertAlign w:val="baseline"/>
                <w:lang w:eastAsia="zh-CN"/>
              </w:rPr>
            </w:pPr>
            <w:r>
              <w:rPr>
                <w:rFonts w:hint="eastAsia"/>
                <w:vertAlign w:val="baseline"/>
                <w:lang w:eastAsia="zh-CN"/>
              </w:rPr>
              <w:t>界面元素</w:t>
            </w:r>
          </w:p>
        </w:tc>
        <w:tc>
          <w:tcPr>
            <w:tcW w:w="1704" w:type="dxa"/>
          </w:tcPr>
          <w:p>
            <w:pPr>
              <w:rPr>
                <w:rFonts w:hint="eastAsia"/>
                <w:vertAlign w:val="baseline"/>
                <w:lang w:eastAsia="zh-CN"/>
              </w:rPr>
            </w:pPr>
            <w:r>
              <w:rPr>
                <w:rFonts w:hint="eastAsia"/>
                <w:vertAlign w:val="baseline"/>
                <w:lang w:eastAsia="zh-CN"/>
              </w:rPr>
              <w:t>类型</w:t>
            </w:r>
          </w:p>
        </w:tc>
        <w:tc>
          <w:tcPr>
            <w:tcW w:w="1705" w:type="dxa"/>
          </w:tcPr>
          <w:p>
            <w:pPr>
              <w:rPr>
                <w:rFonts w:hint="eastAsia"/>
                <w:vertAlign w:val="baseline"/>
                <w:lang w:eastAsia="zh-CN"/>
              </w:rPr>
            </w:pPr>
            <w:r>
              <w:rPr>
                <w:rFonts w:hint="eastAsia"/>
                <w:vertAlign w:val="baseline"/>
                <w:lang w:eastAsia="zh-CN"/>
              </w:rPr>
              <w:t>数据来源</w:t>
            </w:r>
          </w:p>
        </w:tc>
        <w:tc>
          <w:tcPr>
            <w:tcW w:w="1705" w:type="dxa"/>
          </w:tcPr>
          <w:p>
            <w:pPr>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tcPr>
          <w:p>
            <w:pPr>
              <w:rPr>
                <w:rFonts w:hint="eastAsia"/>
                <w:vertAlign w:val="baseline"/>
                <w:lang w:eastAsia="zh-CN"/>
              </w:rPr>
            </w:pPr>
            <w:r>
              <w:rPr>
                <w:rFonts w:hint="eastAsia"/>
                <w:vertAlign w:val="baseline"/>
                <w:lang w:eastAsia="zh-CN"/>
              </w:rPr>
              <w:t>异常在场停放</w:t>
            </w:r>
          </w:p>
        </w:tc>
        <w:tc>
          <w:tcPr>
            <w:tcW w:w="1704" w:type="dxa"/>
          </w:tcPr>
          <w:p>
            <w:pPr>
              <w:rPr>
                <w:rFonts w:hint="eastAsia"/>
                <w:vertAlign w:val="baseline"/>
                <w:lang w:val="en-US" w:eastAsia="zh-CN"/>
              </w:rPr>
            </w:pPr>
            <w:r>
              <w:rPr>
                <w:rFonts w:hint="eastAsia"/>
                <w:vertAlign w:val="baseline"/>
                <w:lang w:val="en-US" w:eastAsia="zh-CN"/>
              </w:rPr>
              <w:t>车牌号码</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val="en-US" w:eastAsia="zh-CN"/>
              </w:rPr>
            </w:pPr>
            <w:r>
              <w:rPr>
                <w:rFonts w:hint="eastAsia"/>
                <w:vertAlign w:val="baseline"/>
                <w:lang w:val="en-US" w:eastAsia="zh-CN"/>
              </w:rPr>
              <w:t>车位编号</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val="en-US" w:eastAsia="zh-CN"/>
              </w:rPr>
            </w:pPr>
            <w:r>
              <w:rPr>
                <w:rFonts w:hint="eastAsia"/>
                <w:vertAlign w:val="baseline"/>
                <w:lang w:val="en-US" w:eastAsia="zh-CN"/>
              </w:rPr>
              <w:t>车主姓名</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val="en-US" w:eastAsia="zh-CN"/>
              </w:rPr>
            </w:pPr>
            <w:r>
              <w:rPr>
                <w:rFonts w:hint="eastAsia"/>
                <w:vertAlign w:val="baseline"/>
                <w:lang w:val="en-US" w:eastAsia="zh-CN"/>
              </w:rPr>
              <w:t>车主电话</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val="en-US" w:eastAsia="zh-CN"/>
              </w:rPr>
            </w:pPr>
            <w:r>
              <w:rPr>
                <w:rFonts w:hint="eastAsia"/>
                <w:vertAlign w:val="baseline"/>
                <w:lang w:val="en-US" w:eastAsia="zh-CN"/>
              </w:rPr>
              <w:t>VIP类型</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进入时间</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停车时长</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触发时间</w:t>
            </w:r>
          </w:p>
        </w:tc>
        <w:tc>
          <w:tcPr>
            <w:tcW w:w="1704" w:type="dxa"/>
          </w:tcPr>
          <w:p>
            <w:pPr>
              <w:rPr>
                <w:rFonts w:hint="eastAsia"/>
                <w:vertAlign w:val="baseline"/>
                <w:lang w:eastAsia="zh-CN"/>
              </w:rPr>
            </w:pPr>
            <w:r>
              <w:rPr>
                <w:rFonts w:hint="eastAsia"/>
                <w:vertAlign w:val="baseline"/>
                <w:lang w:eastAsia="zh-CN"/>
              </w:rPr>
              <w:t>时间框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r>
              <w:rPr>
                <w:rFonts w:hint="eastAsia"/>
                <w:vertAlign w:val="baseline"/>
                <w:lang w:eastAsia="zh-CN"/>
              </w:rPr>
              <w:t>触发时间指的是触发系统将车辆异常在场的时间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异常类型</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触发类型</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r>
              <w:rPr>
                <w:rFonts w:hint="eastAsia"/>
                <w:vertAlign w:val="baseline"/>
                <w:lang w:eastAsia="zh-CN"/>
              </w:rPr>
              <w:t>触发类型包括本系统自动触发、外部系统自动触发、校正触发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置信度</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区域</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搜索</w:t>
            </w:r>
          </w:p>
        </w:tc>
        <w:tc>
          <w:tcPr>
            <w:tcW w:w="1704" w:type="dxa"/>
          </w:tcPr>
          <w:p>
            <w:pPr>
              <w:rPr>
                <w:rFonts w:hint="eastAsia"/>
                <w:vertAlign w:val="baseline"/>
                <w:lang w:eastAsia="zh-CN"/>
              </w:rPr>
            </w:pPr>
            <w:r>
              <w:rPr>
                <w:rFonts w:hint="eastAsia"/>
                <w:vertAlign w:val="baseline"/>
                <w:lang w:eastAsia="zh-CN"/>
              </w:rPr>
              <w:t>按钮</w:t>
            </w:r>
          </w:p>
        </w:tc>
        <w:tc>
          <w:tcPr>
            <w:tcW w:w="1705" w:type="dxa"/>
          </w:tcPr>
          <w:p>
            <w:pPr>
              <w:rPr>
                <w:rFonts w:hint="eastAsia"/>
                <w:vertAlign w:val="baseline"/>
                <w:lang w:eastAsia="zh-CN"/>
              </w:rPr>
            </w:pP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导出</w:t>
            </w:r>
          </w:p>
        </w:tc>
        <w:tc>
          <w:tcPr>
            <w:tcW w:w="1704" w:type="dxa"/>
          </w:tcPr>
          <w:p>
            <w:pPr>
              <w:rPr>
                <w:rFonts w:hint="eastAsia"/>
                <w:vertAlign w:val="baseline"/>
                <w:lang w:eastAsia="zh-CN"/>
              </w:rPr>
            </w:pPr>
            <w:r>
              <w:rPr>
                <w:rFonts w:hint="eastAsia"/>
                <w:vertAlign w:val="baseline"/>
                <w:lang w:eastAsia="zh-CN"/>
              </w:rPr>
              <w:t>按钮</w:t>
            </w:r>
            <w:r>
              <w:rPr>
                <w:rFonts w:hint="eastAsia"/>
                <w:vertAlign w:val="baseline"/>
                <w:lang w:val="en-US" w:eastAsia="zh-CN"/>
              </w:rPr>
              <w:t xml:space="preserve"> </w:t>
            </w:r>
          </w:p>
        </w:tc>
        <w:tc>
          <w:tcPr>
            <w:tcW w:w="1705" w:type="dxa"/>
          </w:tcPr>
          <w:p>
            <w:pPr>
              <w:rPr>
                <w:rFonts w:hint="eastAsia"/>
                <w:vertAlign w:val="baseline"/>
                <w:lang w:eastAsia="zh-CN"/>
              </w:rPr>
            </w:pP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异常在场停放列表</w:t>
            </w:r>
          </w:p>
        </w:tc>
        <w:tc>
          <w:tcPr>
            <w:tcW w:w="1704" w:type="dxa"/>
          </w:tcPr>
          <w:p>
            <w:pPr>
              <w:rPr>
                <w:rFonts w:hint="eastAsia"/>
                <w:vertAlign w:val="baseline"/>
                <w:lang w:eastAsia="zh-CN"/>
              </w:rPr>
            </w:pPr>
            <w:r>
              <w:rPr>
                <w:rFonts w:hint="eastAsia"/>
                <w:vertAlign w:val="baseline"/>
                <w:lang w:eastAsia="zh-CN"/>
              </w:rPr>
              <w:t>列表</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r>
              <w:rPr>
                <w:rFonts w:hint="eastAsia"/>
                <w:vertAlign w:val="baseline"/>
                <w:lang w:eastAsia="zh-CN"/>
              </w:rPr>
              <w:t>列表，列表数据按时间从早到晚顺序逆序排列包括：序号、车位编号、车牌照片、车牌号、进入时间、触发时间、停车时长、所属区域、</w:t>
            </w:r>
            <w:r>
              <w:rPr>
                <w:rFonts w:hint="eastAsia"/>
                <w:vertAlign w:val="baseline"/>
                <w:lang w:val="en-US" w:eastAsia="zh-CN"/>
              </w:rPr>
              <w:t>VIP类型、置信度、校正状态、异常类型、触发类型、操作</w:t>
            </w:r>
          </w:p>
        </w:tc>
      </w:tr>
    </w:tbl>
    <w:p>
      <w:pPr>
        <w:rPr>
          <w:rFonts w:hint="eastAsia"/>
          <w:lang w:eastAsia="zh-CN"/>
        </w:rPr>
      </w:pPr>
    </w:p>
    <w:p>
      <w:pPr>
        <w:pStyle w:val="6"/>
        <w:rPr>
          <w:rFonts w:hint="eastAsia"/>
          <w:lang w:eastAsia="zh-CN"/>
        </w:rPr>
      </w:pPr>
      <w:bookmarkStart w:id="157" w:name="_Toc20014"/>
      <w:r>
        <w:rPr>
          <w:rFonts w:hint="eastAsia"/>
          <w:lang w:eastAsia="zh-CN"/>
        </w:rPr>
        <w:t>原型界面</w:t>
      </w:r>
      <w:bookmarkEnd w:id="157"/>
    </w:p>
    <w:p>
      <w:pPr>
        <w:rPr>
          <w:rFonts w:hint="eastAsia"/>
          <w:lang w:eastAsia="zh-CN"/>
        </w:rPr>
      </w:pPr>
      <w:r>
        <w:rPr>
          <w:rFonts w:hint="eastAsia"/>
          <w:lang w:eastAsia="zh-CN"/>
        </w:rPr>
        <w:drawing>
          <wp:inline distT="0" distB="0" distL="114300" distR="114300">
            <wp:extent cx="5264150" cy="2834005"/>
            <wp:effectExtent l="0" t="0" r="12700" b="4445"/>
            <wp:docPr id="1" name="图片 1" descr="异常在场停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异常在场停放"/>
                    <pic:cNvPicPr>
                      <a:picLocks noChangeAspect="1"/>
                    </pic:cNvPicPr>
                  </pic:nvPicPr>
                  <pic:blipFill>
                    <a:blip r:embed="rId20"/>
                    <a:stretch>
                      <a:fillRect/>
                    </a:stretch>
                  </pic:blipFill>
                  <pic:spPr>
                    <a:xfrm>
                      <a:off x="0" y="0"/>
                      <a:ext cx="5264150" cy="2834005"/>
                    </a:xfrm>
                    <a:prstGeom prst="rect">
                      <a:avLst/>
                    </a:prstGeom>
                  </pic:spPr>
                </pic:pic>
              </a:graphicData>
            </a:graphic>
          </wp:inline>
        </w:drawing>
      </w:r>
    </w:p>
    <w:p>
      <w:pPr>
        <w:pStyle w:val="6"/>
        <w:rPr>
          <w:rFonts w:hint="eastAsia"/>
          <w:lang w:eastAsia="zh-CN"/>
        </w:rPr>
      </w:pPr>
      <w:bookmarkStart w:id="158" w:name="_Toc2974"/>
      <w:r>
        <w:rPr>
          <w:rFonts w:hint="eastAsia"/>
          <w:lang w:eastAsia="zh-CN"/>
        </w:rPr>
        <w:t>输入内容</w:t>
      </w:r>
      <w:bookmarkEnd w:id="158"/>
    </w:p>
    <w:p>
      <w:pPr>
        <w:rPr>
          <w:rFonts w:hint="eastAsia"/>
          <w:lang w:eastAsia="zh-CN"/>
        </w:rPr>
      </w:pPr>
    </w:p>
    <w:p>
      <w:pPr>
        <w:pStyle w:val="6"/>
        <w:rPr>
          <w:rFonts w:hint="eastAsia"/>
          <w:lang w:eastAsia="zh-CN"/>
        </w:rPr>
      </w:pPr>
      <w:bookmarkStart w:id="159" w:name="_Toc19337"/>
      <w:r>
        <w:rPr>
          <w:rFonts w:hint="eastAsia"/>
          <w:lang w:eastAsia="zh-CN"/>
        </w:rPr>
        <w:t>输出内容</w:t>
      </w:r>
      <w:bookmarkEnd w:id="159"/>
    </w:p>
    <w:p>
      <w:pPr>
        <w:pStyle w:val="6"/>
        <w:rPr>
          <w:rFonts w:hint="eastAsia"/>
          <w:lang w:eastAsia="zh-CN"/>
        </w:rPr>
      </w:pPr>
      <w:bookmarkStart w:id="160" w:name="_Toc1541"/>
      <w:r>
        <w:rPr>
          <w:rFonts w:hint="eastAsia"/>
          <w:lang w:eastAsia="zh-CN"/>
        </w:rPr>
        <w:t>用例</w:t>
      </w:r>
      <w:bookmarkEnd w:id="160"/>
    </w:p>
    <w:p/>
    <w:p>
      <w:pPr>
        <w:pStyle w:val="5"/>
      </w:pPr>
      <w:bookmarkStart w:id="161" w:name="_Toc32523"/>
      <w:r>
        <w:rPr>
          <w:rFonts w:hint="eastAsia"/>
          <w:lang w:eastAsia="zh-CN"/>
        </w:rPr>
        <w:t>异常在场停放</w:t>
      </w:r>
      <w:r>
        <w:rPr>
          <w:rFonts w:hint="eastAsia"/>
          <w:lang w:val="en-US" w:eastAsia="zh-CN"/>
        </w:rPr>
        <w:t>-</w:t>
      </w:r>
      <w:r>
        <w:rPr>
          <w:rFonts w:hint="eastAsia"/>
          <w:lang w:eastAsia="zh-CN"/>
        </w:rPr>
        <w:t>搜索</w:t>
      </w:r>
      <w:bookmarkEnd w:id="161"/>
    </w:p>
    <w:p>
      <w:pPr>
        <w:pStyle w:val="6"/>
        <w:rPr>
          <w:rFonts w:hint="eastAsia"/>
          <w:lang w:eastAsia="zh-CN"/>
        </w:rPr>
      </w:pPr>
      <w:bookmarkStart w:id="162" w:name="_Toc5367"/>
      <w:r>
        <w:rPr>
          <w:rFonts w:hint="eastAsia"/>
          <w:lang w:eastAsia="zh-CN"/>
        </w:rPr>
        <w:t>原型图</w:t>
      </w:r>
      <w:bookmarkEnd w:id="162"/>
    </w:p>
    <w:p>
      <w:pPr>
        <w:pStyle w:val="6"/>
        <w:rPr>
          <w:rFonts w:hint="eastAsia"/>
          <w:lang w:eastAsia="zh-CN"/>
        </w:rPr>
      </w:pPr>
      <w:bookmarkStart w:id="163" w:name="_Toc8429"/>
      <w:r>
        <w:rPr>
          <w:rFonts w:hint="eastAsia"/>
          <w:lang w:eastAsia="zh-CN"/>
        </w:rPr>
        <w:t>界面说明</w:t>
      </w:r>
      <w:bookmarkEnd w:id="163"/>
    </w:p>
    <w:p>
      <w:pPr>
        <w:pStyle w:val="6"/>
        <w:rPr>
          <w:rFonts w:hint="eastAsia"/>
          <w:lang w:eastAsia="zh-CN"/>
        </w:rPr>
      </w:pPr>
      <w:bookmarkStart w:id="164" w:name="_Toc25035"/>
      <w:r>
        <w:rPr>
          <w:rFonts w:hint="eastAsia"/>
          <w:lang w:eastAsia="zh-CN"/>
        </w:rPr>
        <w:t>输入内容</w:t>
      </w:r>
      <w:bookmarkEnd w:id="16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BEBEBE" w:themeFill="background1" w:themeFillShade="BF"/>
          </w:tcPr>
          <w:p>
            <w:pPr>
              <w:rPr>
                <w:rFonts w:hint="eastAsia"/>
                <w:vertAlign w:val="baseline"/>
                <w:lang w:eastAsia="zh-CN"/>
              </w:rPr>
            </w:pPr>
            <w:r>
              <w:rPr>
                <w:rFonts w:hint="eastAsia"/>
                <w:vertAlign w:val="baseline"/>
                <w:lang w:eastAsia="zh-CN"/>
              </w:rPr>
              <w:t>名称</w:t>
            </w:r>
          </w:p>
        </w:tc>
        <w:tc>
          <w:tcPr>
            <w:tcW w:w="1704" w:type="dxa"/>
            <w:shd w:val="clear" w:color="auto" w:fill="BEBEBE" w:themeFill="background1" w:themeFillShade="BF"/>
          </w:tcPr>
          <w:p>
            <w:pPr>
              <w:rPr>
                <w:rFonts w:hint="eastAsia"/>
                <w:vertAlign w:val="baseline"/>
                <w:lang w:eastAsia="zh-CN"/>
              </w:rPr>
            </w:pPr>
            <w:r>
              <w:rPr>
                <w:rFonts w:hint="eastAsia"/>
                <w:vertAlign w:val="baseline"/>
                <w:lang w:eastAsia="zh-CN"/>
              </w:rPr>
              <w:t>控件类型</w:t>
            </w:r>
          </w:p>
        </w:tc>
        <w:tc>
          <w:tcPr>
            <w:tcW w:w="1704" w:type="dxa"/>
            <w:shd w:val="clear" w:color="auto" w:fill="BEBEBE" w:themeFill="background1" w:themeFillShade="BF"/>
          </w:tcPr>
          <w:p>
            <w:pPr>
              <w:rPr>
                <w:rFonts w:hint="eastAsia"/>
                <w:vertAlign w:val="baseline"/>
                <w:lang w:eastAsia="zh-CN"/>
              </w:rPr>
            </w:pPr>
            <w:r>
              <w:rPr>
                <w:rFonts w:hint="eastAsia"/>
                <w:vertAlign w:val="baseline"/>
                <w:lang w:eastAsia="zh-CN"/>
              </w:rPr>
              <w:t>是否必填</w:t>
            </w:r>
          </w:p>
        </w:tc>
        <w:tc>
          <w:tcPr>
            <w:tcW w:w="1705" w:type="dxa"/>
            <w:shd w:val="clear" w:color="auto" w:fill="BEBEBE" w:themeFill="background1" w:themeFillShade="BF"/>
          </w:tcPr>
          <w:p>
            <w:pPr>
              <w:rPr>
                <w:rFonts w:hint="eastAsia"/>
                <w:vertAlign w:val="baseline"/>
                <w:lang w:eastAsia="zh-CN"/>
              </w:rPr>
            </w:pPr>
            <w:r>
              <w:rPr>
                <w:rFonts w:hint="eastAsia"/>
                <w:vertAlign w:val="baseline"/>
                <w:lang w:eastAsia="zh-CN"/>
              </w:rPr>
              <w:t>约束条件</w:t>
            </w:r>
          </w:p>
        </w:tc>
        <w:tc>
          <w:tcPr>
            <w:tcW w:w="1705" w:type="dxa"/>
            <w:shd w:val="clear" w:color="auto" w:fill="BEBEBE" w:themeFill="background1" w:themeFillShade="BF"/>
          </w:tcPr>
          <w:p>
            <w:pPr>
              <w:rPr>
                <w:rFonts w:hint="eastAsia"/>
                <w:vertAlign w:val="baseline"/>
                <w:lang w:eastAsia="zh-CN"/>
              </w:rPr>
            </w:pPr>
            <w:r>
              <w:rPr>
                <w:rFonts w:hint="eastAsia"/>
                <w:vertAlign w:val="baseline"/>
                <w:lang w:eastAsia="zh-CN"/>
              </w:rPr>
              <w:t>其他说明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val="en-US" w:eastAsia="zh-CN"/>
              </w:rPr>
              <w:t>车牌号码</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20个字符，不可输入空格或特殊字符</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val="en-US" w:eastAsia="zh-CN"/>
              </w:rPr>
              <w:t>车位编号</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20个字符，不可输入空格或特殊字符</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val="en-US" w:eastAsia="zh-CN"/>
              </w:rPr>
              <w:t>车主姓名</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20个字符，不可输入空格或特殊字符</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val="en-US" w:eastAsia="zh-CN"/>
              </w:rPr>
              <w:t>车主电话</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20个字符，不可输入空格或特殊字符</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val="en-US" w:eastAsia="zh-CN"/>
              </w:rPr>
              <w:t>VIP类型</w:t>
            </w:r>
          </w:p>
        </w:tc>
        <w:tc>
          <w:tcPr>
            <w:tcW w:w="1704" w:type="dxa"/>
            <w:textDirection w:val="lrTb"/>
            <w:vAlign w:val="top"/>
          </w:tcPr>
          <w:p>
            <w:pPr>
              <w:rPr>
                <w:rFonts w:hint="eastAsia"/>
                <w:vertAlign w:val="baseline"/>
                <w:lang w:eastAsia="zh-CN"/>
              </w:rPr>
            </w:pPr>
            <w:r>
              <w:rPr>
                <w:rFonts w:hint="eastAsia"/>
                <w:vertAlign w:val="baseline"/>
                <w:lang w:eastAsia="zh-CN"/>
              </w:rPr>
              <w:t>下拉框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默认选项为全部，读取</w:t>
            </w:r>
            <w:r>
              <w:rPr>
                <w:rFonts w:hint="eastAsia"/>
                <w:vertAlign w:val="baseline"/>
                <w:lang w:val="en-US" w:eastAsia="zh-CN"/>
              </w:rPr>
              <w:t>VIP类型列表</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进入时间</w:t>
            </w:r>
          </w:p>
        </w:tc>
        <w:tc>
          <w:tcPr>
            <w:tcW w:w="1704" w:type="dxa"/>
            <w:textDirection w:val="lrTb"/>
            <w:vAlign w:val="top"/>
          </w:tcPr>
          <w:p>
            <w:pPr>
              <w:rPr>
                <w:rFonts w:hint="eastAsia"/>
                <w:vertAlign w:val="baseline"/>
                <w:lang w:eastAsia="zh-CN"/>
              </w:rPr>
            </w:pPr>
            <w:r>
              <w:rPr>
                <w:rFonts w:hint="eastAsia"/>
                <w:vertAlign w:val="baseline"/>
                <w:lang w:eastAsia="zh-CN"/>
              </w:rPr>
              <w:t>时间选择框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最小精度为秒，最长时间跨度为</w:t>
            </w:r>
            <w:r>
              <w:rPr>
                <w:rFonts w:hint="eastAsia"/>
                <w:vertAlign w:val="baseline"/>
                <w:lang w:val="en-US" w:eastAsia="zh-CN"/>
              </w:rPr>
              <w:t>30天，默认为当前时间所在自然日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停车时长</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单位为分钟，只可输入非负整数。小于等于号前的值不得大于后面的值</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触发时间</w:t>
            </w:r>
          </w:p>
        </w:tc>
        <w:tc>
          <w:tcPr>
            <w:tcW w:w="1704" w:type="dxa"/>
            <w:textDirection w:val="lrTb"/>
            <w:vAlign w:val="top"/>
          </w:tcPr>
          <w:p>
            <w:pPr>
              <w:rPr>
                <w:rFonts w:hint="eastAsia"/>
                <w:vertAlign w:val="baseline"/>
                <w:lang w:eastAsia="zh-CN"/>
              </w:rPr>
            </w:pPr>
            <w:r>
              <w:rPr>
                <w:rFonts w:hint="eastAsia"/>
                <w:vertAlign w:val="baseline"/>
                <w:lang w:eastAsia="zh-CN"/>
              </w:rPr>
              <w:t>时间框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最小精度为秒，最长时间跨度为</w:t>
            </w:r>
            <w:r>
              <w:rPr>
                <w:rFonts w:hint="eastAsia"/>
                <w:vertAlign w:val="baseline"/>
                <w:lang w:val="en-US" w:eastAsia="zh-CN"/>
              </w:rPr>
              <w:t>30天，默认为当前时间所在自然日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置信度</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只能输入</w:t>
            </w:r>
            <w:r>
              <w:rPr>
                <w:rFonts w:hint="eastAsia"/>
                <w:vertAlign w:val="baseline"/>
                <w:lang w:val="en-US" w:eastAsia="zh-CN"/>
              </w:rPr>
              <w:t>0-100 的整数</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异常类型</w:t>
            </w:r>
          </w:p>
        </w:tc>
        <w:tc>
          <w:tcPr>
            <w:tcW w:w="1704" w:type="dxa"/>
            <w:textDirection w:val="lrTb"/>
            <w:vAlign w:val="top"/>
          </w:tcPr>
          <w:p>
            <w:pPr>
              <w:rPr>
                <w:rFonts w:hint="eastAsia"/>
                <w:vertAlign w:val="baseline"/>
                <w:lang w:eastAsia="zh-CN"/>
              </w:rPr>
            </w:pPr>
            <w:r>
              <w:rPr>
                <w:rFonts w:hint="eastAsia"/>
                <w:vertAlign w:val="baseline"/>
                <w:lang w:eastAsia="zh-CN"/>
              </w:rPr>
              <w:t>下拉框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下拉框选项包括全部、不同车位再次进场、同车位车牌合并</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触发类型</w:t>
            </w:r>
          </w:p>
        </w:tc>
        <w:tc>
          <w:tcPr>
            <w:tcW w:w="1704" w:type="dxa"/>
            <w:textDirection w:val="lrTb"/>
            <w:vAlign w:val="top"/>
          </w:tcPr>
          <w:p>
            <w:pPr>
              <w:rPr>
                <w:rFonts w:hint="eastAsia"/>
                <w:vertAlign w:val="baseline"/>
                <w:lang w:eastAsia="zh-CN"/>
              </w:rPr>
            </w:pPr>
            <w:r>
              <w:rPr>
                <w:rFonts w:hint="eastAsia"/>
                <w:vertAlign w:val="baseline"/>
                <w:lang w:eastAsia="zh-CN"/>
              </w:rPr>
              <w:t>下拉框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下拉框选项包括全部、本系统自动触发、外部系统自动触发、校正触发</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区域</w:t>
            </w:r>
          </w:p>
        </w:tc>
        <w:tc>
          <w:tcPr>
            <w:tcW w:w="1704" w:type="dxa"/>
            <w:textDirection w:val="lrTb"/>
            <w:vAlign w:val="top"/>
          </w:tcPr>
          <w:p>
            <w:pPr>
              <w:rPr>
                <w:rFonts w:hint="eastAsia"/>
                <w:vertAlign w:val="baseline"/>
                <w:lang w:eastAsia="zh-CN"/>
              </w:rPr>
            </w:pPr>
            <w:r>
              <w:rPr>
                <w:rFonts w:hint="eastAsia"/>
                <w:vertAlign w:val="baseline"/>
                <w:lang w:eastAsia="zh-CN"/>
              </w:rPr>
              <w:t>下拉框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选项包括：停车场、读取区域列表</w:t>
            </w:r>
          </w:p>
        </w:tc>
        <w:tc>
          <w:tcPr>
            <w:tcW w:w="1705" w:type="dxa"/>
          </w:tcPr>
          <w:p>
            <w:pPr>
              <w:rPr>
                <w:rFonts w:hint="eastAsia"/>
                <w:vertAlign w:val="baseline"/>
                <w:lang w:eastAsia="zh-CN"/>
              </w:rPr>
            </w:pPr>
          </w:p>
        </w:tc>
      </w:tr>
    </w:tbl>
    <w:p>
      <w:pPr>
        <w:pStyle w:val="6"/>
        <w:rPr>
          <w:rFonts w:hint="eastAsia"/>
          <w:lang w:eastAsia="zh-CN"/>
        </w:rPr>
      </w:pPr>
      <w:bookmarkStart w:id="165" w:name="_Toc18208"/>
      <w:r>
        <w:rPr>
          <w:rFonts w:hint="eastAsia"/>
          <w:lang w:eastAsia="zh-CN"/>
        </w:rPr>
        <w:t>输出内容</w:t>
      </w:r>
      <w:bookmarkEnd w:id="165"/>
    </w:p>
    <w:p>
      <w:pPr>
        <w:rPr>
          <w:rFonts w:hint="eastAsia"/>
          <w:lang w:eastAsia="zh-CN"/>
        </w:rPr>
      </w:pPr>
      <w:r>
        <w:rPr>
          <w:rFonts w:hint="eastAsia"/>
          <w:lang w:eastAsia="zh-CN"/>
        </w:rPr>
        <w:t>在列表展示符合筛选条件的搜索结果</w:t>
      </w:r>
    </w:p>
    <w:p>
      <w:pPr>
        <w:rPr>
          <w:rFonts w:hint="eastAsia"/>
          <w:lang w:eastAsia="zh-CN"/>
        </w:rPr>
      </w:pPr>
    </w:p>
    <w:p>
      <w:pPr>
        <w:rPr>
          <w:rFonts w:hint="eastAsia"/>
          <w:lang w:eastAsia="zh-CN"/>
        </w:rPr>
      </w:pPr>
    </w:p>
    <w:p>
      <w:pPr>
        <w:pStyle w:val="6"/>
        <w:rPr>
          <w:rFonts w:hint="eastAsia"/>
          <w:lang w:eastAsia="zh-CN"/>
        </w:rPr>
      </w:pPr>
      <w:bookmarkStart w:id="166" w:name="_Toc23744"/>
      <w:r>
        <w:rPr>
          <w:rFonts w:hint="eastAsia"/>
          <w:lang w:eastAsia="zh-CN"/>
        </w:rPr>
        <w:t>用例</w:t>
      </w:r>
      <w:bookmarkEnd w:id="166"/>
    </w:p>
    <w:p>
      <w:pPr>
        <w:rPr>
          <w:rFonts w:hint="eastAsia"/>
          <w:lang w:eastAsia="zh-CN"/>
        </w:rPr>
      </w:pPr>
      <w:r>
        <w:rPr>
          <w:rFonts w:hint="eastAsia"/>
          <w:lang w:eastAsia="zh-CN"/>
        </w:rPr>
        <w:t>标准搜索</w:t>
      </w:r>
    </w:p>
    <w:p>
      <w:pPr>
        <w:pStyle w:val="5"/>
      </w:pPr>
      <w:bookmarkStart w:id="167" w:name="_Toc21173"/>
      <w:r>
        <w:rPr>
          <w:rFonts w:hint="eastAsia"/>
          <w:lang w:eastAsia="zh-CN"/>
        </w:rPr>
        <w:t>异常在场停放</w:t>
      </w:r>
      <w:r>
        <w:rPr>
          <w:rFonts w:hint="eastAsia"/>
          <w:lang w:val="en-US" w:eastAsia="zh-CN"/>
        </w:rPr>
        <w:t>-</w:t>
      </w:r>
      <w:r>
        <w:rPr>
          <w:rFonts w:hint="eastAsia"/>
          <w:lang w:eastAsia="zh-CN"/>
        </w:rPr>
        <w:t>导出</w:t>
      </w:r>
      <w:bookmarkEnd w:id="167"/>
    </w:p>
    <w:p>
      <w:pPr>
        <w:pStyle w:val="6"/>
        <w:rPr>
          <w:rFonts w:hint="eastAsia"/>
          <w:lang w:eastAsia="zh-CN"/>
        </w:rPr>
      </w:pPr>
      <w:bookmarkStart w:id="168" w:name="_Toc30023"/>
      <w:r>
        <w:rPr>
          <w:rFonts w:hint="eastAsia"/>
          <w:lang w:eastAsia="zh-CN"/>
        </w:rPr>
        <w:t>原型界面</w:t>
      </w:r>
      <w:bookmarkEnd w:id="168"/>
    </w:p>
    <w:p>
      <w:pPr>
        <w:pStyle w:val="6"/>
        <w:rPr>
          <w:rFonts w:hint="eastAsia"/>
          <w:lang w:eastAsia="zh-CN"/>
        </w:rPr>
      </w:pPr>
      <w:bookmarkStart w:id="169" w:name="_Toc17777"/>
      <w:r>
        <w:rPr>
          <w:rFonts w:hint="eastAsia"/>
          <w:lang w:eastAsia="zh-CN"/>
        </w:rPr>
        <w:t>界面说明</w:t>
      </w:r>
      <w:bookmarkEnd w:id="169"/>
    </w:p>
    <w:p>
      <w:pPr>
        <w:pStyle w:val="6"/>
        <w:rPr>
          <w:rFonts w:hint="eastAsia"/>
          <w:lang w:eastAsia="zh-CN"/>
        </w:rPr>
      </w:pPr>
      <w:bookmarkStart w:id="170" w:name="_Toc7615"/>
      <w:r>
        <w:rPr>
          <w:rFonts w:hint="eastAsia"/>
          <w:lang w:eastAsia="zh-CN"/>
        </w:rPr>
        <w:t>输入内容</w:t>
      </w:r>
      <w:bookmarkEnd w:id="170"/>
    </w:p>
    <w:p>
      <w:pPr>
        <w:pStyle w:val="6"/>
        <w:rPr>
          <w:rFonts w:hint="eastAsia"/>
          <w:lang w:eastAsia="zh-CN"/>
        </w:rPr>
      </w:pPr>
      <w:bookmarkStart w:id="171" w:name="_Toc10530"/>
      <w:r>
        <w:rPr>
          <w:rFonts w:hint="eastAsia"/>
          <w:lang w:eastAsia="zh-CN"/>
        </w:rPr>
        <w:t>输出内容</w:t>
      </w:r>
      <w:bookmarkEnd w:id="171"/>
    </w:p>
    <w:p>
      <w:pPr>
        <w:pStyle w:val="6"/>
        <w:rPr>
          <w:rFonts w:hint="eastAsia"/>
          <w:lang w:eastAsia="zh-CN"/>
        </w:rPr>
      </w:pPr>
      <w:bookmarkStart w:id="172" w:name="_Toc15877"/>
      <w:r>
        <w:rPr>
          <w:rFonts w:hint="eastAsia"/>
          <w:lang w:eastAsia="zh-CN"/>
        </w:rPr>
        <w:t>用例</w:t>
      </w:r>
      <w:bookmarkEnd w:id="172"/>
    </w:p>
    <w:p>
      <w:pPr>
        <w:rPr>
          <w:rFonts w:hint="eastAsia"/>
          <w:lang w:eastAsia="zh-CN"/>
        </w:rPr>
      </w:pPr>
      <w:r>
        <w:rPr>
          <w:rFonts w:hint="eastAsia"/>
          <w:lang w:eastAsia="zh-CN"/>
        </w:rPr>
        <w:t>标准导出</w:t>
      </w:r>
    </w:p>
    <w:p>
      <w:pPr>
        <w:pStyle w:val="5"/>
      </w:pPr>
      <w:bookmarkStart w:id="173" w:name="_Toc15978"/>
      <w:r>
        <w:rPr>
          <w:rFonts w:hint="eastAsia"/>
          <w:lang w:eastAsia="zh-CN"/>
        </w:rPr>
        <w:t>异常在场停放</w:t>
      </w:r>
      <w:r>
        <w:rPr>
          <w:rFonts w:hint="eastAsia"/>
          <w:lang w:val="en-US" w:eastAsia="zh-CN"/>
        </w:rPr>
        <w:t>-恢复在场</w:t>
      </w:r>
      <w:bookmarkEnd w:id="173"/>
    </w:p>
    <w:p>
      <w:pPr>
        <w:pStyle w:val="6"/>
        <w:rPr>
          <w:rFonts w:hint="eastAsia"/>
          <w:lang w:val="en-US" w:eastAsia="zh-CN"/>
        </w:rPr>
      </w:pPr>
      <w:bookmarkStart w:id="174" w:name="_Toc4991"/>
      <w:r>
        <w:rPr>
          <w:rFonts w:hint="eastAsia"/>
          <w:lang w:val="en-US" w:eastAsia="zh-CN"/>
        </w:rPr>
        <w:t>原型界面</w:t>
      </w:r>
      <w:bookmarkEnd w:id="174"/>
    </w:p>
    <w:p>
      <w:pPr>
        <w:rPr>
          <w:rFonts w:hint="eastAsia"/>
          <w:lang w:val="en-US" w:eastAsia="zh-CN"/>
        </w:rPr>
      </w:pPr>
    </w:p>
    <w:p>
      <w:pPr>
        <w:pStyle w:val="6"/>
        <w:rPr>
          <w:rFonts w:hint="eastAsia"/>
          <w:lang w:val="en-US" w:eastAsia="zh-CN"/>
        </w:rPr>
      </w:pPr>
      <w:bookmarkStart w:id="175" w:name="_Toc5920"/>
      <w:r>
        <w:rPr>
          <w:rFonts w:hint="eastAsia"/>
          <w:lang w:val="en-US" w:eastAsia="zh-CN"/>
        </w:rPr>
        <w:t>界面说明</w:t>
      </w:r>
      <w:bookmarkEnd w:id="175"/>
    </w:p>
    <w:p>
      <w:pPr>
        <w:rPr>
          <w:rFonts w:hint="eastAsia"/>
          <w:lang w:val="en-US" w:eastAsia="zh-CN"/>
        </w:rPr>
      </w:pPr>
    </w:p>
    <w:p>
      <w:pPr>
        <w:rPr>
          <w:rFonts w:hint="eastAsia"/>
          <w:lang w:val="en-US" w:eastAsia="zh-CN"/>
        </w:rPr>
      </w:pPr>
    </w:p>
    <w:p>
      <w:pPr>
        <w:pStyle w:val="6"/>
        <w:rPr>
          <w:rFonts w:hint="eastAsia"/>
          <w:lang w:val="en-US" w:eastAsia="zh-CN"/>
        </w:rPr>
      </w:pPr>
      <w:bookmarkStart w:id="176" w:name="_Toc12945"/>
      <w:r>
        <w:rPr>
          <w:rFonts w:hint="eastAsia"/>
          <w:lang w:val="en-US" w:eastAsia="zh-CN"/>
        </w:rPr>
        <w:t>输入内容</w:t>
      </w:r>
      <w:bookmarkEnd w:id="176"/>
    </w:p>
    <w:p>
      <w:pPr>
        <w:pStyle w:val="6"/>
        <w:rPr>
          <w:rFonts w:hint="eastAsia"/>
          <w:lang w:val="en-US" w:eastAsia="zh-CN"/>
        </w:rPr>
      </w:pPr>
      <w:bookmarkStart w:id="177" w:name="_Toc15512"/>
      <w:r>
        <w:rPr>
          <w:rFonts w:hint="eastAsia"/>
          <w:lang w:val="en-US" w:eastAsia="zh-CN"/>
        </w:rPr>
        <w:t>输出内容</w:t>
      </w:r>
      <w:bookmarkEnd w:id="177"/>
    </w:p>
    <w:p>
      <w:pPr>
        <w:pStyle w:val="6"/>
        <w:rPr>
          <w:rFonts w:hint="eastAsia"/>
          <w:lang w:val="en-US" w:eastAsia="zh-CN"/>
        </w:rPr>
      </w:pPr>
      <w:bookmarkStart w:id="178" w:name="_Toc888"/>
      <w:r>
        <w:rPr>
          <w:rFonts w:hint="eastAsia"/>
          <w:lang w:val="en-US" w:eastAsia="zh-CN"/>
        </w:rPr>
        <w:t>用例</w:t>
      </w:r>
      <w:bookmarkEnd w:id="178"/>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恢复在场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用户点击恢复在场，将异常在场记录恢复为正常在场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用户已登录且拥有权限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将异常在场数据恢复为正常在场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点击恢复在场按钮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异常在场恢复为正常在场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在场车位数据与该数据冲突</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提示该数据与在场车位数据冲突，恢复失败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当该数据与在场车位数据冲突时，不可恢复，如该车位已有车辆，该车辆有更新的入场记录存在时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val="en-US" w:eastAsia="zh-CN"/>
        </w:rPr>
      </w:pPr>
    </w:p>
    <w:p>
      <w:pPr>
        <w:pStyle w:val="5"/>
      </w:pPr>
      <w:bookmarkStart w:id="179" w:name="_Toc14047"/>
      <w:r>
        <w:rPr>
          <w:rFonts w:hint="eastAsia"/>
          <w:lang w:eastAsia="zh-CN"/>
        </w:rPr>
        <w:t>异常出场</w:t>
      </w:r>
      <w:bookmarkEnd w:id="179"/>
    </w:p>
    <w:p>
      <w:pPr>
        <w:pStyle w:val="6"/>
        <w:rPr>
          <w:rFonts w:hint="eastAsia"/>
          <w:lang w:eastAsia="zh-CN"/>
        </w:rPr>
      </w:pPr>
      <w:bookmarkStart w:id="180" w:name="_Toc14021"/>
      <w:r>
        <w:rPr>
          <w:rFonts w:hint="eastAsia"/>
          <w:lang w:eastAsia="zh-CN"/>
        </w:rPr>
        <w:t>原型界面</w:t>
      </w:r>
      <w:bookmarkEnd w:id="180"/>
    </w:p>
    <w:p>
      <w:pPr>
        <w:rPr>
          <w:rFonts w:hint="eastAsia"/>
          <w:lang w:eastAsia="zh-CN"/>
        </w:rPr>
      </w:pPr>
      <w:r>
        <w:rPr>
          <w:rFonts w:hint="eastAsia"/>
          <w:lang w:val="en-US" w:eastAsia="zh-CN"/>
        </w:rPr>
        <w:drawing>
          <wp:inline distT="0" distB="0" distL="114300" distR="114300">
            <wp:extent cx="5263515" cy="2797810"/>
            <wp:effectExtent l="0" t="0" r="13335" b="2540"/>
            <wp:docPr id="24" name="图片 24" descr="异常出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异常出场"/>
                    <pic:cNvPicPr>
                      <a:picLocks noChangeAspect="1"/>
                    </pic:cNvPicPr>
                  </pic:nvPicPr>
                  <pic:blipFill>
                    <a:blip r:embed="rId21"/>
                    <a:stretch>
                      <a:fillRect/>
                    </a:stretch>
                  </pic:blipFill>
                  <pic:spPr>
                    <a:xfrm>
                      <a:off x="0" y="0"/>
                      <a:ext cx="5263515" cy="2797810"/>
                    </a:xfrm>
                    <a:prstGeom prst="rect">
                      <a:avLst/>
                    </a:prstGeom>
                  </pic:spPr>
                </pic:pic>
              </a:graphicData>
            </a:graphic>
          </wp:inline>
        </w:drawing>
      </w:r>
    </w:p>
    <w:p>
      <w:pPr>
        <w:pStyle w:val="6"/>
        <w:rPr>
          <w:rFonts w:hint="eastAsia"/>
          <w:lang w:eastAsia="zh-CN"/>
        </w:rPr>
      </w:pPr>
      <w:bookmarkStart w:id="181" w:name="_Toc4656"/>
      <w:r>
        <w:rPr>
          <w:rFonts w:hint="eastAsia"/>
          <w:lang w:eastAsia="zh-CN"/>
        </w:rPr>
        <w:t>界面说明</w:t>
      </w:r>
      <w:bookmarkEnd w:id="181"/>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r>
              <w:rPr>
                <w:rFonts w:hint="eastAsia"/>
                <w:vertAlign w:val="baseline"/>
                <w:lang w:eastAsia="zh-CN"/>
              </w:rPr>
              <w:t>界面</w:t>
            </w:r>
          </w:p>
        </w:tc>
        <w:tc>
          <w:tcPr>
            <w:tcW w:w="1704" w:type="dxa"/>
          </w:tcPr>
          <w:p>
            <w:pPr>
              <w:rPr>
                <w:rFonts w:hint="eastAsia"/>
                <w:vertAlign w:val="baseline"/>
                <w:lang w:eastAsia="zh-CN"/>
              </w:rPr>
            </w:pPr>
            <w:r>
              <w:rPr>
                <w:rFonts w:hint="eastAsia"/>
                <w:vertAlign w:val="baseline"/>
                <w:lang w:eastAsia="zh-CN"/>
              </w:rPr>
              <w:t>界面元素</w:t>
            </w:r>
          </w:p>
        </w:tc>
        <w:tc>
          <w:tcPr>
            <w:tcW w:w="1704" w:type="dxa"/>
          </w:tcPr>
          <w:p>
            <w:pPr>
              <w:rPr>
                <w:rFonts w:hint="eastAsia"/>
                <w:vertAlign w:val="baseline"/>
                <w:lang w:eastAsia="zh-CN"/>
              </w:rPr>
            </w:pPr>
            <w:r>
              <w:rPr>
                <w:rFonts w:hint="eastAsia"/>
                <w:vertAlign w:val="baseline"/>
                <w:lang w:eastAsia="zh-CN"/>
              </w:rPr>
              <w:t>类型</w:t>
            </w:r>
          </w:p>
        </w:tc>
        <w:tc>
          <w:tcPr>
            <w:tcW w:w="1705" w:type="dxa"/>
          </w:tcPr>
          <w:p>
            <w:pPr>
              <w:rPr>
                <w:rFonts w:hint="eastAsia"/>
                <w:vertAlign w:val="baseline"/>
                <w:lang w:eastAsia="zh-CN"/>
              </w:rPr>
            </w:pPr>
            <w:r>
              <w:rPr>
                <w:rFonts w:hint="eastAsia"/>
                <w:vertAlign w:val="baseline"/>
                <w:lang w:eastAsia="zh-CN"/>
              </w:rPr>
              <w:t>数据来源</w:t>
            </w:r>
          </w:p>
        </w:tc>
        <w:tc>
          <w:tcPr>
            <w:tcW w:w="1705" w:type="dxa"/>
          </w:tcPr>
          <w:p>
            <w:pPr>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tcPr>
          <w:p>
            <w:pPr>
              <w:rPr>
                <w:rFonts w:hint="eastAsia"/>
                <w:vertAlign w:val="baseline"/>
                <w:lang w:eastAsia="zh-CN"/>
              </w:rPr>
            </w:pPr>
            <w:r>
              <w:rPr>
                <w:rFonts w:hint="eastAsia"/>
                <w:vertAlign w:val="baseline"/>
                <w:lang w:eastAsia="zh-CN"/>
              </w:rPr>
              <w:t>异常在场停放</w:t>
            </w:r>
          </w:p>
        </w:tc>
        <w:tc>
          <w:tcPr>
            <w:tcW w:w="1704" w:type="dxa"/>
          </w:tcPr>
          <w:p>
            <w:pPr>
              <w:rPr>
                <w:rFonts w:hint="eastAsia"/>
                <w:vertAlign w:val="baseline"/>
                <w:lang w:val="en-US" w:eastAsia="zh-CN"/>
              </w:rPr>
            </w:pPr>
            <w:r>
              <w:rPr>
                <w:rFonts w:hint="eastAsia"/>
                <w:vertAlign w:val="baseline"/>
                <w:lang w:val="en-US" w:eastAsia="zh-CN"/>
              </w:rPr>
              <w:t>车牌号码</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val="en-US" w:eastAsia="zh-CN"/>
              </w:rPr>
            </w:pPr>
            <w:r>
              <w:rPr>
                <w:rFonts w:hint="eastAsia"/>
                <w:vertAlign w:val="baseline"/>
                <w:lang w:val="en-US" w:eastAsia="zh-CN"/>
              </w:rPr>
              <w:t>车位编号</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val="en-US" w:eastAsia="zh-CN"/>
              </w:rPr>
            </w:pPr>
            <w:r>
              <w:rPr>
                <w:rFonts w:hint="eastAsia"/>
                <w:vertAlign w:val="baseline"/>
                <w:lang w:val="en-US" w:eastAsia="zh-CN"/>
              </w:rPr>
              <w:t>车主姓名</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val="en-US" w:eastAsia="zh-CN"/>
              </w:rPr>
            </w:pPr>
            <w:r>
              <w:rPr>
                <w:rFonts w:hint="eastAsia"/>
                <w:vertAlign w:val="baseline"/>
                <w:lang w:val="en-US" w:eastAsia="zh-CN"/>
              </w:rPr>
              <w:t>车主电话</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val="en-US" w:eastAsia="zh-CN"/>
              </w:rPr>
            </w:pPr>
            <w:r>
              <w:rPr>
                <w:rFonts w:hint="eastAsia"/>
                <w:vertAlign w:val="baseline"/>
                <w:lang w:val="en-US" w:eastAsia="zh-CN"/>
              </w:rPr>
              <w:t>VIP类型</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进入时间</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停车时长</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离开时间</w:t>
            </w:r>
          </w:p>
        </w:tc>
        <w:tc>
          <w:tcPr>
            <w:tcW w:w="1704" w:type="dxa"/>
          </w:tcPr>
          <w:p>
            <w:pPr>
              <w:rPr>
                <w:rFonts w:hint="eastAsia"/>
                <w:vertAlign w:val="baseline"/>
                <w:lang w:eastAsia="zh-CN"/>
              </w:rPr>
            </w:pPr>
            <w:r>
              <w:rPr>
                <w:rFonts w:hint="eastAsia"/>
                <w:vertAlign w:val="baseline"/>
                <w:lang w:eastAsia="zh-CN"/>
              </w:rPr>
              <w:t>时间框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触发时间</w:t>
            </w:r>
          </w:p>
        </w:tc>
        <w:tc>
          <w:tcPr>
            <w:tcW w:w="1704" w:type="dxa"/>
          </w:tcPr>
          <w:p>
            <w:pPr>
              <w:rPr>
                <w:rFonts w:hint="eastAsia"/>
                <w:vertAlign w:val="baseline"/>
                <w:lang w:eastAsia="zh-CN"/>
              </w:rPr>
            </w:pPr>
            <w:r>
              <w:rPr>
                <w:rFonts w:hint="eastAsia"/>
                <w:vertAlign w:val="baseline"/>
                <w:lang w:eastAsia="zh-CN"/>
              </w:rPr>
              <w:t>时间框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r>
              <w:rPr>
                <w:rFonts w:hint="eastAsia"/>
                <w:vertAlign w:val="baseline"/>
                <w:lang w:eastAsia="zh-CN"/>
              </w:rPr>
              <w:t>触发时间指的是触发系统将车辆异常在场的时间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异常类型</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触发类型</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r>
              <w:rPr>
                <w:rFonts w:hint="eastAsia"/>
                <w:vertAlign w:val="baseline"/>
                <w:lang w:eastAsia="zh-CN"/>
              </w:rPr>
              <w:t>触发类型包括本系统自动触发、外部系统自动触发、校正触发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区域</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搜索</w:t>
            </w:r>
          </w:p>
        </w:tc>
        <w:tc>
          <w:tcPr>
            <w:tcW w:w="1704" w:type="dxa"/>
          </w:tcPr>
          <w:p>
            <w:pPr>
              <w:rPr>
                <w:rFonts w:hint="eastAsia"/>
                <w:vertAlign w:val="baseline"/>
                <w:lang w:eastAsia="zh-CN"/>
              </w:rPr>
            </w:pPr>
            <w:r>
              <w:rPr>
                <w:rFonts w:hint="eastAsia"/>
                <w:vertAlign w:val="baseline"/>
                <w:lang w:eastAsia="zh-CN"/>
              </w:rPr>
              <w:t>按钮</w:t>
            </w:r>
          </w:p>
        </w:tc>
        <w:tc>
          <w:tcPr>
            <w:tcW w:w="1705" w:type="dxa"/>
          </w:tcPr>
          <w:p>
            <w:pPr>
              <w:rPr>
                <w:rFonts w:hint="eastAsia"/>
                <w:vertAlign w:val="baseline"/>
                <w:lang w:eastAsia="zh-CN"/>
              </w:rPr>
            </w:pP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导出</w:t>
            </w:r>
          </w:p>
        </w:tc>
        <w:tc>
          <w:tcPr>
            <w:tcW w:w="1704" w:type="dxa"/>
          </w:tcPr>
          <w:p>
            <w:pPr>
              <w:rPr>
                <w:rFonts w:hint="eastAsia"/>
                <w:vertAlign w:val="baseline"/>
                <w:lang w:eastAsia="zh-CN"/>
              </w:rPr>
            </w:pPr>
            <w:r>
              <w:rPr>
                <w:rFonts w:hint="eastAsia"/>
                <w:vertAlign w:val="baseline"/>
                <w:lang w:eastAsia="zh-CN"/>
              </w:rPr>
              <w:t>按钮</w:t>
            </w:r>
            <w:r>
              <w:rPr>
                <w:rFonts w:hint="eastAsia"/>
                <w:vertAlign w:val="baseline"/>
                <w:lang w:val="en-US" w:eastAsia="zh-CN"/>
              </w:rPr>
              <w:t xml:space="preserve"> </w:t>
            </w:r>
          </w:p>
        </w:tc>
        <w:tc>
          <w:tcPr>
            <w:tcW w:w="1705" w:type="dxa"/>
          </w:tcPr>
          <w:p>
            <w:pPr>
              <w:rPr>
                <w:rFonts w:hint="eastAsia"/>
                <w:vertAlign w:val="baseline"/>
                <w:lang w:eastAsia="zh-CN"/>
              </w:rPr>
            </w:pP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异常出场停放列表</w:t>
            </w:r>
          </w:p>
        </w:tc>
        <w:tc>
          <w:tcPr>
            <w:tcW w:w="1704" w:type="dxa"/>
          </w:tcPr>
          <w:p>
            <w:pPr>
              <w:rPr>
                <w:rFonts w:hint="eastAsia"/>
                <w:vertAlign w:val="baseline"/>
                <w:lang w:eastAsia="zh-CN"/>
              </w:rPr>
            </w:pPr>
            <w:r>
              <w:rPr>
                <w:rFonts w:hint="eastAsia"/>
                <w:vertAlign w:val="baseline"/>
                <w:lang w:eastAsia="zh-CN"/>
              </w:rPr>
              <w:t>列表</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r>
              <w:rPr>
                <w:rFonts w:hint="eastAsia"/>
                <w:vertAlign w:val="baseline"/>
                <w:lang w:eastAsia="zh-CN"/>
              </w:rPr>
              <w:t>列表，列表数据按时间从早到晚顺序逆序排列包括：序号、车位编号、车牌号、进入时间、进入车牌图片、离开时间、离开车牌图片、停车时长、所属区域、</w:t>
            </w:r>
            <w:r>
              <w:rPr>
                <w:rFonts w:hint="eastAsia"/>
                <w:vertAlign w:val="baseline"/>
                <w:lang w:val="en-US" w:eastAsia="zh-CN"/>
              </w:rPr>
              <w:t>VIP类型、校正状态、触发时间、异常类型、触发类型、操作</w:t>
            </w:r>
          </w:p>
        </w:tc>
      </w:tr>
    </w:tbl>
    <w:p>
      <w:pPr>
        <w:pStyle w:val="6"/>
        <w:rPr>
          <w:rFonts w:hint="eastAsia"/>
          <w:lang w:eastAsia="zh-CN"/>
        </w:rPr>
      </w:pPr>
      <w:bookmarkStart w:id="182" w:name="_Toc12871"/>
      <w:r>
        <w:rPr>
          <w:rFonts w:hint="eastAsia"/>
          <w:lang w:eastAsia="zh-CN"/>
        </w:rPr>
        <w:t>输入内容</w:t>
      </w:r>
      <w:bookmarkEnd w:id="182"/>
    </w:p>
    <w:p>
      <w:pPr>
        <w:pStyle w:val="6"/>
        <w:rPr>
          <w:rFonts w:hint="eastAsia"/>
          <w:lang w:eastAsia="zh-CN"/>
        </w:rPr>
      </w:pPr>
      <w:bookmarkStart w:id="183" w:name="_Toc12266"/>
      <w:r>
        <w:rPr>
          <w:rFonts w:hint="eastAsia"/>
          <w:lang w:eastAsia="zh-CN"/>
        </w:rPr>
        <w:t>输出内容</w:t>
      </w:r>
      <w:bookmarkEnd w:id="183"/>
    </w:p>
    <w:p>
      <w:pPr>
        <w:pStyle w:val="6"/>
        <w:rPr>
          <w:rFonts w:hint="eastAsia"/>
          <w:lang w:eastAsia="zh-CN"/>
        </w:rPr>
      </w:pPr>
      <w:bookmarkStart w:id="184" w:name="_Toc32380"/>
      <w:r>
        <w:rPr>
          <w:rFonts w:hint="eastAsia"/>
          <w:lang w:eastAsia="zh-CN"/>
        </w:rPr>
        <w:t>用例</w:t>
      </w:r>
      <w:bookmarkEnd w:id="184"/>
    </w:p>
    <w:p>
      <w:pPr>
        <w:pStyle w:val="5"/>
      </w:pPr>
      <w:bookmarkStart w:id="185" w:name="_Toc22722"/>
      <w:r>
        <w:rPr>
          <w:rFonts w:hint="eastAsia"/>
          <w:lang w:eastAsia="zh-CN"/>
        </w:rPr>
        <w:t>异常出场</w:t>
      </w:r>
      <w:r>
        <w:rPr>
          <w:rFonts w:hint="eastAsia"/>
          <w:lang w:val="en-US" w:eastAsia="zh-CN"/>
        </w:rPr>
        <w:t>-搜索</w:t>
      </w:r>
      <w:bookmarkEnd w:id="185"/>
    </w:p>
    <w:p>
      <w:pPr>
        <w:pStyle w:val="6"/>
        <w:rPr>
          <w:rFonts w:hint="eastAsia"/>
          <w:lang w:eastAsia="zh-CN"/>
        </w:rPr>
      </w:pPr>
      <w:bookmarkStart w:id="186" w:name="_Toc25263"/>
      <w:r>
        <w:rPr>
          <w:rFonts w:hint="eastAsia"/>
          <w:lang w:eastAsia="zh-CN"/>
        </w:rPr>
        <w:t>原型界面</w:t>
      </w:r>
      <w:bookmarkEnd w:id="186"/>
    </w:p>
    <w:p>
      <w:pPr>
        <w:pStyle w:val="6"/>
        <w:rPr>
          <w:rFonts w:hint="eastAsia"/>
          <w:lang w:eastAsia="zh-CN"/>
        </w:rPr>
      </w:pPr>
      <w:bookmarkStart w:id="187" w:name="_Toc31388"/>
      <w:r>
        <w:rPr>
          <w:rFonts w:hint="eastAsia"/>
          <w:lang w:eastAsia="zh-CN"/>
        </w:rPr>
        <w:t>界面说明</w:t>
      </w:r>
      <w:bookmarkEnd w:id="187"/>
    </w:p>
    <w:p>
      <w:pPr>
        <w:pStyle w:val="6"/>
        <w:rPr>
          <w:rFonts w:hint="eastAsia"/>
          <w:lang w:eastAsia="zh-CN"/>
        </w:rPr>
      </w:pPr>
      <w:bookmarkStart w:id="188" w:name="_Toc20973"/>
      <w:r>
        <w:rPr>
          <w:rFonts w:hint="eastAsia"/>
          <w:lang w:eastAsia="zh-CN"/>
        </w:rPr>
        <w:t>输入内容</w:t>
      </w:r>
      <w:bookmarkEnd w:id="18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BEBEBE" w:themeFill="background1" w:themeFillShade="BF"/>
          </w:tcPr>
          <w:p>
            <w:pPr>
              <w:rPr>
                <w:rFonts w:hint="eastAsia"/>
                <w:vertAlign w:val="baseline"/>
                <w:lang w:eastAsia="zh-CN"/>
              </w:rPr>
            </w:pPr>
            <w:r>
              <w:rPr>
                <w:rFonts w:hint="eastAsia"/>
                <w:vertAlign w:val="baseline"/>
                <w:lang w:eastAsia="zh-CN"/>
              </w:rPr>
              <w:t>名称</w:t>
            </w:r>
          </w:p>
        </w:tc>
        <w:tc>
          <w:tcPr>
            <w:tcW w:w="1704" w:type="dxa"/>
            <w:shd w:val="clear" w:color="auto" w:fill="BEBEBE" w:themeFill="background1" w:themeFillShade="BF"/>
          </w:tcPr>
          <w:p>
            <w:pPr>
              <w:rPr>
                <w:rFonts w:hint="eastAsia"/>
                <w:vertAlign w:val="baseline"/>
                <w:lang w:eastAsia="zh-CN"/>
              </w:rPr>
            </w:pPr>
            <w:r>
              <w:rPr>
                <w:rFonts w:hint="eastAsia"/>
                <w:vertAlign w:val="baseline"/>
                <w:lang w:eastAsia="zh-CN"/>
              </w:rPr>
              <w:t>控件类型</w:t>
            </w:r>
          </w:p>
        </w:tc>
        <w:tc>
          <w:tcPr>
            <w:tcW w:w="1704" w:type="dxa"/>
            <w:shd w:val="clear" w:color="auto" w:fill="BEBEBE" w:themeFill="background1" w:themeFillShade="BF"/>
          </w:tcPr>
          <w:p>
            <w:pPr>
              <w:rPr>
                <w:rFonts w:hint="eastAsia"/>
                <w:vertAlign w:val="baseline"/>
                <w:lang w:eastAsia="zh-CN"/>
              </w:rPr>
            </w:pPr>
            <w:r>
              <w:rPr>
                <w:rFonts w:hint="eastAsia"/>
                <w:vertAlign w:val="baseline"/>
                <w:lang w:eastAsia="zh-CN"/>
              </w:rPr>
              <w:t>是否必填</w:t>
            </w:r>
          </w:p>
        </w:tc>
        <w:tc>
          <w:tcPr>
            <w:tcW w:w="1705" w:type="dxa"/>
            <w:shd w:val="clear" w:color="auto" w:fill="BEBEBE" w:themeFill="background1" w:themeFillShade="BF"/>
          </w:tcPr>
          <w:p>
            <w:pPr>
              <w:rPr>
                <w:rFonts w:hint="eastAsia"/>
                <w:vertAlign w:val="baseline"/>
                <w:lang w:eastAsia="zh-CN"/>
              </w:rPr>
            </w:pPr>
            <w:r>
              <w:rPr>
                <w:rFonts w:hint="eastAsia"/>
                <w:vertAlign w:val="baseline"/>
                <w:lang w:eastAsia="zh-CN"/>
              </w:rPr>
              <w:t>约束条件</w:t>
            </w:r>
          </w:p>
        </w:tc>
        <w:tc>
          <w:tcPr>
            <w:tcW w:w="1705" w:type="dxa"/>
            <w:shd w:val="clear" w:color="auto" w:fill="BEBEBE" w:themeFill="background1" w:themeFillShade="BF"/>
          </w:tcPr>
          <w:p>
            <w:pPr>
              <w:rPr>
                <w:rFonts w:hint="eastAsia"/>
                <w:vertAlign w:val="baseline"/>
                <w:lang w:eastAsia="zh-CN"/>
              </w:rPr>
            </w:pPr>
            <w:r>
              <w:rPr>
                <w:rFonts w:hint="eastAsia"/>
                <w:vertAlign w:val="baseline"/>
                <w:lang w:eastAsia="zh-CN"/>
              </w:rPr>
              <w:t>其他说明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val="en-US" w:eastAsia="zh-CN"/>
              </w:rPr>
              <w:t>车牌号码</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20个字符，不可输入空格或特殊字符</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val="en-US" w:eastAsia="zh-CN"/>
              </w:rPr>
              <w:t>车位编号</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20个字符，不可输入空格或特殊字符</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val="en-US" w:eastAsia="zh-CN"/>
              </w:rPr>
              <w:t>车主姓名</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20个字符，不可输入空格或特殊字符</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val="en-US" w:eastAsia="zh-CN"/>
              </w:rPr>
              <w:t>车主电话</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20个字符，不可输入空格或特殊字符</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val="en-US" w:eastAsia="zh-CN"/>
              </w:rPr>
              <w:t>VIP类型</w:t>
            </w:r>
          </w:p>
        </w:tc>
        <w:tc>
          <w:tcPr>
            <w:tcW w:w="1704" w:type="dxa"/>
            <w:textDirection w:val="lrTb"/>
            <w:vAlign w:val="top"/>
          </w:tcPr>
          <w:p>
            <w:pPr>
              <w:rPr>
                <w:rFonts w:hint="eastAsia"/>
                <w:vertAlign w:val="baseline"/>
                <w:lang w:eastAsia="zh-CN"/>
              </w:rPr>
            </w:pPr>
            <w:r>
              <w:rPr>
                <w:rFonts w:hint="eastAsia"/>
                <w:vertAlign w:val="baseline"/>
                <w:lang w:eastAsia="zh-CN"/>
              </w:rPr>
              <w:t>下拉框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默认选项为全部，读取</w:t>
            </w:r>
            <w:r>
              <w:rPr>
                <w:rFonts w:hint="eastAsia"/>
                <w:vertAlign w:val="baseline"/>
                <w:lang w:val="en-US" w:eastAsia="zh-CN"/>
              </w:rPr>
              <w:t>VIP类型列表</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进入时间</w:t>
            </w:r>
          </w:p>
        </w:tc>
        <w:tc>
          <w:tcPr>
            <w:tcW w:w="1704" w:type="dxa"/>
            <w:textDirection w:val="lrTb"/>
            <w:vAlign w:val="top"/>
          </w:tcPr>
          <w:p>
            <w:pPr>
              <w:rPr>
                <w:rFonts w:hint="eastAsia"/>
                <w:vertAlign w:val="baseline"/>
                <w:lang w:eastAsia="zh-CN"/>
              </w:rPr>
            </w:pPr>
            <w:r>
              <w:rPr>
                <w:rFonts w:hint="eastAsia"/>
                <w:vertAlign w:val="baseline"/>
                <w:lang w:eastAsia="zh-CN"/>
              </w:rPr>
              <w:t>时间选择框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最小精度为秒，最长时间跨度为</w:t>
            </w:r>
            <w:r>
              <w:rPr>
                <w:rFonts w:hint="eastAsia"/>
                <w:vertAlign w:val="baseline"/>
                <w:lang w:val="en-US" w:eastAsia="zh-CN"/>
              </w:rPr>
              <w:t>30天，默认为当前时间所在自然日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停车时长</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单位为分钟，只可输入非负整数。小于等于号前的值不得大于后面的值</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触发时间</w:t>
            </w:r>
          </w:p>
        </w:tc>
        <w:tc>
          <w:tcPr>
            <w:tcW w:w="1704" w:type="dxa"/>
            <w:textDirection w:val="lrTb"/>
            <w:vAlign w:val="top"/>
          </w:tcPr>
          <w:p>
            <w:pPr>
              <w:rPr>
                <w:rFonts w:hint="eastAsia"/>
                <w:vertAlign w:val="baseline"/>
                <w:lang w:eastAsia="zh-CN"/>
              </w:rPr>
            </w:pPr>
            <w:r>
              <w:rPr>
                <w:rFonts w:hint="eastAsia"/>
                <w:vertAlign w:val="baseline"/>
                <w:lang w:eastAsia="zh-CN"/>
              </w:rPr>
              <w:t>时间框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最小精度为秒，最长时间跨度为</w:t>
            </w:r>
            <w:r>
              <w:rPr>
                <w:rFonts w:hint="eastAsia"/>
                <w:vertAlign w:val="baseline"/>
                <w:lang w:val="en-US" w:eastAsia="zh-CN"/>
              </w:rPr>
              <w:t>30天，默认为当前时间所在自然日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置信度</w:t>
            </w:r>
          </w:p>
        </w:tc>
        <w:tc>
          <w:tcPr>
            <w:tcW w:w="1704" w:type="dxa"/>
            <w:textDirection w:val="lrTb"/>
            <w:vAlign w:val="top"/>
          </w:tcPr>
          <w:p>
            <w:pPr>
              <w:rPr>
                <w:rFonts w:hint="eastAsia"/>
                <w:vertAlign w:val="baseline"/>
                <w:lang w:eastAsia="zh-CN"/>
              </w:rPr>
            </w:pPr>
            <w:r>
              <w:rPr>
                <w:rFonts w:hint="eastAsia"/>
                <w:vertAlign w:val="baseline"/>
                <w:lang w:eastAsia="zh-CN"/>
              </w:rPr>
              <w:t>输入框</w:t>
            </w:r>
          </w:p>
        </w:tc>
        <w:tc>
          <w:tcPr>
            <w:tcW w:w="1704" w:type="dxa"/>
          </w:tcPr>
          <w:p>
            <w:pPr>
              <w:rPr>
                <w:rFonts w:hint="eastAsia"/>
                <w:vertAlign w:val="baseline"/>
                <w:lang w:eastAsia="zh-CN"/>
              </w:rPr>
            </w:pPr>
            <w:r>
              <w:rPr>
                <w:rFonts w:hint="eastAsia"/>
                <w:vertAlign w:val="baseline"/>
                <w:lang w:eastAsia="zh-CN"/>
              </w:rPr>
              <w:t>否</w:t>
            </w:r>
          </w:p>
        </w:tc>
        <w:tc>
          <w:tcPr>
            <w:tcW w:w="1705" w:type="dxa"/>
          </w:tcPr>
          <w:p>
            <w:pPr>
              <w:rPr>
                <w:rFonts w:hint="eastAsia"/>
                <w:vertAlign w:val="baseline"/>
                <w:lang w:eastAsia="zh-CN"/>
              </w:rPr>
            </w:pPr>
            <w:r>
              <w:rPr>
                <w:rFonts w:hint="eastAsia"/>
                <w:vertAlign w:val="baseline"/>
                <w:lang w:eastAsia="zh-CN"/>
              </w:rPr>
              <w:t>只能输入</w:t>
            </w:r>
            <w:r>
              <w:rPr>
                <w:rFonts w:hint="eastAsia"/>
                <w:vertAlign w:val="baseline"/>
                <w:lang w:val="en-US" w:eastAsia="zh-CN"/>
              </w:rPr>
              <w:t>0-100 的整数</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异常类型</w:t>
            </w:r>
          </w:p>
        </w:tc>
        <w:tc>
          <w:tcPr>
            <w:tcW w:w="1704" w:type="dxa"/>
            <w:textDirection w:val="lrTb"/>
            <w:vAlign w:val="top"/>
          </w:tcPr>
          <w:p>
            <w:pPr>
              <w:rPr>
                <w:rFonts w:hint="eastAsia"/>
                <w:vertAlign w:val="baseline"/>
                <w:lang w:eastAsia="zh-CN"/>
              </w:rPr>
            </w:pPr>
            <w:r>
              <w:rPr>
                <w:rFonts w:hint="eastAsia"/>
                <w:vertAlign w:val="baseline"/>
                <w:lang w:eastAsia="zh-CN"/>
              </w:rPr>
              <w:t>下拉框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下拉框选项包括全部、不同车位再次进场、同车位车牌合并</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触发类型</w:t>
            </w:r>
          </w:p>
        </w:tc>
        <w:tc>
          <w:tcPr>
            <w:tcW w:w="1704" w:type="dxa"/>
            <w:textDirection w:val="lrTb"/>
            <w:vAlign w:val="top"/>
          </w:tcPr>
          <w:p>
            <w:pPr>
              <w:rPr>
                <w:rFonts w:hint="eastAsia"/>
                <w:vertAlign w:val="baseline"/>
                <w:lang w:eastAsia="zh-CN"/>
              </w:rPr>
            </w:pPr>
            <w:r>
              <w:rPr>
                <w:rFonts w:hint="eastAsia"/>
                <w:vertAlign w:val="baseline"/>
                <w:lang w:eastAsia="zh-CN"/>
              </w:rPr>
              <w:t>下拉框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下拉框选项包括全部、本系统自动触发、外部系统自动触发、校正触发</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rPr>
                <w:rFonts w:hint="eastAsia"/>
                <w:vertAlign w:val="baseline"/>
                <w:lang w:eastAsia="zh-CN"/>
              </w:rPr>
            </w:pPr>
            <w:r>
              <w:rPr>
                <w:rFonts w:hint="eastAsia"/>
                <w:vertAlign w:val="baseline"/>
                <w:lang w:eastAsia="zh-CN"/>
              </w:rPr>
              <w:t>区域</w:t>
            </w:r>
          </w:p>
        </w:tc>
        <w:tc>
          <w:tcPr>
            <w:tcW w:w="1704" w:type="dxa"/>
            <w:textDirection w:val="lrTb"/>
            <w:vAlign w:val="top"/>
          </w:tcPr>
          <w:p>
            <w:pPr>
              <w:rPr>
                <w:rFonts w:hint="eastAsia"/>
                <w:vertAlign w:val="baseline"/>
                <w:lang w:eastAsia="zh-CN"/>
              </w:rPr>
            </w:pPr>
            <w:r>
              <w:rPr>
                <w:rFonts w:hint="eastAsia"/>
                <w:vertAlign w:val="baseline"/>
                <w:lang w:eastAsia="zh-CN"/>
              </w:rPr>
              <w:t>下拉框</w:t>
            </w:r>
          </w:p>
        </w:tc>
        <w:tc>
          <w:tcPr>
            <w:tcW w:w="1704" w:type="dxa"/>
          </w:tcPr>
          <w:p>
            <w:pPr>
              <w:rPr>
                <w:rFonts w:hint="eastAsia"/>
                <w:vertAlign w:val="baseline"/>
                <w:lang w:eastAsia="zh-CN"/>
              </w:rPr>
            </w:pPr>
            <w:r>
              <w:rPr>
                <w:rFonts w:hint="eastAsia"/>
                <w:vertAlign w:val="baseline"/>
                <w:lang w:eastAsia="zh-CN"/>
              </w:rPr>
              <w:t>是</w:t>
            </w:r>
          </w:p>
        </w:tc>
        <w:tc>
          <w:tcPr>
            <w:tcW w:w="1705" w:type="dxa"/>
          </w:tcPr>
          <w:p>
            <w:pPr>
              <w:rPr>
                <w:rFonts w:hint="eastAsia"/>
                <w:vertAlign w:val="baseline"/>
                <w:lang w:eastAsia="zh-CN"/>
              </w:rPr>
            </w:pPr>
            <w:r>
              <w:rPr>
                <w:rFonts w:hint="eastAsia"/>
                <w:vertAlign w:val="baseline"/>
                <w:lang w:eastAsia="zh-CN"/>
              </w:rPr>
              <w:t>选项包括：停车场、读取区域列表</w:t>
            </w:r>
          </w:p>
        </w:tc>
        <w:tc>
          <w:tcPr>
            <w:tcW w:w="1705" w:type="dxa"/>
          </w:tcPr>
          <w:p>
            <w:pPr>
              <w:rPr>
                <w:rFonts w:hint="eastAsia"/>
                <w:vertAlign w:val="baseline"/>
                <w:lang w:eastAsia="zh-CN"/>
              </w:rPr>
            </w:pPr>
          </w:p>
        </w:tc>
      </w:tr>
    </w:tbl>
    <w:p>
      <w:pPr>
        <w:rPr>
          <w:rFonts w:hint="eastAsia"/>
          <w:lang w:eastAsia="zh-CN"/>
        </w:rPr>
      </w:pPr>
    </w:p>
    <w:p>
      <w:pPr>
        <w:pStyle w:val="6"/>
        <w:rPr>
          <w:rFonts w:hint="eastAsia"/>
          <w:lang w:eastAsia="zh-CN"/>
        </w:rPr>
      </w:pPr>
      <w:bookmarkStart w:id="189" w:name="_Toc28191"/>
      <w:r>
        <w:rPr>
          <w:rFonts w:hint="eastAsia"/>
          <w:lang w:eastAsia="zh-CN"/>
        </w:rPr>
        <w:t>输出内容</w:t>
      </w:r>
      <w:bookmarkEnd w:id="189"/>
    </w:p>
    <w:p>
      <w:pPr>
        <w:pStyle w:val="6"/>
        <w:rPr>
          <w:rFonts w:hint="eastAsia"/>
          <w:lang w:eastAsia="zh-CN"/>
        </w:rPr>
      </w:pPr>
      <w:bookmarkStart w:id="190" w:name="_Toc29900"/>
      <w:r>
        <w:rPr>
          <w:rFonts w:hint="eastAsia"/>
          <w:lang w:eastAsia="zh-CN"/>
        </w:rPr>
        <w:t>用例</w:t>
      </w:r>
      <w:bookmarkEnd w:id="190"/>
    </w:p>
    <w:p>
      <w:pPr>
        <w:rPr>
          <w:rFonts w:hint="eastAsia"/>
          <w:lang w:eastAsia="zh-CN"/>
        </w:rPr>
      </w:pPr>
      <w:r>
        <w:rPr>
          <w:rFonts w:hint="eastAsia"/>
          <w:lang w:eastAsia="zh-CN"/>
        </w:rPr>
        <w:t>标准搜索用例</w:t>
      </w:r>
    </w:p>
    <w:p>
      <w:pPr>
        <w:pStyle w:val="5"/>
      </w:pPr>
      <w:bookmarkStart w:id="191" w:name="_Toc18926"/>
      <w:r>
        <w:rPr>
          <w:rFonts w:hint="eastAsia"/>
          <w:lang w:eastAsia="zh-CN"/>
        </w:rPr>
        <w:t>异常出场</w:t>
      </w:r>
      <w:r>
        <w:rPr>
          <w:rFonts w:hint="eastAsia"/>
          <w:lang w:val="en-US" w:eastAsia="zh-CN"/>
        </w:rPr>
        <w:t>-导出</w:t>
      </w:r>
      <w:bookmarkEnd w:id="191"/>
    </w:p>
    <w:p>
      <w:pPr>
        <w:rPr>
          <w:rFonts w:hint="eastAsia"/>
          <w:lang w:val="en-US" w:eastAsia="zh-CN"/>
        </w:rPr>
      </w:pPr>
      <w:r>
        <w:rPr>
          <w:rFonts w:hint="eastAsia"/>
          <w:lang w:val="en-US" w:eastAsia="zh-CN"/>
        </w:rPr>
        <w:t>原型界面</w:t>
      </w:r>
    </w:p>
    <w:p>
      <w:pPr>
        <w:pStyle w:val="6"/>
        <w:rPr>
          <w:rFonts w:hint="eastAsia"/>
          <w:lang w:val="en-US" w:eastAsia="zh-CN"/>
        </w:rPr>
      </w:pPr>
      <w:bookmarkStart w:id="192" w:name="_Toc24121"/>
      <w:r>
        <w:rPr>
          <w:rFonts w:hint="eastAsia"/>
          <w:lang w:val="en-US" w:eastAsia="zh-CN"/>
        </w:rPr>
        <w:t>界面说明</w:t>
      </w:r>
      <w:bookmarkEnd w:id="192"/>
    </w:p>
    <w:p>
      <w:pPr>
        <w:pStyle w:val="6"/>
        <w:rPr>
          <w:rFonts w:hint="eastAsia"/>
          <w:lang w:val="en-US" w:eastAsia="zh-CN"/>
        </w:rPr>
      </w:pPr>
      <w:bookmarkStart w:id="193" w:name="_Toc14514"/>
      <w:r>
        <w:rPr>
          <w:rFonts w:hint="eastAsia"/>
          <w:lang w:val="en-US" w:eastAsia="zh-CN"/>
        </w:rPr>
        <w:t>输入内容</w:t>
      </w:r>
      <w:bookmarkEnd w:id="193"/>
    </w:p>
    <w:p>
      <w:pPr>
        <w:pStyle w:val="6"/>
        <w:rPr>
          <w:rFonts w:hint="eastAsia"/>
          <w:lang w:val="en-US" w:eastAsia="zh-CN"/>
        </w:rPr>
      </w:pPr>
      <w:bookmarkStart w:id="194" w:name="_Toc11241"/>
      <w:r>
        <w:rPr>
          <w:rFonts w:hint="eastAsia"/>
          <w:lang w:val="en-US" w:eastAsia="zh-CN"/>
        </w:rPr>
        <w:t>输出内容</w:t>
      </w:r>
      <w:bookmarkEnd w:id="194"/>
    </w:p>
    <w:p>
      <w:pPr>
        <w:pStyle w:val="6"/>
        <w:rPr>
          <w:rFonts w:hint="eastAsia"/>
          <w:lang w:val="en-US" w:eastAsia="zh-CN"/>
        </w:rPr>
      </w:pPr>
      <w:bookmarkStart w:id="195" w:name="_Toc12368"/>
      <w:r>
        <w:rPr>
          <w:rFonts w:hint="eastAsia"/>
          <w:lang w:val="en-US" w:eastAsia="zh-CN"/>
        </w:rPr>
        <w:t>用例</w:t>
      </w:r>
      <w:bookmarkEnd w:id="195"/>
    </w:p>
    <w:p>
      <w:pPr>
        <w:rPr>
          <w:rFonts w:hint="eastAsia"/>
          <w:lang w:val="en-US" w:eastAsia="zh-CN"/>
        </w:rPr>
      </w:pPr>
      <w:r>
        <w:rPr>
          <w:rFonts w:hint="eastAsia"/>
          <w:lang w:val="en-US" w:eastAsia="zh-CN"/>
        </w:rPr>
        <w:t>标准导出用例</w:t>
      </w:r>
    </w:p>
    <w:p>
      <w:pPr>
        <w:pStyle w:val="5"/>
      </w:pPr>
      <w:bookmarkStart w:id="196" w:name="_Toc5923"/>
      <w:r>
        <w:rPr>
          <w:rFonts w:hint="eastAsia"/>
          <w:lang w:eastAsia="zh-CN"/>
        </w:rPr>
        <w:t>异常出场</w:t>
      </w:r>
      <w:r>
        <w:rPr>
          <w:rFonts w:hint="eastAsia"/>
          <w:lang w:val="en-US" w:eastAsia="zh-CN"/>
        </w:rPr>
        <w:t>-恢复正常出场</w:t>
      </w:r>
      <w:bookmarkEnd w:id="196"/>
    </w:p>
    <w:p>
      <w:pPr>
        <w:pStyle w:val="6"/>
        <w:rPr>
          <w:rFonts w:hint="eastAsia"/>
          <w:lang w:eastAsia="zh-CN"/>
        </w:rPr>
      </w:pPr>
      <w:bookmarkStart w:id="197" w:name="_Toc7175"/>
      <w:r>
        <w:rPr>
          <w:rFonts w:hint="eastAsia"/>
          <w:lang w:eastAsia="zh-CN"/>
        </w:rPr>
        <w:t>界面说明</w:t>
      </w:r>
      <w:bookmarkEnd w:id="197"/>
    </w:p>
    <w:p>
      <w:pPr>
        <w:pStyle w:val="6"/>
        <w:rPr>
          <w:rFonts w:hint="eastAsia"/>
          <w:lang w:eastAsia="zh-CN"/>
        </w:rPr>
      </w:pPr>
      <w:bookmarkStart w:id="198" w:name="_Toc24820"/>
      <w:r>
        <w:rPr>
          <w:rFonts w:hint="eastAsia"/>
          <w:lang w:eastAsia="zh-CN"/>
        </w:rPr>
        <w:t>原型界面</w:t>
      </w:r>
      <w:bookmarkEnd w:id="198"/>
    </w:p>
    <w:p>
      <w:pPr>
        <w:pStyle w:val="6"/>
        <w:rPr>
          <w:rFonts w:hint="eastAsia"/>
          <w:lang w:eastAsia="zh-CN"/>
        </w:rPr>
      </w:pPr>
      <w:bookmarkStart w:id="199" w:name="_Toc22603"/>
      <w:r>
        <w:rPr>
          <w:rFonts w:hint="eastAsia"/>
          <w:lang w:eastAsia="zh-CN"/>
        </w:rPr>
        <w:t>输入内容</w:t>
      </w:r>
      <w:bookmarkEnd w:id="199"/>
    </w:p>
    <w:p>
      <w:pPr>
        <w:pStyle w:val="6"/>
        <w:rPr>
          <w:rFonts w:hint="eastAsia"/>
          <w:lang w:eastAsia="zh-CN"/>
        </w:rPr>
      </w:pPr>
      <w:bookmarkStart w:id="200" w:name="_Toc7454"/>
      <w:r>
        <w:rPr>
          <w:rFonts w:hint="eastAsia"/>
          <w:lang w:eastAsia="zh-CN"/>
        </w:rPr>
        <w:t>输出内容</w:t>
      </w:r>
      <w:bookmarkEnd w:id="200"/>
    </w:p>
    <w:p>
      <w:pPr>
        <w:pStyle w:val="6"/>
        <w:rPr>
          <w:rFonts w:hint="eastAsia"/>
          <w:lang w:eastAsia="zh-CN"/>
        </w:rPr>
      </w:pPr>
      <w:bookmarkStart w:id="201" w:name="_Toc5775"/>
      <w:r>
        <w:rPr>
          <w:rFonts w:hint="eastAsia"/>
          <w:lang w:eastAsia="zh-CN"/>
        </w:rPr>
        <w:t>用例</w:t>
      </w:r>
      <w:bookmarkEnd w:id="201"/>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恢复成正常出场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点击该按钮，将对应异常出场记录恢复为手动出场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用户已登录且拥有该按钮权限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将该异常出场数据恢复为正常出场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点击确认按钮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将异常出场数据恢复为正常出场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出场数据与最新出场数据冲突</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则不能恢复为正常出场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当有更新的出场纪录时，不可恢复为正常出场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02" w:name="_Toc14640"/>
      <w:r>
        <w:rPr>
          <w:rFonts w:hint="eastAsia"/>
          <w:lang w:eastAsia="zh-CN"/>
        </w:rPr>
        <w:t>进出管理</w:t>
      </w:r>
      <w:r>
        <w:rPr>
          <w:rFonts w:hint="eastAsia"/>
          <w:lang w:val="en-US" w:eastAsia="zh-CN"/>
        </w:rPr>
        <w:t>-</w:t>
      </w:r>
      <w:r>
        <w:rPr>
          <w:rFonts w:hint="eastAsia"/>
          <w:lang w:eastAsia="zh-CN"/>
        </w:rPr>
        <w:t>数据上报流水</w:t>
      </w:r>
      <w:r>
        <w:rPr>
          <w:rFonts w:hint="eastAsia"/>
          <w:lang w:val="en-US" w:eastAsia="zh-CN"/>
        </w:rPr>
        <w:t>-页面展示</w:t>
      </w:r>
      <w:bookmarkEnd w:id="202"/>
    </w:p>
    <w:p>
      <w:pPr>
        <w:pStyle w:val="19"/>
      </w:pPr>
      <w:bookmarkStart w:id="203" w:name="_Toc12389"/>
      <w:r>
        <w:rPr>
          <w:rFonts w:hint="eastAsia"/>
        </w:rPr>
        <w:t>原型界面</w:t>
      </w:r>
      <w:bookmarkEnd w:id="203"/>
    </w:p>
    <w:p>
      <w:pPr>
        <w:rPr>
          <w:rFonts w:hint="eastAsia" w:eastAsia="宋体"/>
          <w:lang w:eastAsia="zh-CN"/>
        </w:rPr>
      </w:pPr>
      <w:r>
        <w:rPr>
          <w:rFonts w:hint="eastAsia" w:eastAsia="宋体"/>
          <w:lang w:eastAsia="zh-CN"/>
        </w:rPr>
        <w:drawing>
          <wp:inline distT="0" distB="0" distL="114300" distR="114300">
            <wp:extent cx="5268595" cy="4004310"/>
            <wp:effectExtent l="0" t="0" r="8255" b="15240"/>
            <wp:docPr id="12" name="图片 12" descr="车位上报流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车位上报流水"/>
                    <pic:cNvPicPr>
                      <a:picLocks noChangeAspect="1"/>
                    </pic:cNvPicPr>
                  </pic:nvPicPr>
                  <pic:blipFill>
                    <a:blip r:embed="rId22"/>
                    <a:stretch>
                      <a:fillRect/>
                    </a:stretch>
                  </pic:blipFill>
                  <pic:spPr>
                    <a:xfrm>
                      <a:off x="0" y="0"/>
                      <a:ext cx="5268595" cy="4004310"/>
                    </a:xfrm>
                    <a:prstGeom prst="rect">
                      <a:avLst/>
                    </a:prstGeom>
                  </pic:spPr>
                </pic:pic>
              </a:graphicData>
            </a:graphic>
          </wp:inline>
        </w:drawing>
      </w:r>
    </w:p>
    <w:p>
      <w:pPr>
        <w:keepNext/>
      </w:pPr>
    </w:p>
    <w:p>
      <w:pPr>
        <w:pStyle w:val="19"/>
        <w:rPr>
          <w:rFonts w:hint="eastAsia"/>
        </w:rPr>
      </w:pPr>
      <w:bookmarkStart w:id="204" w:name="_Toc18858"/>
      <w:r>
        <w:rPr>
          <w:rFonts w:hint="eastAsia"/>
        </w:rPr>
        <w:t>界面说明</w:t>
      </w:r>
      <w:bookmarkEnd w:id="204"/>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数据上报流水</w:t>
            </w: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查看粒度</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下拉框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查看粒度指的是查看报表流水的粒度，选择不同的粒度展示不同的报表。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车牌号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车位编号</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上报时间</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时间框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上报类型</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时间框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默认为全部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color w:val="FF0000"/>
                <w:szCs w:val="18"/>
                <w:lang w:eastAsia="zh-CN"/>
              </w:rPr>
              <w:t>业务采用</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选择框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停车场、区域（读取区域列表）、车位。默认车位</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置信度</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点击可根据输入内容进行搜索</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val="en-US" w:eastAsia="zh-CN"/>
              </w:rPr>
            </w:pPr>
            <w:r>
              <w:rPr>
                <w:rFonts w:hint="eastAsia"/>
                <w:szCs w:val="18"/>
                <w:lang w:val="en-US" w:eastAsia="zh-CN"/>
              </w:rPr>
              <w:t xml:space="preserve">导出 </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点击打开导出框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数据上报流水列表</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序号、车位编号、车牌照片（点击可查看大图）、车牌号（显示最终的车牌号）</w:t>
            </w:r>
            <w:r>
              <w:rPr>
                <w:rFonts w:hint="eastAsia" w:ascii="Arial" w:hAnsi="Arial"/>
                <w:szCs w:val="18"/>
                <w:lang w:val="en-US" w:eastAsia="zh-CN"/>
              </w:rPr>
              <w:t>、上报时间、上报类型、业务采用、所属区域、置信度</w:t>
            </w:r>
          </w:p>
        </w:tc>
      </w:tr>
    </w:tbl>
    <w:p>
      <w:pPr>
        <w:rPr>
          <w:rFonts w:hint="eastAsia"/>
          <w:lang w:eastAsia="zh-CN"/>
        </w:rPr>
      </w:pPr>
    </w:p>
    <w:p>
      <w:pPr>
        <w:pStyle w:val="19"/>
        <w:rPr>
          <w:rFonts w:hint="eastAsia"/>
          <w:lang w:eastAsia="zh-CN"/>
        </w:rPr>
      </w:pPr>
      <w:bookmarkStart w:id="205" w:name="_Toc27805"/>
      <w:r>
        <w:rPr>
          <w:rFonts w:hint="eastAsia"/>
          <w:lang w:eastAsia="zh-CN"/>
        </w:rPr>
        <w:t>输入内容</w:t>
      </w:r>
      <w:bookmarkEnd w:id="205"/>
    </w:p>
    <w:p>
      <w:pPr>
        <w:rPr>
          <w:rFonts w:hint="eastAsia"/>
          <w:lang w:eastAsia="zh-CN"/>
        </w:rPr>
      </w:pPr>
      <w:r>
        <w:rPr>
          <w:rFonts w:hint="eastAsia"/>
          <w:lang w:eastAsia="zh-CN"/>
        </w:rPr>
        <w:t>无</w:t>
      </w:r>
    </w:p>
    <w:p>
      <w:pPr>
        <w:pStyle w:val="19"/>
        <w:rPr>
          <w:rFonts w:hint="eastAsia"/>
          <w:lang w:eastAsia="zh-CN"/>
        </w:rPr>
      </w:pPr>
      <w:bookmarkStart w:id="206" w:name="_Toc13610"/>
      <w:r>
        <w:rPr>
          <w:rFonts w:hint="eastAsia"/>
          <w:lang w:eastAsia="zh-CN"/>
        </w:rPr>
        <w:t>输出内容</w:t>
      </w:r>
      <w:bookmarkEnd w:id="206"/>
    </w:p>
    <w:p>
      <w:pPr>
        <w:rPr>
          <w:rFonts w:hint="eastAsia" w:eastAsia="宋体"/>
          <w:lang w:eastAsia="zh-CN"/>
        </w:rPr>
      </w:pPr>
      <w:r>
        <w:rPr>
          <w:rFonts w:hint="eastAsia"/>
          <w:lang w:eastAsia="zh-CN"/>
        </w:rPr>
        <w:t>无</w:t>
      </w:r>
    </w:p>
    <w:p>
      <w:pPr>
        <w:pStyle w:val="19"/>
        <w:rPr>
          <w:rFonts w:hint="eastAsia"/>
        </w:rPr>
      </w:pPr>
      <w:bookmarkStart w:id="207" w:name="_Toc3653"/>
      <w:r>
        <w:rPr>
          <w:rFonts w:hint="eastAsia"/>
        </w:rPr>
        <w:t>用例</w:t>
      </w:r>
      <w:bookmarkEnd w:id="207"/>
    </w:p>
    <w:p>
      <w:pPr>
        <w:rPr>
          <w:rFonts w:hint="eastAsia" w:eastAsia="宋体"/>
          <w:lang w:eastAsia="zh-CN"/>
        </w:rPr>
      </w:pPr>
      <w:r>
        <w:rPr>
          <w:rFonts w:hint="eastAsia"/>
          <w:lang w:eastAsia="zh-CN"/>
        </w:rPr>
        <w:t>无</w:t>
      </w:r>
    </w:p>
    <w:p>
      <w:pPr>
        <w:pStyle w:val="5"/>
      </w:pPr>
      <w:bookmarkStart w:id="208" w:name="_Toc21985"/>
      <w:r>
        <w:rPr>
          <w:rFonts w:hint="eastAsia"/>
          <w:lang w:eastAsia="zh-CN"/>
        </w:rPr>
        <w:t>数据上报流水</w:t>
      </w:r>
      <w:r>
        <w:rPr>
          <w:rFonts w:hint="eastAsia"/>
          <w:lang w:val="en-US" w:eastAsia="zh-CN"/>
        </w:rPr>
        <w:t>-搜索</w:t>
      </w:r>
      <w:bookmarkEnd w:id="208"/>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lang w:eastAsia="zh-CN"/>
        </w:rPr>
      </w:pPr>
      <w:bookmarkStart w:id="209" w:name="_Toc1205"/>
      <w:r>
        <w:rPr>
          <w:rFonts w:hint="eastAsia"/>
          <w:lang w:eastAsia="zh-CN"/>
        </w:rPr>
        <w:t>原型界面</w:t>
      </w:r>
      <w:bookmarkEnd w:id="209"/>
    </w:p>
    <w:p>
      <w:pPr>
        <w:rPr>
          <w:rFonts w:hint="eastAsia"/>
          <w:lang w:eastAsia="zh-CN"/>
        </w:rPr>
      </w:pPr>
      <w:r>
        <w:rPr>
          <w:rFonts w:hint="eastAsia"/>
          <w:lang w:eastAsia="zh-CN"/>
        </w:rPr>
        <w:t>略</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lang w:eastAsia="zh-CN"/>
        </w:rPr>
      </w:pPr>
      <w:bookmarkStart w:id="210" w:name="_Toc11246"/>
      <w:r>
        <w:rPr>
          <w:rFonts w:hint="eastAsia"/>
          <w:lang w:eastAsia="zh-CN"/>
        </w:rPr>
        <w:t>界面说明</w:t>
      </w:r>
      <w:bookmarkEnd w:id="210"/>
    </w:p>
    <w:p>
      <w:pPr>
        <w:rPr>
          <w:rFonts w:hint="eastAsia"/>
          <w:lang w:eastAsia="zh-CN"/>
        </w:rPr>
      </w:pPr>
      <w:r>
        <w:rPr>
          <w:rFonts w:hint="eastAsia"/>
          <w:lang w:eastAsia="zh-CN"/>
        </w:rPr>
        <w:t>无</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lang w:eastAsia="zh-CN"/>
        </w:rPr>
      </w:pPr>
      <w:bookmarkStart w:id="211" w:name="_Toc3351"/>
      <w:r>
        <w:rPr>
          <w:rFonts w:hint="eastAsia"/>
          <w:lang w:eastAsia="zh-CN"/>
        </w:rPr>
        <w:t>输入内容</w:t>
      </w:r>
      <w:bookmarkEnd w:id="211"/>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查看粒度</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top"/>
          </w:tcPr>
          <w:p>
            <w:pPr>
              <w:jc w:val="left"/>
              <w:rPr>
                <w:rFonts w:hint="eastAsia" w:ascii="Arial" w:hAnsi="Arial"/>
                <w:szCs w:val="18"/>
                <w:lang w:val="en-US" w:eastAsia="zh-CN"/>
              </w:rPr>
            </w:pPr>
            <w:r>
              <w:rPr>
                <w:rFonts w:hint="eastAsia" w:ascii="Arial" w:hAnsi="Arial"/>
                <w:szCs w:val="18"/>
                <w:lang w:val="en-US" w:eastAsia="zh-CN"/>
              </w:rPr>
              <w:t>默认为车位，选项有车位、区域、停车场</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车牌号码</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textDirection w:val="lrTb"/>
            <w:vAlign w:val="top"/>
          </w:tcPr>
          <w:p>
            <w:pPr>
              <w:numPr>
                <w:ilvl w:val="0"/>
                <w:numId w:val="0"/>
              </w:numPr>
              <w:jc w:val="left"/>
              <w:rPr>
                <w:rFonts w:hint="eastAsia" w:ascii="Arial" w:hAnsi="Arial"/>
                <w:szCs w:val="18"/>
                <w:lang w:val="en-US" w:eastAsia="zh-CN"/>
              </w:rPr>
            </w:pPr>
            <w:r>
              <w:rPr>
                <w:rFonts w:hint="eastAsia" w:ascii="Arial" w:hAnsi="Arial"/>
                <w:szCs w:val="18"/>
                <w:lang w:val="en-US" w:eastAsia="zh-CN"/>
              </w:rPr>
              <w:t>1、默认为空</w:t>
            </w:r>
          </w:p>
          <w:p>
            <w:pPr>
              <w:numPr>
                <w:ilvl w:val="0"/>
                <w:numId w:val="0"/>
              </w:numPr>
              <w:jc w:val="left"/>
              <w:rPr>
                <w:rFonts w:hint="eastAsia" w:ascii="Arial" w:hAnsi="Arial"/>
                <w:szCs w:val="18"/>
                <w:lang w:val="en-US" w:eastAsia="zh-CN"/>
              </w:rPr>
            </w:pPr>
            <w:r>
              <w:rPr>
                <w:rFonts w:hint="eastAsia" w:ascii="Arial" w:hAnsi="Arial"/>
                <w:szCs w:val="18"/>
                <w:lang w:val="en-US" w:eastAsia="zh-CN"/>
              </w:rPr>
              <w:t>2、</w:t>
            </w:r>
            <w:r>
              <w:rPr>
                <w:rFonts w:hint="eastAsia" w:ascii="Arial" w:hAnsi="Arial"/>
                <w:szCs w:val="18"/>
                <w:lang w:eastAsia="zh-CN"/>
              </w:rPr>
              <w:t>字符最长为</w:t>
            </w:r>
            <w:r>
              <w:rPr>
                <w:rFonts w:hint="eastAsia" w:ascii="Arial" w:hAnsi="Arial"/>
                <w:szCs w:val="18"/>
                <w:lang w:val="en-US" w:eastAsia="zh-CN"/>
              </w:rPr>
              <w:t>30个字符。</w:t>
            </w:r>
          </w:p>
          <w:p>
            <w:pPr>
              <w:jc w:val="left"/>
              <w:rPr>
                <w:rFonts w:hint="eastAsia"/>
                <w:vertAlign w:val="baseline"/>
                <w:lang w:eastAsia="zh-CN"/>
              </w:rPr>
            </w:pPr>
            <w:r>
              <w:rPr>
                <w:rFonts w:hint="eastAsia" w:ascii="Arial" w:hAnsi="Arial"/>
                <w:szCs w:val="18"/>
                <w:lang w:val="en-US" w:eastAsia="zh-CN"/>
              </w:rPr>
              <w:t>3、不允许包含特殊字符。</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车位编号</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textDirection w:val="lrTb"/>
            <w:vAlign w:val="top"/>
          </w:tcPr>
          <w:p>
            <w:pPr>
              <w:numPr>
                <w:ilvl w:val="0"/>
                <w:numId w:val="0"/>
              </w:numPr>
              <w:jc w:val="left"/>
              <w:rPr>
                <w:rFonts w:hint="eastAsia" w:ascii="Arial" w:hAnsi="Arial"/>
                <w:szCs w:val="18"/>
                <w:lang w:val="en-US" w:eastAsia="zh-CN"/>
              </w:rPr>
            </w:pPr>
            <w:r>
              <w:rPr>
                <w:rFonts w:hint="eastAsia" w:ascii="Arial" w:hAnsi="Arial"/>
                <w:szCs w:val="18"/>
                <w:lang w:val="en-US" w:eastAsia="zh-CN"/>
              </w:rPr>
              <w:t>1、默认为空</w:t>
            </w:r>
          </w:p>
          <w:p>
            <w:pPr>
              <w:numPr>
                <w:ilvl w:val="0"/>
                <w:numId w:val="0"/>
              </w:numPr>
              <w:jc w:val="left"/>
              <w:rPr>
                <w:rFonts w:hint="eastAsia" w:ascii="Arial" w:hAnsi="Arial"/>
                <w:szCs w:val="18"/>
                <w:lang w:val="en-US" w:eastAsia="zh-CN"/>
              </w:rPr>
            </w:pPr>
            <w:r>
              <w:rPr>
                <w:rFonts w:hint="eastAsia" w:ascii="Arial" w:hAnsi="Arial"/>
                <w:szCs w:val="18"/>
                <w:lang w:val="en-US" w:eastAsia="zh-CN"/>
              </w:rPr>
              <w:t>2、字符最长为20个字符</w:t>
            </w:r>
          </w:p>
          <w:p>
            <w:pPr>
              <w:jc w:val="left"/>
              <w:rPr>
                <w:rFonts w:hint="eastAsia"/>
                <w:vertAlign w:val="baseline"/>
                <w:lang w:eastAsia="zh-CN"/>
              </w:rPr>
            </w:pPr>
            <w:r>
              <w:rPr>
                <w:rFonts w:hint="eastAsia" w:ascii="Arial" w:hAnsi="Arial"/>
                <w:szCs w:val="18"/>
                <w:lang w:val="en-US" w:eastAsia="zh-CN"/>
              </w:rPr>
              <w:t>3、不允许包含特殊字符。</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上报时间</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默认为当前时间自然日</w:t>
            </w:r>
            <w:r>
              <w:rPr>
                <w:rFonts w:hint="eastAsia"/>
                <w:vertAlign w:val="baseline"/>
                <w:lang w:val="en-US" w:eastAsia="zh-CN"/>
              </w:rPr>
              <w:t>0点到24点</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上报类型</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默认为全部，</w:t>
            </w:r>
          </w:p>
          <w:p>
            <w:pPr>
              <w:jc w:val="center"/>
              <w:rPr>
                <w:rFonts w:hint="eastAsia"/>
                <w:vertAlign w:val="baseline"/>
                <w:lang w:eastAsia="zh-CN"/>
              </w:rPr>
            </w:pPr>
            <w:r>
              <w:rPr>
                <w:rFonts w:hint="eastAsia"/>
                <w:vertAlign w:val="baseline"/>
                <w:lang w:eastAsia="zh-CN"/>
              </w:rPr>
              <w:t>下拉选项为：全部、有车、无车</w:t>
            </w:r>
          </w:p>
        </w:tc>
        <w:tc>
          <w:tcPr>
            <w:tcW w:w="1705" w:type="dxa"/>
            <w:vAlign w:val="center"/>
          </w:tcPr>
          <w:p>
            <w:pPr>
              <w:jc w:val="center"/>
              <w:rPr>
                <w:rFonts w:hint="eastAsia"/>
                <w:vertAlign w:val="baseline"/>
                <w:lang w:eastAsia="zh-CN"/>
              </w:rPr>
            </w:pPr>
            <w:r>
              <w:rPr>
                <w:rFonts w:hint="eastAsia"/>
                <w:vertAlign w:val="baseline"/>
                <w:lang w:eastAsia="zh-CN"/>
              </w:rPr>
              <w:t>上报类型指的是，车位数据上报的数据类型。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区域</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默认为停车场</w:t>
            </w:r>
          </w:p>
          <w:p>
            <w:pPr>
              <w:jc w:val="center"/>
              <w:rPr>
                <w:rFonts w:hint="eastAsia"/>
                <w:vertAlign w:val="baseline"/>
                <w:lang w:eastAsia="zh-CN"/>
              </w:rPr>
            </w:pPr>
            <w:r>
              <w:rPr>
                <w:rFonts w:hint="eastAsia"/>
                <w:vertAlign w:val="baseline"/>
                <w:lang w:eastAsia="zh-CN"/>
              </w:rPr>
              <w:t>下拉选项为：停车场、读取区域列表</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val="en-US" w:eastAsia="zh-CN"/>
              </w:rPr>
            </w:pPr>
            <w:r>
              <w:rPr>
                <w:rFonts w:hint="eastAsia"/>
                <w:vertAlign w:val="baseline"/>
                <w:lang w:val="en-US" w:eastAsia="zh-CN"/>
              </w:rPr>
              <w:t>VIP类型</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默认为全部；</w:t>
            </w:r>
          </w:p>
          <w:p>
            <w:pPr>
              <w:jc w:val="center"/>
              <w:rPr>
                <w:rFonts w:hint="eastAsia"/>
                <w:vertAlign w:val="baseline"/>
                <w:lang w:eastAsia="zh-CN"/>
              </w:rPr>
            </w:pPr>
            <w:r>
              <w:rPr>
                <w:rFonts w:hint="eastAsia"/>
                <w:vertAlign w:val="baseline"/>
                <w:lang w:eastAsia="zh-CN"/>
              </w:rPr>
              <w:t>下拉选项为：全部、读取</w:t>
            </w:r>
            <w:r>
              <w:rPr>
                <w:rFonts w:hint="eastAsia"/>
                <w:vertAlign w:val="baseline"/>
                <w:lang w:val="en-US" w:eastAsia="zh-CN"/>
              </w:rPr>
              <w:t>VIP类型列表</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color w:val="FF0000"/>
                <w:vertAlign w:val="baseline"/>
                <w:lang w:eastAsia="zh-CN"/>
              </w:rPr>
              <w:t>业务采用</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默认为全部；</w:t>
            </w:r>
          </w:p>
          <w:p>
            <w:pPr>
              <w:jc w:val="center"/>
              <w:rPr>
                <w:rFonts w:hint="eastAsia"/>
                <w:vertAlign w:val="baseline"/>
                <w:lang w:eastAsia="zh-CN"/>
              </w:rPr>
            </w:pPr>
            <w:r>
              <w:rPr>
                <w:rFonts w:hint="eastAsia"/>
                <w:vertAlign w:val="baseline"/>
                <w:lang w:eastAsia="zh-CN"/>
              </w:rPr>
              <w:t>下拉选项为：全部、是、否</w:t>
            </w:r>
          </w:p>
        </w:tc>
        <w:tc>
          <w:tcPr>
            <w:tcW w:w="1705" w:type="dxa"/>
            <w:vAlign w:val="center"/>
          </w:tcPr>
          <w:p>
            <w:pPr>
              <w:jc w:val="center"/>
              <w:rPr>
                <w:rFonts w:hint="eastAsia"/>
                <w:vertAlign w:val="baseline"/>
                <w:lang w:eastAsia="zh-CN"/>
              </w:rPr>
            </w:pPr>
            <w:r>
              <w:rPr>
                <w:rFonts w:hint="eastAsia"/>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置信度</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left"/>
              <w:rPr>
                <w:rFonts w:hint="eastAsia" w:ascii="Arial" w:hAnsi="Arial"/>
                <w:szCs w:val="18"/>
                <w:lang w:val="en-US" w:eastAsia="zh-CN"/>
              </w:rPr>
            </w:pPr>
            <w:r>
              <w:rPr>
                <w:rFonts w:hint="eastAsia" w:ascii="Arial" w:hAnsi="Arial"/>
                <w:szCs w:val="18"/>
                <w:lang w:val="en-US" w:eastAsia="zh-CN"/>
              </w:rPr>
              <w:t>只可填入0-100之间的整数。</w:t>
            </w:r>
          </w:p>
          <w:p>
            <w:pPr>
              <w:jc w:val="center"/>
              <w:rPr>
                <w:rFonts w:hint="eastAsia"/>
                <w:vertAlign w:val="baseline"/>
                <w:lang w:eastAsia="zh-CN"/>
              </w:rPr>
            </w:pPr>
            <w:r>
              <w:rPr>
                <w:rFonts w:hint="eastAsia" w:ascii="Arial" w:hAnsi="Arial"/>
                <w:szCs w:val="18"/>
                <w:lang w:val="en-US" w:eastAsia="zh-CN"/>
              </w:rPr>
              <w:t>默认为空；当默认为空时，搜索结果为全部置信度。</w:t>
            </w:r>
          </w:p>
        </w:tc>
        <w:tc>
          <w:tcPr>
            <w:tcW w:w="1705" w:type="dxa"/>
            <w:vAlign w:val="center"/>
          </w:tcPr>
          <w:p>
            <w:pPr>
              <w:jc w:val="center"/>
              <w:rPr>
                <w:rFonts w:hint="eastAsia"/>
                <w:vertAlign w:val="baseline"/>
                <w:lang w:eastAsia="zh-CN"/>
              </w:rPr>
            </w:pPr>
          </w:p>
        </w:tc>
      </w:tr>
    </w:tbl>
    <w:p>
      <w:pPr>
        <w:rPr>
          <w:rFonts w:hint="eastAsia"/>
          <w:lang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lang w:eastAsia="zh-CN"/>
        </w:rPr>
      </w:pPr>
      <w:bookmarkStart w:id="212" w:name="_Toc20301"/>
      <w:r>
        <w:rPr>
          <w:rFonts w:hint="eastAsia"/>
          <w:lang w:eastAsia="zh-CN"/>
        </w:rPr>
        <w:t>输出内容</w:t>
      </w:r>
      <w:bookmarkEnd w:id="212"/>
    </w:p>
    <w:p>
      <w:pPr>
        <w:rPr>
          <w:rFonts w:hint="eastAsia"/>
          <w:lang w:eastAsia="zh-CN"/>
        </w:rPr>
      </w:pPr>
      <w:r>
        <w:rPr>
          <w:rFonts w:hint="eastAsia"/>
          <w:lang w:eastAsia="zh-CN"/>
        </w:rPr>
        <w:t>符合搜索条件的数据</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lang w:eastAsia="zh-CN"/>
        </w:rPr>
      </w:pPr>
      <w:bookmarkStart w:id="213" w:name="_Toc22790"/>
      <w:r>
        <w:rPr>
          <w:rFonts w:hint="eastAsia"/>
          <w:lang w:eastAsia="zh-CN"/>
        </w:rPr>
        <w:t>用例</w:t>
      </w:r>
      <w:bookmarkEnd w:id="213"/>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textDirection w:val="lrTb"/>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用户输入相关查询条件对相应数据进行搜索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textDirection w:val="lrTb"/>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textDirection w:val="lrTb"/>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点击搜索按钮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textDirection w:val="lrTb"/>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无符合搜索条件的数据</w:t>
            </w:r>
          </w:p>
        </w:tc>
        <w:tc>
          <w:tcPr>
            <w:tcW w:w="5208" w:type="dxa"/>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页面提示：无符合搜索条件的数据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在搜索时</w:t>
            </w:r>
          </w:p>
          <w:p>
            <w:pPr>
              <w:pStyle w:val="21"/>
              <w:numPr>
                <w:ilvl w:val="0"/>
                <w:numId w:val="14"/>
              </w:numPr>
              <w:spacing w:line="400" w:lineRule="exact"/>
              <w:rPr>
                <w:rFonts w:hint="eastAsia" w:ascii="Arial" w:hAnsi="Arial"/>
                <w:sz w:val="18"/>
                <w:szCs w:val="18"/>
                <w:lang w:val="en-US" w:eastAsia="zh-CN"/>
              </w:rPr>
            </w:pPr>
            <w:r>
              <w:rPr>
                <w:rFonts w:hint="eastAsia" w:ascii="Arial" w:hAnsi="Arial"/>
                <w:sz w:val="18"/>
                <w:szCs w:val="18"/>
                <w:lang w:val="en-US" w:eastAsia="zh-CN"/>
              </w:rPr>
              <w:t>各搜索条件关系为交集关系</w:t>
            </w:r>
          </w:p>
          <w:p>
            <w:pPr>
              <w:pStyle w:val="21"/>
              <w:numPr>
                <w:ilvl w:val="0"/>
                <w:numId w:val="14"/>
              </w:numPr>
              <w:spacing w:line="400" w:lineRule="exact"/>
              <w:rPr>
                <w:rFonts w:hint="eastAsia" w:ascii="Arial" w:hAnsi="Arial"/>
                <w:sz w:val="18"/>
                <w:szCs w:val="18"/>
                <w:lang w:val="en-US" w:eastAsia="zh-CN"/>
              </w:rPr>
            </w:pPr>
            <w:r>
              <w:rPr>
                <w:rFonts w:hint="eastAsia" w:ascii="Arial" w:hAnsi="Arial"/>
                <w:sz w:val="18"/>
                <w:szCs w:val="18"/>
                <w:lang w:val="en-US" w:eastAsia="zh-CN"/>
              </w:rPr>
              <w:t>搜索字段为空时，条件等同于无</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2、车牌号、车位编号、车主姓名等输入框支持整体模糊搜索，不支持拆字搜索；</w:t>
            </w:r>
          </w:p>
          <w:p>
            <w:pPr>
              <w:pStyle w:val="21"/>
              <w:numPr>
                <w:ilvl w:val="0"/>
                <w:numId w:val="0"/>
              </w:numPr>
              <w:spacing w:line="400" w:lineRule="exact"/>
              <w:ind w:left="0" w:leftChars="0" w:firstLine="0" w:firstLineChars="0"/>
              <w:rPr>
                <w:rFonts w:hint="eastAsia" w:ascii="Arial" w:hAnsi="Arial" w:eastAsia="宋体"/>
                <w:sz w:val="18"/>
                <w:szCs w:val="18"/>
                <w:lang w:eastAsia="zh-CN"/>
              </w:rPr>
            </w:pPr>
            <w:r>
              <w:rPr>
                <w:rFonts w:hint="eastAsia" w:ascii="Arial" w:hAnsi="Arial"/>
                <w:sz w:val="18"/>
                <w:szCs w:val="18"/>
                <w:lang w:val="en-US" w:eastAsia="zh-CN"/>
              </w:rPr>
              <w:t>3、置信度结果值为小于等于输入值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eastAsia="zh-CN"/>
              </w:rPr>
            </w:pPr>
            <w:r>
              <w:rPr>
                <w:rFonts w:hint="eastAsia" w:ascii="Arial" w:hAnsi="Arial"/>
                <w:sz w:val="18"/>
                <w:szCs w:val="18"/>
                <w:lang w:eastAsia="zh-CN"/>
              </w:rPr>
              <w:t>当查看粒度为区域或停车场时，列表不展示车位编号及所属区域字段；</w:t>
            </w:r>
          </w:p>
          <w:p>
            <w:pPr>
              <w:pStyle w:val="21"/>
              <w:numPr>
                <w:ilvl w:val="0"/>
                <w:numId w:val="0"/>
              </w:numPr>
              <w:spacing w:line="400" w:lineRule="exact"/>
              <w:ind w:left="0" w:leftChars="0" w:firstLine="0" w:firstLineChars="0"/>
              <w:rPr>
                <w:rFonts w:hint="eastAsia" w:ascii="Arial" w:hAnsi="Arial"/>
                <w:sz w:val="18"/>
                <w:szCs w:val="18"/>
                <w:lang w:eastAsia="zh-CN"/>
              </w:rPr>
            </w:pPr>
            <w:r>
              <w:rPr>
                <w:rFonts w:hint="eastAsia" w:ascii="Arial" w:hAnsi="Arial"/>
                <w:sz w:val="18"/>
                <w:szCs w:val="18"/>
                <w:lang w:eastAsia="zh-CN"/>
              </w:rPr>
              <w:t>当查看粒度为区域或停车场时，搜索车位编号时，展示车位搜索展示结果，并将查看粒度修改为车位。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textDirection w:val="lrTb"/>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14" w:name="_Toc1658"/>
      <w:r>
        <w:rPr>
          <w:rFonts w:hint="eastAsia"/>
          <w:lang w:eastAsia="zh-CN"/>
        </w:rPr>
        <w:t>数据上报流水</w:t>
      </w:r>
      <w:r>
        <w:rPr>
          <w:rFonts w:hint="eastAsia"/>
          <w:lang w:val="en-US" w:eastAsia="zh-CN"/>
        </w:rPr>
        <w:t>-导出</w:t>
      </w:r>
      <w:bookmarkEnd w:id="214"/>
    </w:p>
    <w:p>
      <w:pPr>
        <w:pStyle w:val="6"/>
        <w:rPr>
          <w:rFonts w:hint="eastAsia"/>
          <w:lang w:eastAsia="zh-CN"/>
        </w:rPr>
      </w:pPr>
      <w:bookmarkStart w:id="215" w:name="_Toc11058"/>
      <w:r>
        <w:rPr>
          <w:rFonts w:hint="eastAsia"/>
          <w:lang w:eastAsia="zh-CN"/>
        </w:rPr>
        <w:t>原型界面</w:t>
      </w:r>
      <w:bookmarkEnd w:id="215"/>
    </w:p>
    <w:p>
      <w:pPr>
        <w:rPr>
          <w:rFonts w:hint="eastAsia"/>
          <w:lang w:eastAsia="zh-CN"/>
        </w:rPr>
      </w:pPr>
      <w:r>
        <w:rPr>
          <w:rFonts w:hint="eastAsia"/>
          <w:lang w:eastAsia="zh-CN"/>
        </w:rPr>
        <w:drawing>
          <wp:inline distT="0" distB="0" distL="114300" distR="114300">
            <wp:extent cx="5269230" cy="2163445"/>
            <wp:effectExtent l="0" t="0" r="7620" b="8255"/>
            <wp:docPr id="8" name="图片 8" descr="车位上报流水导出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车位上报流水导出图片"/>
                    <pic:cNvPicPr>
                      <a:picLocks noChangeAspect="1"/>
                    </pic:cNvPicPr>
                  </pic:nvPicPr>
                  <pic:blipFill>
                    <a:blip r:embed="rId23"/>
                    <a:stretch>
                      <a:fillRect/>
                    </a:stretch>
                  </pic:blipFill>
                  <pic:spPr>
                    <a:xfrm>
                      <a:off x="0" y="0"/>
                      <a:ext cx="5269230" cy="2163445"/>
                    </a:xfrm>
                    <a:prstGeom prst="rect">
                      <a:avLst/>
                    </a:prstGeom>
                  </pic:spPr>
                </pic:pic>
              </a:graphicData>
            </a:graphic>
          </wp:inline>
        </w:drawing>
      </w:r>
    </w:p>
    <w:p>
      <w:pPr>
        <w:pStyle w:val="6"/>
        <w:rPr>
          <w:rFonts w:hint="eastAsia"/>
          <w:lang w:eastAsia="zh-CN"/>
        </w:rPr>
      </w:pPr>
      <w:bookmarkStart w:id="216" w:name="_Toc20221"/>
      <w:r>
        <w:rPr>
          <w:rFonts w:hint="eastAsia"/>
          <w:lang w:eastAsia="zh-CN"/>
        </w:rPr>
        <w:t>界面说明</w:t>
      </w:r>
      <w:bookmarkEnd w:id="216"/>
    </w:p>
    <w:p>
      <w:pPr>
        <w:rPr>
          <w:rFonts w:hint="eastAsia"/>
          <w:lang w:eastAsia="zh-CN"/>
        </w:rPr>
      </w:pPr>
      <w:r>
        <w:rPr>
          <w:rFonts w:hint="eastAsia"/>
          <w:lang w:eastAsia="zh-CN"/>
        </w:rPr>
        <w:t>无</w:t>
      </w:r>
    </w:p>
    <w:p>
      <w:pPr>
        <w:pStyle w:val="6"/>
        <w:rPr>
          <w:rFonts w:hint="eastAsia"/>
          <w:lang w:eastAsia="zh-CN"/>
        </w:rPr>
      </w:pPr>
      <w:bookmarkStart w:id="217" w:name="_Toc8757"/>
      <w:r>
        <w:rPr>
          <w:rFonts w:hint="eastAsia"/>
          <w:lang w:eastAsia="zh-CN"/>
        </w:rPr>
        <w:t>输入内容</w:t>
      </w:r>
      <w:bookmarkEnd w:id="217"/>
    </w:p>
    <w:p>
      <w:pPr>
        <w:rPr>
          <w:rFonts w:hint="eastAsia"/>
          <w:lang w:eastAsia="zh-CN"/>
        </w:rPr>
      </w:pPr>
      <w:r>
        <w:rPr>
          <w:rFonts w:hint="eastAsia"/>
          <w:lang w:eastAsia="zh-CN"/>
        </w:rPr>
        <w:t>无</w:t>
      </w:r>
    </w:p>
    <w:p>
      <w:pPr>
        <w:pStyle w:val="6"/>
        <w:rPr>
          <w:rFonts w:hint="eastAsia"/>
          <w:lang w:eastAsia="zh-CN"/>
        </w:rPr>
      </w:pPr>
      <w:bookmarkStart w:id="218" w:name="_Toc20339"/>
      <w:r>
        <w:rPr>
          <w:rFonts w:hint="eastAsia"/>
          <w:lang w:eastAsia="zh-CN"/>
        </w:rPr>
        <w:t>输出内容</w:t>
      </w:r>
      <w:bookmarkEnd w:id="218"/>
    </w:p>
    <w:p>
      <w:pPr>
        <w:rPr>
          <w:rFonts w:hint="eastAsia"/>
          <w:lang w:eastAsia="zh-CN"/>
        </w:rPr>
      </w:pPr>
      <w:r>
        <w:rPr>
          <w:rFonts w:hint="eastAsia"/>
          <w:lang w:eastAsia="zh-CN"/>
        </w:rPr>
        <w:t>无</w:t>
      </w:r>
    </w:p>
    <w:p>
      <w:pPr>
        <w:pStyle w:val="6"/>
        <w:rPr>
          <w:rFonts w:hint="eastAsia"/>
          <w:lang w:eastAsia="zh-CN"/>
        </w:rPr>
      </w:pPr>
      <w:bookmarkStart w:id="219" w:name="_Toc27384"/>
      <w:r>
        <w:rPr>
          <w:rFonts w:hint="eastAsia"/>
          <w:lang w:eastAsia="zh-CN"/>
        </w:rPr>
        <w:t>用例</w:t>
      </w:r>
      <w:bookmarkEnd w:id="219"/>
    </w:p>
    <w:p>
      <w:pPr>
        <w:rPr>
          <w:rFonts w:hint="eastAsia"/>
          <w:lang w:eastAsia="zh-CN"/>
        </w:rPr>
      </w:pPr>
      <w:r>
        <w:rPr>
          <w:rFonts w:hint="eastAsia"/>
          <w:lang w:eastAsia="zh-CN"/>
        </w:rPr>
        <w:t>标准导出</w:t>
      </w:r>
    </w:p>
    <w:p>
      <w:pPr>
        <w:pStyle w:val="5"/>
        <w:rPr>
          <w:rFonts w:hint="eastAsia" w:eastAsia="微软雅黑"/>
          <w:lang w:eastAsia="zh-CN"/>
        </w:rPr>
      </w:pPr>
      <w:bookmarkStart w:id="220" w:name="_Toc9944"/>
      <w:r>
        <w:rPr>
          <w:rFonts w:hint="eastAsia"/>
          <w:lang w:eastAsia="zh-CN"/>
        </w:rPr>
        <w:t>进出报表</w:t>
      </w:r>
      <w:bookmarkEnd w:id="220"/>
    </w:p>
    <w:p>
      <w:pPr>
        <w:pStyle w:val="6"/>
        <w:rPr>
          <w:rFonts w:hint="eastAsia"/>
          <w:lang w:eastAsia="zh-CN"/>
        </w:rPr>
      </w:pPr>
      <w:bookmarkStart w:id="221" w:name="_Toc8028"/>
      <w:r>
        <w:rPr>
          <w:rFonts w:hint="eastAsia"/>
          <w:lang w:eastAsia="zh-CN"/>
        </w:rPr>
        <w:t>原型界面</w:t>
      </w:r>
      <w:bookmarkEnd w:id="221"/>
    </w:p>
    <w:p>
      <w:pPr>
        <w:rPr>
          <w:rFonts w:hint="eastAsia"/>
          <w:lang w:eastAsia="zh-CN"/>
        </w:rPr>
      </w:pPr>
      <w:r>
        <w:rPr>
          <w:rFonts w:hint="eastAsia"/>
          <w:lang w:eastAsia="zh-CN"/>
        </w:rPr>
        <w:drawing>
          <wp:inline distT="0" distB="0" distL="114300" distR="114300">
            <wp:extent cx="5271770" cy="4022725"/>
            <wp:effectExtent l="0" t="0" r="5080" b="15875"/>
            <wp:docPr id="29" name="图片 29" descr="进出报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进出报表"/>
                    <pic:cNvPicPr>
                      <a:picLocks noChangeAspect="1"/>
                    </pic:cNvPicPr>
                  </pic:nvPicPr>
                  <pic:blipFill>
                    <a:blip r:embed="rId24"/>
                    <a:stretch>
                      <a:fillRect/>
                    </a:stretch>
                  </pic:blipFill>
                  <pic:spPr>
                    <a:xfrm>
                      <a:off x="0" y="0"/>
                      <a:ext cx="5271770" cy="4022725"/>
                    </a:xfrm>
                    <a:prstGeom prst="rect">
                      <a:avLst/>
                    </a:prstGeom>
                  </pic:spPr>
                </pic:pic>
              </a:graphicData>
            </a:graphic>
          </wp:inline>
        </w:drawing>
      </w:r>
    </w:p>
    <w:p>
      <w:pPr>
        <w:pStyle w:val="6"/>
        <w:rPr>
          <w:rFonts w:hint="eastAsia"/>
          <w:lang w:eastAsia="zh-CN"/>
        </w:rPr>
      </w:pPr>
      <w:bookmarkStart w:id="222" w:name="_Toc27415"/>
      <w:r>
        <w:rPr>
          <w:rFonts w:hint="eastAsia"/>
          <w:lang w:eastAsia="zh-CN"/>
        </w:rPr>
        <w:t>界面说明</w:t>
      </w:r>
      <w:bookmarkEnd w:id="222"/>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r>
              <w:rPr>
                <w:rFonts w:hint="eastAsia"/>
                <w:vertAlign w:val="baseline"/>
                <w:lang w:eastAsia="zh-CN"/>
              </w:rPr>
              <w:t>界面</w:t>
            </w:r>
          </w:p>
        </w:tc>
        <w:tc>
          <w:tcPr>
            <w:tcW w:w="1704" w:type="dxa"/>
          </w:tcPr>
          <w:p>
            <w:pPr>
              <w:rPr>
                <w:rFonts w:hint="eastAsia"/>
                <w:vertAlign w:val="baseline"/>
                <w:lang w:eastAsia="zh-CN"/>
              </w:rPr>
            </w:pPr>
            <w:r>
              <w:rPr>
                <w:rFonts w:hint="eastAsia"/>
                <w:vertAlign w:val="baseline"/>
                <w:lang w:eastAsia="zh-CN"/>
              </w:rPr>
              <w:t>界面元素</w:t>
            </w:r>
          </w:p>
        </w:tc>
        <w:tc>
          <w:tcPr>
            <w:tcW w:w="1704" w:type="dxa"/>
          </w:tcPr>
          <w:p>
            <w:pPr>
              <w:rPr>
                <w:rFonts w:hint="eastAsia"/>
                <w:vertAlign w:val="baseline"/>
                <w:lang w:eastAsia="zh-CN"/>
              </w:rPr>
            </w:pPr>
            <w:r>
              <w:rPr>
                <w:rFonts w:hint="eastAsia"/>
                <w:vertAlign w:val="baseline"/>
                <w:lang w:eastAsia="zh-CN"/>
              </w:rPr>
              <w:t>类型</w:t>
            </w:r>
          </w:p>
        </w:tc>
        <w:tc>
          <w:tcPr>
            <w:tcW w:w="1705" w:type="dxa"/>
          </w:tcPr>
          <w:p>
            <w:pPr>
              <w:rPr>
                <w:rFonts w:hint="eastAsia"/>
                <w:vertAlign w:val="baseline"/>
                <w:lang w:eastAsia="zh-CN"/>
              </w:rPr>
            </w:pPr>
            <w:r>
              <w:rPr>
                <w:rFonts w:hint="eastAsia"/>
                <w:vertAlign w:val="baseline"/>
                <w:lang w:eastAsia="zh-CN"/>
              </w:rPr>
              <w:t>数据来源</w:t>
            </w:r>
          </w:p>
        </w:tc>
        <w:tc>
          <w:tcPr>
            <w:tcW w:w="1705" w:type="dxa"/>
          </w:tcPr>
          <w:p>
            <w:pPr>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r>
              <w:rPr>
                <w:rFonts w:hint="eastAsia"/>
                <w:vertAlign w:val="baseline"/>
                <w:lang w:eastAsia="zh-CN"/>
              </w:rPr>
              <w:t>进出报表</w:t>
            </w:r>
          </w:p>
        </w:tc>
        <w:tc>
          <w:tcPr>
            <w:tcW w:w="1704" w:type="dxa"/>
          </w:tcPr>
          <w:p>
            <w:pPr>
              <w:rPr>
                <w:rFonts w:hint="eastAsia"/>
                <w:vertAlign w:val="baseline"/>
                <w:lang w:eastAsia="zh-CN"/>
              </w:rPr>
            </w:pPr>
            <w:r>
              <w:rPr>
                <w:rFonts w:hint="eastAsia"/>
                <w:vertAlign w:val="baseline"/>
                <w:lang w:eastAsia="zh-CN"/>
              </w:rPr>
              <w:t>报表纬度</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r>
              <w:rPr>
                <w:rFonts w:hint="eastAsia"/>
                <w:vertAlign w:val="baseline"/>
                <w:lang w:eastAsia="zh-CN"/>
              </w:rPr>
              <w:t>报表纬度指的是报表查看纬度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统计对象</w:t>
            </w:r>
          </w:p>
        </w:tc>
        <w:tc>
          <w:tcPr>
            <w:tcW w:w="1704" w:type="dxa"/>
          </w:tcPr>
          <w:p>
            <w:pPr>
              <w:rPr>
                <w:rFonts w:hint="eastAsia"/>
                <w:vertAlign w:val="baseline"/>
                <w:lang w:eastAsia="zh-CN"/>
              </w:rPr>
            </w:pPr>
            <w:r>
              <w:rPr>
                <w:rFonts w:hint="eastAsia"/>
                <w:vertAlign w:val="baseline"/>
                <w:lang w:eastAsia="zh-CN"/>
              </w:rPr>
              <w:t>下拉框</w:t>
            </w:r>
          </w:p>
        </w:tc>
        <w:tc>
          <w:tcPr>
            <w:tcW w:w="1705" w:type="dxa"/>
          </w:tcPr>
          <w:p>
            <w:pPr>
              <w:rPr>
                <w:rFonts w:hint="eastAsia"/>
                <w:vertAlign w:val="baseline"/>
                <w:lang w:eastAsia="zh-CN"/>
              </w:rPr>
            </w:pPr>
            <w:r>
              <w:rPr>
                <w:rFonts w:hint="eastAsia"/>
                <w:vertAlign w:val="baseline"/>
                <w:lang w:eastAsia="zh-CN"/>
              </w:rPr>
              <w:t>后台获取</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名称</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日期</w:t>
            </w:r>
          </w:p>
        </w:tc>
        <w:tc>
          <w:tcPr>
            <w:tcW w:w="1704" w:type="dxa"/>
          </w:tcPr>
          <w:p>
            <w:pPr>
              <w:rPr>
                <w:rFonts w:hint="eastAsia"/>
                <w:vertAlign w:val="baseline"/>
                <w:lang w:eastAsia="zh-CN"/>
              </w:rPr>
            </w:pPr>
            <w:r>
              <w:rPr>
                <w:rFonts w:hint="eastAsia"/>
                <w:vertAlign w:val="baseline"/>
                <w:lang w:eastAsia="zh-CN"/>
              </w:rPr>
              <w:t>输入框</w:t>
            </w:r>
          </w:p>
        </w:tc>
        <w:tc>
          <w:tcPr>
            <w:tcW w:w="1705" w:type="dxa"/>
          </w:tcPr>
          <w:p>
            <w:pPr>
              <w:rPr>
                <w:rFonts w:hint="eastAsia"/>
                <w:vertAlign w:val="baseline"/>
                <w:lang w:eastAsia="zh-CN"/>
              </w:rPr>
            </w:pPr>
            <w:r>
              <w:rPr>
                <w:rFonts w:hint="eastAsia"/>
                <w:vertAlign w:val="baseline"/>
                <w:lang w:eastAsia="zh-CN"/>
              </w:rPr>
              <w:t>用户输入</w:t>
            </w: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p>
        </w:tc>
        <w:tc>
          <w:tcPr>
            <w:tcW w:w="1704" w:type="dxa"/>
          </w:tcPr>
          <w:p>
            <w:pPr>
              <w:rPr>
                <w:rFonts w:hint="eastAsia"/>
                <w:vertAlign w:val="baseline"/>
                <w:lang w:eastAsia="zh-CN"/>
              </w:rPr>
            </w:pPr>
            <w:r>
              <w:rPr>
                <w:rFonts w:hint="eastAsia"/>
                <w:vertAlign w:val="baseline"/>
                <w:lang w:eastAsia="zh-CN"/>
              </w:rPr>
              <w:t>搜索</w:t>
            </w:r>
          </w:p>
        </w:tc>
        <w:tc>
          <w:tcPr>
            <w:tcW w:w="1704" w:type="dxa"/>
          </w:tcPr>
          <w:p>
            <w:pPr>
              <w:rPr>
                <w:rFonts w:hint="eastAsia"/>
                <w:vertAlign w:val="baseline"/>
                <w:lang w:eastAsia="zh-CN"/>
              </w:rPr>
            </w:pPr>
            <w:r>
              <w:rPr>
                <w:rFonts w:hint="eastAsia"/>
                <w:vertAlign w:val="baseline"/>
                <w:lang w:eastAsia="zh-CN"/>
              </w:rPr>
              <w:t>按钮</w:t>
            </w:r>
          </w:p>
        </w:tc>
        <w:tc>
          <w:tcPr>
            <w:tcW w:w="1705" w:type="dxa"/>
          </w:tcPr>
          <w:p>
            <w:pPr>
              <w:rPr>
                <w:rFonts w:hint="eastAsia"/>
                <w:vertAlign w:val="baseline"/>
                <w:lang w:eastAsia="zh-CN"/>
              </w:rPr>
            </w:pP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p>
        </w:tc>
        <w:tc>
          <w:tcPr>
            <w:tcW w:w="1704" w:type="dxa"/>
            <w:textDirection w:val="lrTb"/>
            <w:vAlign w:val="top"/>
          </w:tcPr>
          <w:p>
            <w:pPr>
              <w:rPr>
                <w:rFonts w:hint="eastAsia"/>
                <w:vertAlign w:val="baseline"/>
                <w:lang w:eastAsia="zh-CN"/>
              </w:rPr>
            </w:pPr>
            <w:r>
              <w:rPr>
                <w:rFonts w:hint="eastAsia"/>
                <w:vertAlign w:val="baseline"/>
                <w:lang w:eastAsia="zh-CN"/>
              </w:rPr>
              <w:t>导出</w:t>
            </w:r>
          </w:p>
        </w:tc>
        <w:tc>
          <w:tcPr>
            <w:tcW w:w="1704" w:type="dxa"/>
          </w:tcPr>
          <w:p>
            <w:pPr>
              <w:rPr>
                <w:rFonts w:hint="eastAsia"/>
                <w:vertAlign w:val="baseline"/>
                <w:lang w:eastAsia="zh-CN"/>
              </w:rPr>
            </w:pPr>
            <w:r>
              <w:rPr>
                <w:rFonts w:hint="eastAsia"/>
                <w:vertAlign w:val="baseline"/>
                <w:lang w:eastAsia="zh-CN"/>
              </w:rPr>
              <w:t>按钮</w:t>
            </w:r>
          </w:p>
        </w:tc>
        <w:tc>
          <w:tcPr>
            <w:tcW w:w="1705" w:type="dxa"/>
          </w:tcPr>
          <w:p>
            <w:pPr>
              <w:rPr>
                <w:rFonts w:hint="eastAsia"/>
                <w:vertAlign w:val="baseline"/>
                <w:lang w:eastAsia="zh-CN"/>
              </w:rPr>
            </w:pPr>
          </w:p>
        </w:tc>
        <w:tc>
          <w:tcPr>
            <w:tcW w:w="1705"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p>
        </w:tc>
        <w:tc>
          <w:tcPr>
            <w:tcW w:w="1704" w:type="dxa"/>
            <w:textDirection w:val="lrTb"/>
            <w:vAlign w:val="top"/>
          </w:tcPr>
          <w:p>
            <w:pPr>
              <w:rPr>
                <w:rFonts w:hint="eastAsia"/>
                <w:vertAlign w:val="baseline"/>
                <w:lang w:eastAsia="zh-CN"/>
              </w:rPr>
            </w:pPr>
            <w:r>
              <w:rPr>
                <w:rFonts w:hint="eastAsia"/>
                <w:vertAlign w:val="baseline"/>
                <w:lang w:eastAsia="zh-CN"/>
              </w:rPr>
              <w:t>打印</w:t>
            </w:r>
          </w:p>
        </w:tc>
        <w:tc>
          <w:tcPr>
            <w:tcW w:w="1704" w:type="dxa"/>
          </w:tcPr>
          <w:p>
            <w:pPr>
              <w:rPr>
                <w:rFonts w:hint="eastAsia"/>
                <w:vertAlign w:val="baseline"/>
                <w:lang w:eastAsia="zh-CN"/>
              </w:rPr>
            </w:pPr>
            <w:r>
              <w:rPr>
                <w:rFonts w:hint="eastAsia"/>
                <w:vertAlign w:val="baseline"/>
                <w:lang w:eastAsia="zh-CN"/>
              </w:rPr>
              <w:t>按钮</w:t>
            </w:r>
          </w:p>
        </w:tc>
        <w:tc>
          <w:tcPr>
            <w:tcW w:w="1705" w:type="dxa"/>
          </w:tcPr>
          <w:p>
            <w:pPr>
              <w:rPr>
                <w:rFonts w:hint="eastAsia"/>
                <w:vertAlign w:val="baseline"/>
                <w:lang w:eastAsia="zh-CN"/>
              </w:rPr>
            </w:pPr>
          </w:p>
        </w:tc>
        <w:tc>
          <w:tcPr>
            <w:tcW w:w="1705" w:type="dxa"/>
          </w:tcPr>
          <w:p>
            <w:pPr>
              <w:rPr>
                <w:rFonts w:hint="eastAsia"/>
                <w:vertAlign w:val="baseline"/>
                <w:lang w:eastAsia="zh-CN"/>
              </w:rPr>
            </w:pPr>
            <w:r>
              <w:rPr>
                <w:rFonts w:hint="eastAsia"/>
                <w:vertAlign w:val="baseline"/>
                <w:lang w:eastAsia="zh-CN"/>
              </w:rPr>
              <w:t>打印可将搜索结果列表中的所有数据打印出来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p>
        </w:tc>
        <w:tc>
          <w:tcPr>
            <w:tcW w:w="1704" w:type="dxa"/>
            <w:textDirection w:val="lrTb"/>
            <w:vAlign w:val="top"/>
          </w:tcPr>
          <w:p>
            <w:pPr>
              <w:rPr>
                <w:rFonts w:hint="eastAsia"/>
                <w:vertAlign w:val="baseline"/>
                <w:lang w:eastAsia="zh-CN"/>
              </w:rPr>
            </w:pPr>
            <w:r>
              <w:rPr>
                <w:rFonts w:hint="eastAsia"/>
                <w:vertAlign w:val="baseline"/>
                <w:lang w:eastAsia="zh-CN"/>
              </w:rPr>
              <w:t>图表展示</w:t>
            </w:r>
          </w:p>
        </w:tc>
        <w:tc>
          <w:tcPr>
            <w:tcW w:w="1704" w:type="dxa"/>
          </w:tcPr>
          <w:p>
            <w:pPr>
              <w:rPr>
                <w:rFonts w:hint="eastAsia"/>
                <w:vertAlign w:val="baseline"/>
                <w:lang w:eastAsia="zh-CN"/>
              </w:rPr>
            </w:pPr>
            <w:r>
              <w:rPr>
                <w:rFonts w:hint="eastAsia"/>
                <w:vertAlign w:val="baseline"/>
                <w:lang w:eastAsia="zh-CN"/>
              </w:rPr>
              <w:t>按钮</w:t>
            </w:r>
          </w:p>
        </w:tc>
        <w:tc>
          <w:tcPr>
            <w:tcW w:w="1705" w:type="dxa"/>
          </w:tcPr>
          <w:p>
            <w:pPr>
              <w:rPr>
                <w:rFonts w:hint="eastAsia"/>
                <w:vertAlign w:val="baseline"/>
                <w:lang w:eastAsia="zh-CN"/>
              </w:rPr>
            </w:pPr>
          </w:p>
        </w:tc>
        <w:tc>
          <w:tcPr>
            <w:tcW w:w="1705" w:type="dxa"/>
          </w:tcPr>
          <w:p>
            <w:pPr>
              <w:rPr>
                <w:rFonts w:hint="eastAsia"/>
                <w:vertAlign w:val="baseline"/>
                <w:lang w:eastAsia="zh-CN"/>
              </w:rPr>
            </w:pPr>
            <w:r>
              <w:rPr>
                <w:rFonts w:hint="eastAsia"/>
                <w:vertAlign w:val="baseline"/>
                <w:lang w:eastAsia="zh-CN"/>
              </w:rPr>
              <w:t>采用柱状图展示当前列表中的数据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eastAsia="zh-CN"/>
              </w:rPr>
            </w:pPr>
          </w:p>
        </w:tc>
        <w:tc>
          <w:tcPr>
            <w:tcW w:w="1704" w:type="dxa"/>
            <w:textDirection w:val="lrTb"/>
            <w:vAlign w:val="top"/>
          </w:tcPr>
          <w:p>
            <w:pPr>
              <w:rPr>
                <w:rFonts w:hint="eastAsia"/>
                <w:vertAlign w:val="baseline"/>
                <w:lang w:eastAsia="zh-CN"/>
              </w:rPr>
            </w:pPr>
            <w:r>
              <w:rPr>
                <w:rFonts w:hint="eastAsia"/>
                <w:vertAlign w:val="baseline"/>
                <w:lang w:eastAsia="zh-CN"/>
              </w:rPr>
              <w:t>列表</w:t>
            </w:r>
          </w:p>
        </w:tc>
        <w:tc>
          <w:tcPr>
            <w:tcW w:w="1704" w:type="dxa"/>
          </w:tcPr>
          <w:p>
            <w:pPr>
              <w:rPr>
                <w:rFonts w:hint="eastAsia"/>
                <w:vertAlign w:val="baseline"/>
                <w:lang w:eastAsia="zh-CN"/>
              </w:rPr>
            </w:pPr>
            <w:r>
              <w:rPr>
                <w:rFonts w:hint="eastAsia"/>
                <w:vertAlign w:val="baseline"/>
                <w:lang w:eastAsia="zh-CN"/>
              </w:rPr>
              <w:t>列表</w:t>
            </w:r>
          </w:p>
        </w:tc>
        <w:tc>
          <w:tcPr>
            <w:tcW w:w="1705" w:type="dxa"/>
          </w:tcPr>
          <w:p>
            <w:pPr>
              <w:rPr>
                <w:rFonts w:hint="eastAsia"/>
                <w:vertAlign w:val="baseline"/>
                <w:lang w:eastAsia="zh-CN"/>
              </w:rPr>
            </w:pPr>
          </w:p>
        </w:tc>
        <w:tc>
          <w:tcPr>
            <w:tcW w:w="1705" w:type="dxa"/>
          </w:tcPr>
          <w:p>
            <w:pPr>
              <w:rPr>
                <w:rFonts w:hint="eastAsia"/>
                <w:vertAlign w:val="baseline"/>
                <w:lang w:eastAsia="zh-CN"/>
              </w:rPr>
            </w:pPr>
            <w:r>
              <w:rPr>
                <w:rFonts w:hint="eastAsia"/>
                <w:vertAlign w:val="baseline"/>
                <w:lang w:eastAsia="zh-CN"/>
              </w:rPr>
              <w:t>列表包括：日期（起）、日期（止）、统计对象（停车场名称</w:t>
            </w:r>
            <w:r>
              <w:rPr>
                <w:rFonts w:hint="eastAsia"/>
                <w:vertAlign w:val="baseline"/>
                <w:lang w:val="en-US" w:eastAsia="zh-CN"/>
              </w:rPr>
              <w:t>/区域名称/车位类型/车位编号/车辆类型）、进场（次数）、出场（次数）</w:t>
            </w:r>
          </w:p>
        </w:tc>
      </w:tr>
    </w:tbl>
    <w:p>
      <w:pPr>
        <w:rPr>
          <w:rFonts w:hint="eastAsia"/>
          <w:lang w:eastAsia="zh-CN"/>
        </w:rPr>
      </w:pPr>
    </w:p>
    <w:p>
      <w:pPr>
        <w:rPr>
          <w:rFonts w:hint="eastAsia"/>
          <w:lang w:eastAsia="zh-CN"/>
        </w:rPr>
      </w:pPr>
    </w:p>
    <w:p>
      <w:pPr>
        <w:pStyle w:val="6"/>
        <w:rPr>
          <w:rFonts w:hint="eastAsia"/>
          <w:lang w:val="en-US" w:eastAsia="zh-CN"/>
        </w:rPr>
      </w:pPr>
      <w:bookmarkStart w:id="223" w:name="_Toc31486"/>
      <w:r>
        <w:rPr>
          <w:rFonts w:hint="eastAsia"/>
          <w:lang w:val="en-US" w:eastAsia="zh-CN"/>
        </w:rPr>
        <w:t>输入内容</w:t>
      </w:r>
      <w:bookmarkEnd w:id="223"/>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lang w:val="en-US" w:eastAsia="zh-CN"/>
              </w:rPr>
              <w:t>名称</w:t>
            </w:r>
          </w:p>
        </w:tc>
        <w:tc>
          <w:tcPr>
            <w:tcW w:w="1704" w:type="dxa"/>
          </w:tcPr>
          <w:p>
            <w:pPr>
              <w:rPr>
                <w:rFonts w:hint="eastAsia"/>
                <w:vertAlign w:val="baseline"/>
                <w:lang w:val="en-US" w:eastAsia="zh-CN"/>
              </w:rPr>
            </w:pPr>
            <w:r>
              <w:rPr>
                <w:rFonts w:hint="eastAsia"/>
                <w:vertAlign w:val="baseline"/>
                <w:lang w:val="en-US" w:eastAsia="zh-CN"/>
              </w:rPr>
              <w:t>控件类型</w:t>
            </w:r>
          </w:p>
        </w:tc>
        <w:tc>
          <w:tcPr>
            <w:tcW w:w="1704" w:type="dxa"/>
          </w:tcPr>
          <w:p>
            <w:pPr>
              <w:rPr>
                <w:rFonts w:hint="eastAsia"/>
                <w:vertAlign w:val="baseline"/>
                <w:lang w:val="en-US" w:eastAsia="zh-CN"/>
              </w:rPr>
            </w:pPr>
            <w:r>
              <w:rPr>
                <w:rFonts w:hint="eastAsia"/>
                <w:vertAlign w:val="baseline"/>
                <w:lang w:val="en-US" w:eastAsia="zh-CN"/>
              </w:rPr>
              <w:t>是否必填</w:t>
            </w:r>
          </w:p>
        </w:tc>
        <w:tc>
          <w:tcPr>
            <w:tcW w:w="1705" w:type="dxa"/>
          </w:tcPr>
          <w:p>
            <w:pPr>
              <w:rPr>
                <w:rFonts w:hint="eastAsia"/>
                <w:vertAlign w:val="baseline"/>
                <w:lang w:val="en-US" w:eastAsia="zh-CN"/>
              </w:rPr>
            </w:pPr>
            <w:r>
              <w:rPr>
                <w:rFonts w:hint="eastAsia"/>
                <w:vertAlign w:val="baseline"/>
                <w:lang w:val="en-US" w:eastAsia="zh-CN"/>
              </w:rPr>
              <w:t>约束条件</w:t>
            </w:r>
          </w:p>
        </w:tc>
        <w:tc>
          <w:tcPr>
            <w:tcW w:w="1705" w:type="dxa"/>
          </w:tcPr>
          <w:p>
            <w:pPr>
              <w:rPr>
                <w:rFonts w:hint="eastAsia"/>
                <w:vertAlign w:val="baseline"/>
                <w:lang w:val="en-US" w:eastAsia="zh-CN"/>
              </w:rPr>
            </w:pPr>
            <w:r>
              <w:rPr>
                <w:rFonts w:hint="eastAsia"/>
                <w:vertAlign w:val="baseline"/>
                <w:lang w:val="en-US" w:eastAsia="zh-CN"/>
              </w:rPr>
              <w:t>其他说明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报表纬度</w:t>
            </w:r>
          </w:p>
        </w:tc>
        <w:tc>
          <w:tcPr>
            <w:tcW w:w="1704" w:type="dxa"/>
          </w:tcPr>
          <w:p>
            <w:pPr>
              <w:rPr>
                <w:rFonts w:hint="eastAsia"/>
                <w:vertAlign w:val="baseline"/>
                <w:lang w:val="en-US" w:eastAsia="zh-CN"/>
              </w:rPr>
            </w:pPr>
            <w:r>
              <w:rPr>
                <w:rFonts w:hint="eastAsia"/>
                <w:vertAlign w:val="baseline"/>
                <w:lang w:val="en-US" w:eastAsia="zh-CN"/>
              </w:rPr>
              <w:t>下拉框</w:t>
            </w:r>
          </w:p>
        </w:tc>
        <w:tc>
          <w:tcPr>
            <w:tcW w:w="1704" w:type="dxa"/>
          </w:tcPr>
          <w:p>
            <w:pPr>
              <w:rPr>
                <w:rFonts w:hint="eastAsia"/>
                <w:vertAlign w:val="baseline"/>
                <w:lang w:val="en-US" w:eastAsia="zh-CN"/>
              </w:rPr>
            </w:pPr>
            <w:r>
              <w:rPr>
                <w:rFonts w:hint="eastAsia"/>
                <w:vertAlign w:val="baseline"/>
                <w:lang w:val="en-US" w:eastAsia="zh-CN"/>
              </w:rPr>
              <w:t>是</w:t>
            </w:r>
          </w:p>
        </w:tc>
        <w:tc>
          <w:tcPr>
            <w:tcW w:w="1705" w:type="dxa"/>
          </w:tcPr>
          <w:p>
            <w:pPr>
              <w:rPr>
                <w:rFonts w:hint="eastAsia"/>
                <w:vertAlign w:val="baseline"/>
                <w:lang w:val="en-US" w:eastAsia="zh-CN"/>
              </w:rPr>
            </w:pPr>
            <w:r>
              <w:rPr>
                <w:rFonts w:hint="eastAsia"/>
                <w:vertAlign w:val="baseline"/>
                <w:lang w:val="en-US" w:eastAsia="zh-CN"/>
              </w:rPr>
              <w:t>默认显示为日报、选项为小时、日报、月报、年报、时段</w:t>
            </w:r>
          </w:p>
        </w:tc>
        <w:tc>
          <w:tcPr>
            <w:tcW w:w="1705" w:type="dxa"/>
          </w:tcPr>
          <w:p>
            <w:pPr>
              <w:rPr>
                <w:rFonts w:hint="eastAsia"/>
                <w:vertAlign w:val="baseline"/>
                <w:lang w:val="en-US" w:eastAsia="zh-CN"/>
              </w:rPr>
            </w:pPr>
            <w:r>
              <w:rPr>
                <w:rFonts w:hint="eastAsia"/>
                <w:vertAlign w:val="baseline"/>
                <w:lang w:val="en-US" w:eastAsia="zh-CN"/>
              </w:rPr>
              <w:t>用户点击时段时，可选择一个特定的时间区间，并在列表中展示相应的进出车次数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统计对象</w:t>
            </w:r>
          </w:p>
        </w:tc>
        <w:tc>
          <w:tcPr>
            <w:tcW w:w="1704" w:type="dxa"/>
          </w:tcPr>
          <w:p>
            <w:pPr>
              <w:rPr>
                <w:rFonts w:hint="eastAsia"/>
                <w:vertAlign w:val="baseline"/>
                <w:lang w:val="en-US" w:eastAsia="zh-CN"/>
              </w:rPr>
            </w:pPr>
            <w:r>
              <w:rPr>
                <w:rFonts w:hint="eastAsia"/>
                <w:vertAlign w:val="baseline"/>
                <w:lang w:val="en-US" w:eastAsia="zh-CN"/>
              </w:rPr>
              <w:t>下拉框</w:t>
            </w:r>
          </w:p>
        </w:tc>
        <w:tc>
          <w:tcPr>
            <w:tcW w:w="1704" w:type="dxa"/>
          </w:tcPr>
          <w:p>
            <w:pPr>
              <w:rPr>
                <w:rFonts w:hint="eastAsia"/>
                <w:vertAlign w:val="baseline"/>
                <w:lang w:val="en-US" w:eastAsia="zh-CN"/>
              </w:rPr>
            </w:pPr>
            <w:r>
              <w:rPr>
                <w:rFonts w:hint="eastAsia"/>
                <w:vertAlign w:val="baseline"/>
                <w:lang w:val="en-US" w:eastAsia="zh-CN"/>
              </w:rPr>
              <w:t>是</w:t>
            </w:r>
          </w:p>
        </w:tc>
        <w:tc>
          <w:tcPr>
            <w:tcW w:w="1705" w:type="dxa"/>
          </w:tcPr>
          <w:p>
            <w:pPr>
              <w:rPr>
                <w:rFonts w:hint="eastAsia"/>
                <w:vertAlign w:val="baseline"/>
                <w:lang w:val="en-US" w:eastAsia="zh-CN"/>
              </w:rPr>
            </w:pPr>
            <w:r>
              <w:rPr>
                <w:rFonts w:hint="eastAsia"/>
                <w:vertAlign w:val="baseline"/>
                <w:lang w:val="en-US" w:eastAsia="zh-CN"/>
              </w:rPr>
              <w:t>默认为停车场、选项包括停车场、区域、车位类型、车位编号、车辆类型</w:t>
            </w:r>
          </w:p>
        </w:tc>
        <w:tc>
          <w:tcPr>
            <w:tcW w:w="1705" w:type="dxa"/>
          </w:tcPr>
          <w:p>
            <w:pPr>
              <w:rPr>
                <w:rFonts w:hint="eastAsia"/>
                <w:vertAlign w:val="baseline"/>
                <w:lang w:val="en-US" w:eastAsia="zh-CN"/>
              </w:rPr>
            </w:pPr>
            <w:r>
              <w:rPr>
                <w:rFonts w:hint="eastAsia"/>
                <w:vertAlign w:val="baseline"/>
                <w:lang w:val="en-US" w:eastAsia="zh-CN"/>
              </w:rPr>
              <w:t>统计对象为不同的选项时，列表中对应不同的选项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名称</w:t>
            </w:r>
          </w:p>
        </w:tc>
        <w:tc>
          <w:tcPr>
            <w:tcW w:w="1704" w:type="dxa"/>
          </w:tcPr>
          <w:p>
            <w:pPr>
              <w:rPr>
                <w:rFonts w:hint="eastAsia"/>
                <w:vertAlign w:val="baseline"/>
                <w:lang w:val="en-US" w:eastAsia="zh-CN"/>
              </w:rPr>
            </w:pPr>
            <w:r>
              <w:rPr>
                <w:rFonts w:hint="eastAsia"/>
                <w:vertAlign w:val="baseline"/>
                <w:lang w:val="en-US" w:eastAsia="zh-CN"/>
              </w:rPr>
              <w:t>输入框</w:t>
            </w:r>
          </w:p>
        </w:tc>
        <w:tc>
          <w:tcPr>
            <w:tcW w:w="1704" w:type="dxa"/>
          </w:tcPr>
          <w:p>
            <w:pPr>
              <w:rPr>
                <w:rFonts w:hint="eastAsia"/>
                <w:vertAlign w:val="baseline"/>
                <w:lang w:val="en-US" w:eastAsia="zh-CN"/>
              </w:rPr>
            </w:pPr>
            <w:r>
              <w:rPr>
                <w:rFonts w:hint="eastAsia"/>
                <w:vertAlign w:val="baseline"/>
                <w:lang w:val="en-US" w:eastAsia="zh-CN"/>
              </w:rPr>
              <w:t>否</w:t>
            </w:r>
          </w:p>
        </w:tc>
        <w:tc>
          <w:tcPr>
            <w:tcW w:w="1705" w:type="dxa"/>
          </w:tcPr>
          <w:p>
            <w:pPr>
              <w:rPr>
                <w:rFonts w:hint="eastAsia"/>
                <w:vertAlign w:val="baseline"/>
                <w:lang w:val="en-US" w:eastAsia="zh-CN"/>
              </w:rPr>
            </w:pPr>
            <w:r>
              <w:rPr>
                <w:rFonts w:hint="eastAsia"/>
                <w:vertAlign w:val="baseline"/>
                <w:lang w:val="en-US" w:eastAsia="zh-CN"/>
              </w:rPr>
              <w:t>不超过20个字符，不可输入空格及特殊字符</w:t>
            </w:r>
          </w:p>
        </w:tc>
        <w:tc>
          <w:tcPr>
            <w:tcW w:w="170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日期</w:t>
            </w:r>
          </w:p>
        </w:tc>
        <w:tc>
          <w:tcPr>
            <w:tcW w:w="1704" w:type="dxa"/>
          </w:tcPr>
          <w:p>
            <w:pPr>
              <w:rPr>
                <w:rFonts w:hint="eastAsia"/>
                <w:vertAlign w:val="baseline"/>
                <w:lang w:val="en-US" w:eastAsia="zh-CN"/>
              </w:rPr>
            </w:pPr>
            <w:r>
              <w:rPr>
                <w:rFonts w:hint="eastAsia"/>
                <w:vertAlign w:val="baseline"/>
                <w:lang w:val="en-US" w:eastAsia="zh-CN"/>
              </w:rPr>
              <w:t>时间选择框</w:t>
            </w:r>
          </w:p>
        </w:tc>
        <w:tc>
          <w:tcPr>
            <w:tcW w:w="1704" w:type="dxa"/>
          </w:tcPr>
          <w:p>
            <w:pPr>
              <w:rPr>
                <w:rFonts w:hint="eastAsia"/>
                <w:vertAlign w:val="baseline"/>
                <w:lang w:val="en-US" w:eastAsia="zh-CN"/>
              </w:rPr>
            </w:pPr>
            <w:r>
              <w:rPr>
                <w:rFonts w:hint="eastAsia"/>
                <w:vertAlign w:val="baseline"/>
                <w:lang w:val="en-US" w:eastAsia="zh-CN"/>
              </w:rPr>
              <w:t>否</w:t>
            </w:r>
          </w:p>
        </w:tc>
        <w:tc>
          <w:tcPr>
            <w:tcW w:w="1705" w:type="dxa"/>
          </w:tcPr>
          <w:p>
            <w:pPr>
              <w:rPr>
                <w:rFonts w:hint="eastAsia"/>
                <w:vertAlign w:val="baseline"/>
                <w:lang w:val="en-US" w:eastAsia="zh-CN"/>
              </w:rPr>
            </w:pPr>
            <w:r>
              <w:rPr>
                <w:rFonts w:hint="eastAsia"/>
                <w:vertAlign w:val="baseline"/>
                <w:lang w:val="en-US" w:eastAsia="zh-CN"/>
              </w:rPr>
              <w:t>默认为当天，最小精度为秒，最大时间跨度为30天</w:t>
            </w:r>
          </w:p>
        </w:tc>
        <w:tc>
          <w:tcPr>
            <w:tcW w:w="1705" w:type="dxa"/>
          </w:tcPr>
          <w:p>
            <w:pPr>
              <w:rPr>
                <w:rFonts w:hint="eastAsia"/>
                <w:vertAlign w:val="baseline"/>
                <w:lang w:val="en-US" w:eastAsia="zh-CN"/>
              </w:rPr>
            </w:pPr>
          </w:p>
        </w:tc>
      </w:tr>
    </w:tbl>
    <w:p>
      <w:pPr>
        <w:rPr>
          <w:rFonts w:hint="eastAsia"/>
          <w:lang w:val="en-US" w:eastAsia="zh-CN"/>
        </w:rPr>
      </w:pPr>
    </w:p>
    <w:p>
      <w:pPr>
        <w:pStyle w:val="6"/>
        <w:rPr>
          <w:rFonts w:hint="eastAsia"/>
          <w:lang w:val="en-US" w:eastAsia="zh-CN"/>
        </w:rPr>
      </w:pPr>
      <w:bookmarkStart w:id="224" w:name="_Toc31025"/>
      <w:r>
        <w:rPr>
          <w:rFonts w:hint="eastAsia"/>
          <w:lang w:val="en-US" w:eastAsia="zh-CN"/>
        </w:rPr>
        <w:t>输出内容</w:t>
      </w:r>
      <w:bookmarkEnd w:id="224"/>
    </w:p>
    <w:p>
      <w:pPr>
        <w:rPr>
          <w:rFonts w:hint="eastAsia"/>
          <w:lang w:val="en-US" w:eastAsia="zh-CN"/>
        </w:rPr>
      </w:pPr>
      <w:r>
        <w:rPr>
          <w:rFonts w:hint="eastAsia"/>
          <w:lang w:val="en-US" w:eastAsia="zh-CN"/>
        </w:rPr>
        <w:t>符合搜索条件的进出场列表</w:t>
      </w:r>
    </w:p>
    <w:p>
      <w:pPr>
        <w:pStyle w:val="6"/>
        <w:rPr>
          <w:rFonts w:hint="eastAsia"/>
          <w:lang w:val="en-US" w:eastAsia="zh-CN"/>
        </w:rPr>
      </w:pPr>
      <w:bookmarkStart w:id="225" w:name="_Toc8019"/>
      <w:r>
        <w:rPr>
          <w:rFonts w:hint="eastAsia"/>
          <w:lang w:val="en-US" w:eastAsia="zh-CN"/>
        </w:rPr>
        <w:t>用例</w:t>
      </w:r>
      <w:bookmarkEnd w:id="225"/>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进出场报表搜索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用户填入筛选条件并点击搜索来搜索想要的数据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用户已登录且拥有权限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展示符合搜索条件的搜索结果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导出、打印、图表展示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无搜索结果</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提示暂无符合条件的搜索结果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val="en-US" w:eastAsia="zh-CN"/>
        </w:rPr>
      </w:pPr>
    </w:p>
    <w:p>
      <w:pPr>
        <w:pStyle w:val="5"/>
      </w:pPr>
      <w:bookmarkStart w:id="226" w:name="_Toc2931"/>
      <w:r>
        <w:rPr>
          <w:rFonts w:hint="eastAsia"/>
          <w:lang w:val="en-US" w:eastAsia="zh-CN"/>
        </w:rPr>
        <w:t>系统管理-角色管理-页面展示</w:t>
      </w:r>
      <w:bookmarkEnd w:id="226"/>
    </w:p>
    <w:p>
      <w:pPr>
        <w:pStyle w:val="19"/>
        <w:rPr>
          <w:rFonts w:hint="eastAsia" w:eastAsia="宋体"/>
          <w:lang w:eastAsia="zh-CN"/>
        </w:rPr>
      </w:pPr>
      <w:bookmarkStart w:id="227" w:name="_Toc10606"/>
      <w:r>
        <w:rPr>
          <w:rFonts w:hint="eastAsia"/>
        </w:rPr>
        <w:t>原型界面</w:t>
      </w:r>
      <w:bookmarkEnd w:id="227"/>
    </w:p>
    <w:p>
      <w:pPr>
        <w:keepNext/>
      </w:pPr>
      <w:r>
        <w:drawing>
          <wp:inline distT="0" distB="0" distL="114300" distR="114300">
            <wp:extent cx="5271135" cy="1703070"/>
            <wp:effectExtent l="0" t="0" r="5715" b="11430"/>
            <wp:docPr id="120"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06"/>
                    <pic:cNvPicPr>
                      <a:picLocks noChangeAspect="1"/>
                    </pic:cNvPicPr>
                  </pic:nvPicPr>
                  <pic:blipFill>
                    <a:blip r:embed="rId25"/>
                    <a:stretch>
                      <a:fillRect/>
                    </a:stretch>
                  </pic:blipFill>
                  <pic:spPr>
                    <a:xfrm>
                      <a:off x="0" y="0"/>
                      <a:ext cx="5271135" cy="1703070"/>
                    </a:xfrm>
                    <a:prstGeom prst="rect">
                      <a:avLst/>
                    </a:prstGeom>
                    <a:noFill/>
                    <a:ln w="9525">
                      <a:noFill/>
                    </a:ln>
                  </pic:spPr>
                </pic:pic>
              </a:graphicData>
            </a:graphic>
          </wp:inline>
        </w:drawing>
      </w:r>
    </w:p>
    <w:p>
      <w:pPr>
        <w:pStyle w:val="19"/>
        <w:rPr>
          <w:rFonts w:hint="eastAsia"/>
        </w:rPr>
      </w:pPr>
      <w:bookmarkStart w:id="228" w:name="_Toc28315"/>
      <w:r>
        <w:rPr>
          <w:rFonts w:hint="eastAsia"/>
        </w:rPr>
        <w:t>界面说明</w:t>
      </w:r>
      <w:bookmarkEnd w:id="228"/>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角色名</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描述</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无</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新增</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无</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角色列表</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szCs w:val="18"/>
                <w:lang w:val="en-US" w:eastAsia="zh-CN"/>
              </w:rPr>
              <w:t>序号、名称、描述、拥有权限（点击可查看权限树）、包含人员（点击可查看人员列表）、操作（设置权限、编辑、删除）、</w:t>
            </w:r>
            <w:r>
              <w:rPr>
                <w:rFonts w:hint="eastAsia" w:ascii="Arial" w:hAnsi="Arial"/>
                <w:color w:val="000000" w:themeColor="text1"/>
                <w:szCs w:val="18"/>
                <w:lang w:val="en-US" w:eastAsia="zh-CN"/>
                <w14:textFill>
                  <w14:solidFill>
                    <w14:schemeClr w14:val="tx1"/>
                  </w14:solidFill>
                </w14:textFill>
              </w:rPr>
              <w:t>操作（新增/修改/删除）、最后操作时间、最后操作人员</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查看</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可点击文本</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val="en-US" w:eastAsia="zh-CN"/>
              </w:rPr>
              <w:t>点击查看，可查看当前用户所拥有的权限。</w:t>
            </w:r>
          </w:p>
        </w:tc>
      </w:tr>
    </w:tbl>
    <w:p>
      <w:pPr>
        <w:rPr>
          <w:rFonts w:hint="eastAsia"/>
          <w:lang w:eastAsia="zh-CN"/>
        </w:rPr>
      </w:pPr>
    </w:p>
    <w:p>
      <w:pPr>
        <w:pStyle w:val="19"/>
        <w:rPr>
          <w:rFonts w:hint="eastAsia"/>
          <w:lang w:eastAsia="zh-CN"/>
        </w:rPr>
      </w:pPr>
      <w:bookmarkStart w:id="229" w:name="_Toc12078"/>
      <w:r>
        <w:rPr>
          <w:rFonts w:hint="eastAsia"/>
          <w:lang w:eastAsia="zh-CN"/>
        </w:rPr>
        <w:t>输入内容</w:t>
      </w:r>
      <w:bookmarkEnd w:id="229"/>
    </w:p>
    <w:p>
      <w:pPr>
        <w:rPr>
          <w:rFonts w:hint="eastAsia"/>
          <w:lang w:eastAsia="zh-CN"/>
        </w:rPr>
      </w:pPr>
      <w:r>
        <w:rPr>
          <w:rFonts w:hint="eastAsia"/>
          <w:lang w:eastAsia="zh-CN"/>
        </w:rPr>
        <w:t>无</w:t>
      </w:r>
    </w:p>
    <w:p>
      <w:pPr>
        <w:pStyle w:val="19"/>
        <w:rPr>
          <w:rFonts w:hint="eastAsia"/>
          <w:lang w:eastAsia="zh-CN"/>
        </w:rPr>
      </w:pPr>
      <w:bookmarkStart w:id="230" w:name="_Toc13526"/>
      <w:r>
        <w:rPr>
          <w:rFonts w:hint="eastAsia"/>
          <w:lang w:eastAsia="zh-CN"/>
        </w:rPr>
        <w:t>输出内容</w:t>
      </w:r>
      <w:bookmarkEnd w:id="230"/>
    </w:p>
    <w:p>
      <w:pPr>
        <w:rPr>
          <w:rFonts w:hint="eastAsia" w:eastAsia="宋体"/>
          <w:lang w:eastAsia="zh-CN"/>
        </w:rPr>
      </w:pPr>
      <w:r>
        <w:rPr>
          <w:rFonts w:hint="eastAsia"/>
          <w:lang w:eastAsia="zh-CN"/>
        </w:rPr>
        <w:t>无</w:t>
      </w:r>
    </w:p>
    <w:p>
      <w:pPr>
        <w:pStyle w:val="19"/>
        <w:rPr>
          <w:rFonts w:hint="eastAsia"/>
        </w:rPr>
      </w:pPr>
      <w:bookmarkStart w:id="231" w:name="_Toc9897"/>
      <w:r>
        <w:rPr>
          <w:rFonts w:hint="eastAsia"/>
        </w:rPr>
        <w:t>用例</w:t>
      </w:r>
      <w:bookmarkEnd w:id="231"/>
    </w:p>
    <w:p>
      <w:pPr>
        <w:rPr>
          <w:rFonts w:hint="eastAsia" w:eastAsia="宋体"/>
          <w:lang w:eastAsia="zh-CN"/>
        </w:rPr>
      </w:pPr>
      <w:r>
        <w:rPr>
          <w:rFonts w:hint="eastAsia"/>
          <w:lang w:eastAsia="zh-CN"/>
        </w:rPr>
        <w:t>无</w:t>
      </w:r>
    </w:p>
    <w:p>
      <w:pPr>
        <w:pStyle w:val="5"/>
      </w:pPr>
      <w:bookmarkStart w:id="232" w:name="_Toc32254"/>
      <w:r>
        <w:rPr>
          <w:rFonts w:hint="eastAsia"/>
          <w:lang w:val="en-US" w:eastAsia="zh-CN"/>
        </w:rPr>
        <w:t>角色管理-搜索</w:t>
      </w:r>
      <w:bookmarkEnd w:id="232"/>
    </w:p>
    <w:p>
      <w:pPr>
        <w:pStyle w:val="6"/>
        <w:rPr>
          <w:rFonts w:hint="eastAsia"/>
          <w:lang w:eastAsia="zh-CN"/>
        </w:rPr>
      </w:pPr>
      <w:bookmarkStart w:id="233" w:name="_Toc4614"/>
      <w:r>
        <w:rPr>
          <w:rFonts w:hint="eastAsia"/>
          <w:lang w:eastAsia="zh-CN"/>
        </w:rPr>
        <w:t>原型界面</w:t>
      </w:r>
      <w:bookmarkEnd w:id="233"/>
    </w:p>
    <w:p>
      <w:pPr>
        <w:rPr>
          <w:rFonts w:hint="eastAsia"/>
          <w:lang w:val="en-US" w:eastAsia="zh-CN"/>
        </w:rPr>
      </w:pPr>
      <w:r>
        <w:rPr>
          <w:rFonts w:hint="eastAsia"/>
          <w:lang w:val="en-US" w:eastAsia="zh-CN"/>
        </w:rPr>
        <w:t>无</w:t>
      </w:r>
    </w:p>
    <w:p>
      <w:pPr>
        <w:pStyle w:val="6"/>
        <w:rPr>
          <w:rFonts w:hint="eastAsia"/>
          <w:lang w:eastAsia="zh-CN"/>
        </w:rPr>
      </w:pPr>
      <w:bookmarkStart w:id="234" w:name="_Toc26245"/>
      <w:r>
        <w:rPr>
          <w:rFonts w:hint="eastAsia"/>
          <w:lang w:eastAsia="zh-CN"/>
        </w:rPr>
        <w:t>界面说明</w:t>
      </w:r>
      <w:bookmarkEnd w:id="234"/>
    </w:p>
    <w:p>
      <w:pPr>
        <w:rPr>
          <w:rFonts w:hint="eastAsia"/>
          <w:lang w:eastAsia="zh-CN"/>
        </w:rPr>
      </w:pPr>
      <w:r>
        <w:rPr>
          <w:rFonts w:hint="eastAsia"/>
          <w:lang w:eastAsia="zh-CN"/>
        </w:rPr>
        <w:t>无</w:t>
      </w:r>
    </w:p>
    <w:p>
      <w:pPr>
        <w:pStyle w:val="6"/>
        <w:rPr>
          <w:rFonts w:hint="eastAsia"/>
          <w:lang w:eastAsia="zh-CN"/>
        </w:rPr>
      </w:pPr>
      <w:bookmarkStart w:id="235" w:name="_Toc23344"/>
      <w:r>
        <w:rPr>
          <w:rFonts w:hint="eastAsia"/>
          <w:lang w:eastAsia="zh-CN"/>
        </w:rPr>
        <w:t>输入内容</w:t>
      </w:r>
      <w:bookmarkEnd w:id="235"/>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角色名称</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eastAsia="zh-CN"/>
              </w:rPr>
            </w:pPr>
            <w:r>
              <w:rPr>
                <w:rFonts w:hint="eastAsia"/>
                <w:vertAlign w:val="baseline"/>
                <w:lang w:eastAsia="zh-CN"/>
              </w:rPr>
              <w:t>只能填入不超过</w:t>
            </w:r>
            <w:r>
              <w:rPr>
                <w:rFonts w:hint="eastAsia"/>
                <w:vertAlign w:val="baseline"/>
                <w:lang w:val="en-US" w:eastAsia="zh-CN"/>
              </w:rPr>
              <w:t>50个字符，不能填入空格和特殊字符</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描述</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eastAsia="zh-CN"/>
              </w:rPr>
            </w:pPr>
            <w:r>
              <w:rPr>
                <w:rFonts w:hint="eastAsia"/>
                <w:vertAlign w:val="baseline"/>
                <w:lang w:eastAsia="zh-CN"/>
              </w:rPr>
              <w:t>只能填入不会超过</w:t>
            </w:r>
            <w:r>
              <w:rPr>
                <w:rFonts w:hint="eastAsia"/>
                <w:vertAlign w:val="baseline"/>
                <w:lang w:val="en-US" w:eastAsia="zh-CN"/>
              </w:rPr>
              <w:t>100个字符，不能填入空格及特殊字符</w:t>
            </w:r>
          </w:p>
        </w:tc>
        <w:tc>
          <w:tcPr>
            <w:tcW w:w="1705" w:type="dxa"/>
            <w:vAlign w:val="center"/>
          </w:tcPr>
          <w:p>
            <w:pPr>
              <w:jc w:val="center"/>
              <w:rPr>
                <w:rFonts w:hint="eastAsia"/>
                <w:vertAlign w:val="baseline"/>
                <w:lang w:eastAsia="zh-CN"/>
              </w:rPr>
            </w:pPr>
          </w:p>
        </w:tc>
      </w:tr>
    </w:tbl>
    <w:p>
      <w:pPr>
        <w:rPr>
          <w:rFonts w:hint="eastAsia"/>
          <w:lang w:eastAsia="zh-CN"/>
        </w:rPr>
      </w:pPr>
    </w:p>
    <w:p>
      <w:pPr>
        <w:pStyle w:val="6"/>
        <w:rPr>
          <w:rFonts w:hint="eastAsia"/>
          <w:lang w:eastAsia="zh-CN"/>
        </w:rPr>
      </w:pPr>
      <w:bookmarkStart w:id="236" w:name="_Toc31466"/>
      <w:r>
        <w:rPr>
          <w:rFonts w:hint="eastAsia"/>
          <w:lang w:eastAsia="zh-CN"/>
        </w:rPr>
        <w:t>输出内容</w:t>
      </w:r>
      <w:bookmarkEnd w:id="236"/>
    </w:p>
    <w:p>
      <w:pPr>
        <w:pStyle w:val="6"/>
        <w:rPr>
          <w:rFonts w:hint="eastAsia"/>
          <w:lang w:eastAsia="zh-CN"/>
        </w:rPr>
      </w:pPr>
      <w:bookmarkStart w:id="237" w:name="_Toc26109"/>
      <w:r>
        <w:rPr>
          <w:rFonts w:hint="eastAsia"/>
          <w:lang w:eastAsia="zh-CN"/>
        </w:rPr>
        <w:t>用例</w:t>
      </w:r>
      <w:bookmarkEnd w:id="237"/>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val="en-US" w:eastAsia="zh-CN"/>
              </w:rPr>
            </w:pPr>
            <w:r>
              <w:rPr>
                <w:rFonts w:hint="eastAsia"/>
                <w:color w:val="auto"/>
                <w:sz w:val="18"/>
                <w:szCs w:val="18"/>
                <w:lang w:val="en-US" w:eastAsia="zh-CN"/>
              </w:rPr>
              <w:t>角色管理搜索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用户输入关键字，搜索符合条件的已建角色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用户输入关键字后，点击搜索按钮，角色管理表格中展示出符合条件的数据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用户已登录且拥有该权限。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角色管理表格中展示符合条件的数据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无符合搜索条件的角色记录</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提示暂无数据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搜索条件输入框中支持模糊搜索，暂不支持拆字搜索。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 xml:space="preserve">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38" w:name="_Toc15280"/>
      <w:r>
        <w:rPr>
          <w:rFonts w:hint="eastAsia"/>
          <w:lang w:val="en-US" w:eastAsia="zh-CN"/>
        </w:rPr>
        <w:t>角色管理-新增</w:t>
      </w:r>
      <w:bookmarkEnd w:id="238"/>
    </w:p>
    <w:p>
      <w:pPr>
        <w:pStyle w:val="19"/>
      </w:pPr>
      <w:bookmarkStart w:id="239" w:name="_Toc21700"/>
      <w:r>
        <w:rPr>
          <w:rFonts w:hint="eastAsia"/>
        </w:rPr>
        <w:t>原型界面</w:t>
      </w:r>
      <w:bookmarkEnd w:id="239"/>
    </w:p>
    <w:p>
      <w:r>
        <w:drawing>
          <wp:inline distT="0" distB="0" distL="114300" distR="114300">
            <wp:extent cx="4542790" cy="4009390"/>
            <wp:effectExtent l="0" t="0" r="1016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4542790" cy="4009390"/>
                    </a:xfrm>
                    <a:prstGeom prst="rect">
                      <a:avLst/>
                    </a:prstGeom>
                    <a:noFill/>
                    <a:ln w="9525">
                      <a:noFill/>
                    </a:ln>
                  </pic:spPr>
                </pic:pic>
              </a:graphicData>
            </a:graphic>
          </wp:inline>
        </w:drawing>
      </w:r>
    </w:p>
    <w:p>
      <w:pPr>
        <w:pStyle w:val="19"/>
        <w:rPr>
          <w:rFonts w:hint="eastAsia"/>
        </w:rPr>
      </w:pPr>
      <w:bookmarkStart w:id="240" w:name="_Toc24108"/>
      <w:r>
        <w:rPr>
          <w:rFonts w:hint="eastAsia"/>
        </w:rPr>
        <w:t>界面说明</w:t>
      </w:r>
      <w:bookmarkEnd w:id="240"/>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角色新增</w:t>
            </w:r>
          </w:p>
        </w:tc>
        <w:tc>
          <w:tcPr>
            <w:tcW w:w="1704" w:type="dxa"/>
            <w:vAlign w:val="center"/>
          </w:tcPr>
          <w:p>
            <w:pPr>
              <w:jc w:val="center"/>
              <w:rPr>
                <w:rFonts w:hint="eastAsia"/>
                <w:vertAlign w:val="baseline"/>
                <w:lang w:eastAsia="zh-CN"/>
              </w:rPr>
            </w:pPr>
            <w:r>
              <w:rPr>
                <w:rFonts w:hint="eastAsia"/>
                <w:vertAlign w:val="baseline"/>
                <w:lang w:eastAsia="zh-CN"/>
              </w:rPr>
              <w:t>角色名称</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新建角色的名称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描述</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对新建角色的描述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点击取消关闭新增弹窗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确认</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点击确认，完成角色新建</w:t>
            </w:r>
          </w:p>
        </w:tc>
      </w:tr>
    </w:tbl>
    <w:p>
      <w:pPr>
        <w:rPr>
          <w:rFonts w:hint="eastAsia"/>
          <w:lang w:eastAsia="zh-CN"/>
        </w:rPr>
      </w:pPr>
    </w:p>
    <w:p>
      <w:pPr>
        <w:pStyle w:val="19"/>
        <w:rPr>
          <w:rFonts w:hint="eastAsia"/>
          <w:lang w:eastAsia="zh-CN"/>
        </w:rPr>
      </w:pPr>
      <w:bookmarkStart w:id="241" w:name="_Toc6780"/>
      <w:r>
        <w:rPr>
          <w:rFonts w:hint="eastAsia"/>
          <w:lang w:eastAsia="zh-CN"/>
        </w:rPr>
        <w:t>输入内容</w:t>
      </w:r>
      <w:bookmarkEnd w:id="241"/>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eastAsia="宋体"/>
                <w:szCs w:val="18"/>
                <w:lang w:eastAsia="zh-CN"/>
              </w:rPr>
            </w:pPr>
            <w:r>
              <w:rPr>
                <w:rFonts w:hint="eastAsia"/>
                <w:szCs w:val="18"/>
                <w:lang w:eastAsia="zh-CN"/>
              </w:rPr>
              <w:t>名称</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szCs w:val="18"/>
                <w:lang w:val="en-US" w:eastAsia="zh-CN"/>
              </w:rPr>
            </w:pPr>
            <w:r>
              <w:rPr>
                <w:rFonts w:hint="eastAsia" w:ascii="Arial" w:hAnsi="Arial"/>
                <w:szCs w:val="18"/>
                <w:lang w:val="en-US" w:eastAsia="zh-CN"/>
              </w:rPr>
              <w:t>1-50个字符，不可包含特殊字符，不包含空格</w:t>
            </w:r>
          </w:p>
          <w:p>
            <w:pPr>
              <w:jc w:val="left"/>
              <w:rPr>
                <w:rFonts w:hint="eastAsia" w:ascii="Arial" w:hAnsi="Arial"/>
                <w:szCs w:val="18"/>
                <w:lang w:val="en-US" w:eastAsia="zh-CN"/>
              </w:rPr>
            </w:pPr>
            <w:r>
              <w:rPr>
                <w:rFonts w:hint="eastAsia" w:ascii="Arial" w:hAnsi="Arial"/>
                <w:szCs w:val="18"/>
                <w:lang w:val="en-US" w:eastAsia="zh-CN"/>
              </w:rPr>
              <w:t>名称具有唯一性，不可与系统中的已有名称重复。</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描述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r>
              <w:rPr>
                <w:rFonts w:hint="eastAsia" w:ascii="Arial" w:hAnsi="Arial"/>
                <w:szCs w:val="18"/>
                <w:lang w:val="en-US" w:eastAsia="zh-CN"/>
              </w:rPr>
              <w:t>不超过100个字符，不可包含特殊字符及空格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pPr>
      <w:bookmarkStart w:id="242" w:name="_Toc6309"/>
      <w:r>
        <w:rPr>
          <w:rFonts w:hint="eastAsia"/>
          <w:lang w:eastAsia="zh-CN"/>
        </w:rPr>
        <w:t>输出内容</w:t>
      </w:r>
      <w:bookmarkEnd w:id="242"/>
    </w:p>
    <w:p>
      <w:pPr>
        <w:rPr>
          <w:rFonts w:hint="eastAsia" w:eastAsia="宋体"/>
          <w:lang w:val="en-US" w:eastAsia="zh-CN"/>
        </w:rPr>
      </w:pPr>
      <w:r>
        <w:rPr>
          <w:rFonts w:hint="eastAsia"/>
          <w:lang w:val="en-US" w:eastAsia="zh-CN"/>
        </w:rPr>
        <w:t>角色管理表格中新增新建角色。</w:t>
      </w:r>
    </w:p>
    <w:p>
      <w:pPr>
        <w:pStyle w:val="19"/>
      </w:pPr>
      <w:bookmarkStart w:id="243" w:name="_Toc3788"/>
      <w:r>
        <w:rPr>
          <w:rFonts w:hint="eastAsia"/>
        </w:rPr>
        <w:t>用例</w:t>
      </w:r>
      <w:bookmarkEnd w:id="243"/>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新增角色，角色用于对功能权限进行分组。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用户输入角色名称及描述，点击确认，新建角色，角色数据展示在角色管理列表中。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角色新建完成，角色管理列表中添加新建立角色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角色新增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角色名重复</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页面提示：角色名称重复，请修改后重试！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角色名称不能重复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44" w:name="_Toc31903"/>
      <w:r>
        <w:rPr>
          <w:rFonts w:hint="eastAsia"/>
          <w:lang w:eastAsia="zh-CN"/>
        </w:rPr>
        <w:t>设置权限</w:t>
      </w:r>
      <w:bookmarkEnd w:id="244"/>
    </w:p>
    <w:p>
      <w:pPr>
        <w:pStyle w:val="6"/>
        <w:rPr>
          <w:rFonts w:hint="eastAsia"/>
          <w:lang w:eastAsia="zh-CN"/>
        </w:rPr>
      </w:pPr>
      <w:bookmarkStart w:id="245" w:name="_Toc7103"/>
      <w:r>
        <w:rPr>
          <w:rFonts w:hint="eastAsia"/>
          <w:lang w:eastAsia="zh-CN"/>
        </w:rPr>
        <w:t>原型界面</w:t>
      </w:r>
      <w:bookmarkEnd w:id="245"/>
    </w:p>
    <w:p>
      <w:pPr>
        <w:rPr>
          <w:rFonts w:hint="eastAsia"/>
          <w:lang w:eastAsia="zh-CN"/>
        </w:rPr>
      </w:pPr>
      <w:r>
        <w:drawing>
          <wp:inline distT="0" distB="0" distL="114300" distR="114300">
            <wp:extent cx="2314575" cy="3466465"/>
            <wp:effectExtent l="0" t="0" r="9525"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7"/>
                    <a:stretch>
                      <a:fillRect/>
                    </a:stretch>
                  </pic:blipFill>
                  <pic:spPr>
                    <a:xfrm>
                      <a:off x="0" y="0"/>
                      <a:ext cx="2314575" cy="3466465"/>
                    </a:xfrm>
                    <a:prstGeom prst="rect">
                      <a:avLst/>
                    </a:prstGeom>
                    <a:noFill/>
                    <a:ln w="9525">
                      <a:noFill/>
                    </a:ln>
                  </pic:spPr>
                </pic:pic>
              </a:graphicData>
            </a:graphic>
          </wp:inline>
        </w:drawing>
      </w:r>
    </w:p>
    <w:p>
      <w:pPr>
        <w:pStyle w:val="6"/>
        <w:rPr>
          <w:rFonts w:hint="eastAsia"/>
          <w:lang w:eastAsia="zh-CN"/>
        </w:rPr>
      </w:pPr>
      <w:bookmarkStart w:id="246" w:name="_Toc14404"/>
      <w:r>
        <w:rPr>
          <w:rFonts w:hint="eastAsia"/>
          <w:lang w:eastAsia="zh-CN"/>
        </w:rPr>
        <w:t>界面说明</w:t>
      </w:r>
      <w:bookmarkEnd w:id="24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角色权限设置</w:t>
            </w:r>
          </w:p>
        </w:tc>
        <w:tc>
          <w:tcPr>
            <w:tcW w:w="1704" w:type="dxa"/>
            <w:vAlign w:val="center"/>
          </w:tcPr>
          <w:p>
            <w:pPr>
              <w:jc w:val="center"/>
              <w:rPr>
                <w:rFonts w:hint="eastAsia"/>
                <w:vertAlign w:val="baseline"/>
                <w:lang w:eastAsia="zh-CN"/>
              </w:rPr>
            </w:pPr>
            <w:r>
              <w:rPr>
                <w:rFonts w:hint="eastAsia"/>
                <w:vertAlign w:val="baseline"/>
                <w:lang w:eastAsia="zh-CN"/>
              </w:rPr>
              <w:t>角色权限树状图</w:t>
            </w:r>
          </w:p>
        </w:tc>
        <w:tc>
          <w:tcPr>
            <w:tcW w:w="1704" w:type="dxa"/>
            <w:vAlign w:val="center"/>
          </w:tcPr>
          <w:p>
            <w:pPr>
              <w:jc w:val="center"/>
              <w:rPr>
                <w:rFonts w:hint="eastAsia"/>
                <w:vertAlign w:val="baseline"/>
                <w:lang w:eastAsia="zh-CN"/>
              </w:rPr>
            </w:pPr>
            <w:r>
              <w:rPr>
                <w:rFonts w:hint="eastAsia"/>
                <w:vertAlign w:val="baseline"/>
                <w:lang w:eastAsia="zh-CN"/>
              </w:rPr>
              <w:t>树状图复选框</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查看指的是该目录的查看权限</w:t>
            </w:r>
          </w:p>
          <w:p>
            <w:pPr>
              <w:jc w:val="both"/>
              <w:rPr>
                <w:rFonts w:hint="eastAsia"/>
                <w:vertAlign w:val="baseline"/>
                <w:lang w:eastAsia="zh-CN"/>
              </w:rPr>
            </w:pPr>
            <w:r>
              <w:rPr>
                <w:rFonts w:hint="eastAsia"/>
                <w:vertAlign w:val="baseline"/>
                <w:lang w:eastAsia="zh-CN"/>
              </w:rPr>
              <w:t>按钮精确到页面上每一个按钮，此处不详细列举。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保存</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bl>
    <w:p>
      <w:pPr>
        <w:rPr>
          <w:rFonts w:hint="eastAsia"/>
          <w:lang w:eastAsia="zh-CN"/>
        </w:rPr>
      </w:pPr>
    </w:p>
    <w:p>
      <w:pPr>
        <w:pStyle w:val="6"/>
        <w:rPr>
          <w:rFonts w:hint="eastAsia"/>
          <w:lang w:eastAsia="zh-CN"/>
        </w:rPr>
      </w:pPr>
      <w:bookmarkStart w:id="247" w:name="_Toc6648"/>
      <w:r>
        <w:rPr>
          <w:rFonts w:hint="eastAsia"/>
          <w:lang w:eastAsia="zh-CN"/>
        </w:rPr>
        <w:t>输入内容</w:t>
      </w:r>
      <w:bookmarkEnd w:id="24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树状图复选框</w:t>
            </w:r>
          </w:p>
        </w:tc>
        <w:tc>
          <w:tcPr>
            <w:tcW w:w="1704" w:type="dxa"/>
            <w:vAlign w:val="center"/>
          </w:tcPr>
          <w:p>
            <w:pPr>
              <w:jc w:val="center"/>
              <w:rPr>
                <w:rFonts w:hint="eastAsia"/>
                <w:vertAlign w:val="baseline"/>
                <w:lang w:eastAsia="zh-CN"/>
              </w:rPr>
            </w:pPr>
            <w:r>
              <w:rPr>
                <w:rFonts w:hint="eastAsia"/>
                <w:vertAlign w:val="baseline"/>
                <w:lang w:eastAsia="zh-CN"/>
              </w:rPr>
              <w:t>角色权限树状图</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both"/>
              <w:rPr>
                <w:rFonts w:hint="eastAsia"/>
                <w:vertAlign w:val="baseline"/>
                <w:lang w:eastAsia="zh-CN"/>
              </w:rPr>
            </w:pPr>
            <w:r>
              <w:rPr>
                <w:rFonts w:hint="eastAsia"/>
                <w:vertAlign w:val="baseline"/>
                <w:lang w:eastAsia="zh-CN"/>
              </w:rPr>
              <w:t>默认为空；</w:t>
            </w:r>
          </w:p>
          <w:p>
            <w:pPr>
              <w:jc w:val="both"/>
              <w:rPr>
                <w:rFonts w:hint="eastAsia"/>
                <w:vertAlign w:val="baseline"/>
                <w:lang w:eastAsia="zh-CN"/>
              </w:rPr>
            </w:pPr>
            <w:r>
              <w:rPr>
                <w:rFonts w:hint="eastAsia"/>
                <w:vertAlign w:val="baseline"/>
                <w:lang w:eastAsia="zh-CN"/>
              </w:rPr>
              <w:t>勾选或取消上级目录，视为全选或全取消下级目录</w:t>
            </w:r>
          </w:p>
        </w:tc>
        <w:tc>
          <w:tcPr>
            <w:tcW w:w="1705" w:type="dxa"/>
            <w:vAlign w:val="center"/>
          </w:tcPr>
          <w:p>
            <w:pPr>
              <w:jc w:val="center"/>
              <w:rPr>
                <w:rFonts w:hint="eastAsia"/>
                <w:vertAlign w:val="baseline"/>
                <w:lang w:eastAsia="zh-CN"/>
              </w:rPr>
            </w:pPr>
          </w:p>
        </w:tc>
      </w:tr>
    </w:tbl>
    <w:p>
      <w:pPr>
        <w:rPr>
          <w:rFonts w:hint="eastAsia"/>
          <w:lang w:eastAsia="zh-CN"/>
        </w:rPr>
      </w:pPr>
    </w:p>
    <w:p>
      <w:pPr>
        <w:pStyle w:val="6"/>
        <w:rPr>
          <w:rFonts w:hint="eastAsia"/>
          <w:lang w:eastAsia="zh-CN"/>
        </w:rPr>
      </w:pPr>
      <w:bookmarkStart w:id="248" w:name="_Toc8261"/>
      <w:r>
        <w:rPr>
          <w:rFonts w:hint="eastAsia"/>
          <w:lang w:eastAsia="zh-CN"/>
        </w:rPr>
        <w:t>输出内容</w:t>
      </w:r>
      <w:bookmarkEnd w:id="248"/>
    </w:p>
    <w:p>
      <w:pPr>
        <w:rPr>
          <w:rFonts w:hint="eastAsia"/>
          <w:lang w:eastAsia="zh-CN"/>
        </w:rPr>
      </w:pPr>
      <w:r>
        <w:rPr>
          <w:rFonts w:hint="eastAsia"/>
          <w:lang w:eastAsia="zh-CN"/>
        </w:rPr>
        <w:t>无</w:t>
      </w:r>
    </w:p>
    <w:p>
      <w:pPr>
        <w:pStyle w:val="6"/>
        <w:rPr>
          <w:rFonts w:hint="eastAsia"/>
          <w:lang w:eastAsia="zh-CN"/>
        </w:rPr>
      </w:pPr>
      <w:bookmarkStart w:id="249" w:name="_Toc22420"/>
      <w:r>
        <w:rPr>
          <w:rFonts w:hint="eastAsia"/>
          <w:lang w:eastAsia="zh-CN"/>
        </w:rPr>
        <w:t>用例</w:t>
      </w:r>
      <w:bookmarkEnd w:id="249"/>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权限勾选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用户为创建角色设置权限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用户在角色操作栏中点击设置权限，勾选不同板块查看及按钮权限，点击保存，为该角色设置权限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该角色拥有所勾选的权限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在设置权限页面，点击保存按钮。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设置权限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新角色建立时，权限默认为空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MPGS添加新版块后，权限设置板块也需要添加相应目录及按钮权限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50" w:name="_Toc11699"/>
      <w:r>
        <w:rPr>
          <w:rFonts w:hint="eastAsia"/>
          <w:lang w:val="en-US" w:eastAsia="zh-CN"/>
        </w:rPr>
        <w:t>角色管理-编辑</w:t>
      </w:r>
      <w:bookmarkEnd w:id="250"/>
    </w:p>
    <w:p>
      <w:pPr>
        <w:rPr>
          <w:rFonts w:hint="eastAsia"/>
          <w:lang w:eastAsia="zh-CN"/>
        </w:rPr>
      </w:pPr>
      <w:r>
        <w:rPr>
          <w:rFonts w:hint="eastAsia"/>
          <w:lang w:eastAsia="zh-CN"/>
        </w:rPr>
        <w:t>只能对描述进行编辑，名称不可修改，界面及规则同新增。</w:t>
      </w:r>
    </w:p>
    <w:p>
      <w:pPr>
        <w:pStyle w:val="5"/>
      </w:pPr>
      <w:bookmarkStart w:id="251" w:name="_Toc26404"/>
      <w:r>
        <w:rPr>
          <w:rFonts w:hint="eastAsia"/>
          <w:lang w:val="en-US" w:eastAsia="zh-CN"/>
        </w:rPr>
        <w:t>角色管理-删除</w:t>
      </w:r>
      <w:bookmarkEnd w:id="251"/>
    </w:p>
    <w:p>
      <w:pPr>
        <w:pStyle w:val="19"/>
      </w:pPr>
      <w:bookmarkStart w:id="252" w:name="_Toc14230"/>
      <w:r>
        <w:rPr>
          <w:rFonts w:hint="eastAsia"/>
        </w:rPr>
        <w:t>原型界面</w:t>
      </w:r>
      <w:bookmarkEnd w:id="252"/>
    </w:p>
    <w:p>
      <w:r>
        <w:rPr>
          <w:rFonts w:hint="eastAsia"/>
          <w:lang w:eastAsia="zh-CN"/>
        </w:rPr>
        <w:t>无</w:t>
      </w:r>
    </w:p>
    <w:p>
      <w:pPr>
        <w:pStyle w:val="19"/>
        <w:rPr>
          <w:rFonts w:hint="eastAsia"/>
        </w:rPr>
      </w:pPr>
      <w:bookmarkStart w:id="253" w:name="_Toc32607"/>
      <w:r>
        <w:rPr>
          <w:rFonts w:hint="eastAsia"/>
        </w:rPr>
        <w:t>界面说明</w:t>
      </w:r>
      <w:bookmarkEnd w:id="253"/>
    </w:p>
    <w:p>
      <w:pPr>
        <w:rPr>
          <w:rFonts w:hint="eastAsia"/>
          <w:lang w:eastAsia="zh-CN"/>
        </w:rPr>
      </w:pPr>
      <w:r>
        <w:rPr>
          <w:rFonts w:hint="eastAsia"/>
          <w:lang w:eastAsia="zh-CN"/>
        </w:rPr>
        <w:t>无</w:t>
      </w:r>
    </w:p>
    <w:p>
      <w:pPr>
        <w:pStyle w:val="19"/>
        <w:rPr>
          <w:rFonts w:hint="eastAsia"/>
          <w:lang w:eastAsia="zh-CN"/>
        </w:rPr>
      </w:pPr>
      <w:bookmarkStart w:id="254" w:name="_Toc11859"/>
      <w:r>
        <w:rPr>
          <w:rFonts w:hint="eastAsia"/>
          <w:lang w:eastAsia="zh-CN"/>
        </w:rPr>
        <w:t>输入内容</w:t>
      </w:r>
      <w:bookmarkEnd w:id="254"/>
    </w:p>
    <w:p>
      <w:pPr>
        <w:rPr>
          <w:rFonts w:hint="eastAsia"/>
          <w:lang w:eastAsia="zh-CN"/>
        </w:rPr>
      </w:pPr>
      <w:r>
        <w:rPr>
          <w:rFonts w:hint="eastAsia"/>
          <w:lang w:eastAsia="zh-CN"/>
        </w:rPr>
        <w:t>无</w:t>
      </w:r>
    </w:p>
    <w:p>
      <w:pPr>
        <w:pStyle w:val="19"/>
        <w:rPr>
          <w:rFonts w:hint="eastAsia"/>
          <w:lang w:eastAsia="zh-CN"/>
        </w:rPr>
      </w:pPr>
      <w:bookmarkStart w:id="255" w:name="_Toc14719"/>
      <w:r>
        <w:rPr>
          <w:rFonts w:hint="eastAsia"/>
          <w:lang w:eastAsia="zh-CN"/>
        </w:rPr>
        <w:t>输出内容</w:t>
      </w:r>
      <w:bookmarkEnd w:id="255"/>
    </w:p>
    <w:p>
      <w:pPr>
        <w:rPr>
          <w:rFonts w:hint="eastAsia" w:eastAsia="宋体"/>
          <w:lang w:eastAsia="zh-CN"/>
        </w:rPr>
      </w:pPr>
      <w:r>
        <w:rPr>
          <w:rFonts w:hint="eastAsia"/>
          <w:lang w:eastAsia="zh-CN"/>
        </w:rPr>
        <w:t>无</w:t>
      </w:r>
    </w:p>
    <w:p>
      <w:pPr>
        <w:pStyle w:val="19"/>
      </w:pPr>
      <w:bookmarkStart w:id="256" w:name="_Toc3864"/>
      <w:r>
        <w:rPr>
          <w:rFonts w:hint="eastAsia"/>
        </w:rPr>
        <w:t>用例</w:t>
      </w:r>
      <w:bookmarkEnd w:id="256"/>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删除已经创建的角色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用户点击操作栏中的删除按钮，系统弹出提示，是否删除该角色，用户点击确认，删除该角色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更新角色列表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角色中存在用户</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角色中存在绑定用户，删除按钮不可用。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删除对应角色信息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1、只能删除没有绑定用户的角色</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2、角色进行物理删除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57" w:name="_Toc11106"/>
      <w:r>
        <w:rPr>
          <w:rFonts w:hint="eastAsia"/>
          <w:lang w:val="en-US" w:eastAsia="zh-CN"/>
        </w:rPr>
        <w:t>系统管理-系统用户管理-页面展示</w:t>
      </w:r>
      <w:bookmarkEnd w:id="257"/>
    </w:p>
    <w:p>
      <w:pPr>
        <w:pStyle w:val="19"/>
      </w:pPr>
      <w:bookmarkStart w:id="258" w:name="_Toc14322"/>
      <w:r>
        <w:rPr>
          <w:rFonts w:hint="eastAsia"/>
        </w:rPr>
        <w:t>原型界面</w:t>
      </w:r>
      <w:bookmarkEnd w:id="258"/>
    </w:p>
    <w:p>
      <w:pPr>
        <w:rPr>
          <w:rFonts w:hint="eastAsia" w:eastAsia="宋体"/>
          <w:lang w:eastAsia="zh-CN"/>
        </w:rPr>
      </w:pPr>
    </w:p>
    <w:p>
      <w:pPr>
        <w:keepNext/>
      </w:pPr>
      <w:r>
        <w:drawing>
          <wp:inline distT="0" distB="0" distL="114300" distR="114300">
            <wp:extent cx="5273675" cy="1150620"/>
            <wp:effectExtent l="0" t="0" r="3175" b="11430"/>
            <wp:docPr id="12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7"/>
                    <pic:cNvPicPr>
                      <a:picLocks noChangeAspect="1"/>
                    </pic:cNvPicPr>
                  </pic:nvPicPr>
                  <pic:blipFill>
                    <a:blip r:embed="rId28"/>
                    <a:stretch>
                      <a:fillRect/>
                    </a:stretch>
                  </pic:blipFill>
                  <pic:spPr>
                    <a:xfrm>
                      <a:off x="0" y="0"/>
                      <a:ext cx="5273675" cy="1150620"/>
                    </a:xfrm>
                    <a:prstGeom prst="rect">
                      <a:avLst/>
                    </a:prstGeom>
                    <a:noFill/>
                    <a:ln w="9525">
                      <a:noFill/>
                    </a:ln>
                  </pic:spPr>
                </pic:pic>
              </a:graphicData>
            </a:graphic>
          </wp:inline>
        </w:drawing>
      </w:r>
    </w:p>
    <w:p>
      <w:pPr>
        <w:pStyle w:val="19"/>
        <w:rPr>
          <w:rFonts w:hint="eastAsia"/>
        </w:rPr>
      </w:pPr>
      <w:bookmarkStart w:id="259" w:name="_Toc1004"/>
      <w:r>
        <w:rPr>
          <w:rFonts w:hint="eastAsia"/>
        </w:rPr>
        <w:t>界面说明</w:t>
      </w:r>
      <w:bookmarkEnd w:id="259"/>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账号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昵称</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手机号</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描述</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新增</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系统用户列表</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szCs w:val="18"/>
                <w:lang w:val="en-US" w:eastAsia="zh-CN"/>
              </w:rPr>
              <w:t>序号、账号、昵称、手机号码、电子邮箱、地址、所属角色（点击可查看权限树）、描述、操作（设置角色、编辑、删除）、最后操作、最后操作人、最后操作时间</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（列表中）所属角色</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可点击文本</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查看</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val="en-US" w:eastAsia="zh-CN"/>
              </w:rPr>
              <w:t>点击可查看该用户所有权限</w:t>
            </w:r>
          </w:p>
        </w:tc>
      </w:tr>
    </w:tbl>
    <w:p>
      <w:pPr>
        <w:rPr>
          <w:rFonts w:hint="eastAsia"/>
          <w:lang w:eastAsia="zh-CN"/>
        </w:rPr>
      </w:pPr>
    </w:p>
    <w:p>
      <w:pPr>
        <w:pStyle w:val="19"/>
        <w:rPr>
          <w:rFonts w:hint="eastAsia"/>
          <w:lang w:eastAsia="zh-CN"/>
        </w:rPr>
      </w:pPr>
      <w:bookmarkStart w:id="260" w:name="_Toc18736"/>
      <w:r>
        <w:rPr>
          <w:rFonts w:hint="eastAsia"/>
          <w:lang w:eastAsia="zh-CN"/>
        </w:rPr>
        <w:t>输入内容</w:t>
      </w:r>
      <w:bookmarkEnd w:id="260"/>
    </w:p>
    <w:p>
      <w:pPr>
        <w:rPr>
          <w:rFonts w:hint="eastAsia"/>
          <w:lang w:eastAsia="zh-CN"/>
        </w:rPr>
      </w:pPr>
      <w:r>
        <w:rPr>
          <w:rFonts w:hint="eastAsia"/>
          <w:lang w:eastAsia="zh-CN"/>
        </w:rPr>
        <w:t>无</w:t>
      </w:r>
    </w:p>
    <w:p>
      <w:pPr>
        <w:pStyle w:val="19"/>
        <w:rPr>
          <w:rFonts w:hint="eastAsia"/>
          <w:lang w:eastAsia="zh-CN"/>
        </w:rPr>
      </w:pPr>
      <w:bookmarkStart w:id="261" w:name="_Toc17211"/>
      <w:r>
        <w:rPr>
          <w:rFonts w:hint="eastAsia"/>
          <w:lang w:eastAsia="zh-CN"/>
        </w:rPr>
        <w:t>输出内容</w:t>
      </w:r>
      <w:bookmarkEnd w:id="261"/>
    </w:p>
    <w:p>
      <w:pPr>
        <w:rPr>
          <w:rFonts w:hint="eastAsia" w:eastAsia="宋体"/>
          <w:lang w:eastAsia="zh-CN"/>
        </w:rPr>
      </w:pPr>
      <w:r>
        <w:rPr>
          <w:rFonts w:hint="eastAsia"/>
          <w:lang w:eastAsia="zh-CN"/>
        </w:rPr>
        <w:t>无</w:t>
      </w:r>
    </w:p>
    <w:p>
      <w:pPr>
        <w:pStyle w:val="19"/>
        <w:rPr>
          <w:rFonts w:hint="eastAsia"/>
        </w:rPr>
      </w:pPr>
      <w:bookmarkStart w:id="262" w:name="_Toc26434"/>
      <w:r>
        <w:rPr>
          <w:rFonts w:hint="eastAsia"/>
        </w:rPr>
        <w:t>用例</w:t>
      </w:r>
      <w:bookmarkEnd w:id="262"/>
    </w:p>
    <w:p>
      <w:pPr>
        <w:rPr>
          <w:rFonts w:hint="eastAsia" w:eastAsia="宋体"/>
          <w:lang w:eastAsia="zh-CN"/>
        </w:rPr>
      </w:pPr>
      <w:r>
        <w:rPr>
          <w:rFonts w:hint="eastAsia"/>
          <w:lang w:eastAsia="zh-CN"/>
        </w:rPr>
        <w:t>无</w:t>
      </w:r>
    </w:p>
    <w:p>
      <w:pPr>
        <w:rPr>
          <w:rFonts w:hint="eastAsia"/>
          <w:lang w:eastAsia="zh-CN"/>
        </w:rPr>
      </w:pPr>
    </w:p>
    <w:p>
      <w:pPr>
        <w:pStyle w:val="5"/>
      </w:pPr>
      <w:bookmarkStart w:id="263" w:name="_Toc13736"/>
      <w:r>
        <w:rPr>
          <w:rFonts w:hint="eastAsia"/>
          <w:lang w:val="en-US" w:eastAsia="zh-CN"/>
        </w:rPr>
        <w:t>系统用户管理-搜索</w:t>
      </w:r>
      <w:bookmarkEnd w:id="263"/>
    </w:p>
    <w:p>
      <w:pPr>
        <w:pStyle w:val="6"/>
        <w:rPr>
          <w:rFonts w:hint="eastAsia"/>
          <w:lang w:eastAsia="zh-CN"/>
        </w:rPr>
      </w:pPr>
      <w:bookmarkStart w:id="264" w:name="_Toc2104"/>
      <w:r>
        <w:rPr>
          <w:rFonts w:hint="eastAsia"/>
          <w:lang w:eastAsia="zh-CN"/>
        </w:rPr>
        <w:t>原型界面</w:t>
      </w:r>
      <w:bookmarkEnd w:id="264"/>
    </w:p>
    <w:p>
      <w:pPr>
        <w:rPr>
          <w:rFonts w:hint="eastAsia"/>
          <w:lang w:eastAsia="zh-CN"/>
        </w:rPr>
      </w:pPr>
      <w:r>
        <w:rPr>
          <w:rFonts w:hint="eastAsia"/>
          <w:lang w:eastAsia="zh-CN"/>
        </w:rPr>
        <w:t>无</w:t>
      </w:r>
    </w:p>
    <w:p>
      <w:pPr>
        <w:pStyle w:val="6"/>
        <w:rPr>
          <w:rFonts w:hint="eastAsia"/>
          <w:lang w:eastAsia="zh-CN"/>
        </w:rPr>
      </w:pPr>
      <w:bookmarkStart w:id="265" w:name="_Toc20398"/>
      <w:r>
        <w:rPr>
          <w:rFonts w:hint="eastAsia"/>
          <w:lang w:eastAsia="zh-CN"/>
        </w:rPr>
        <w:t>界面说明</w:t>
      </w:r>
      <w:bookmarkEnd w:id="265"/>
    </w:p>
    <w:p>
      <w:pPr>
        <w:rPr>
          <w:rFonts w:hint="eastAsia"/>
          <w:lang w:eastAsia="zh-CN"/>
        </w:rPr>
      </w:pPr>
      <w:r>
        <w:rPr>
          <w:rFonts w:hint="eastAsia"/>
          <w:lang w:eastAsia="zh-CN"/>
        </w:rPr>
        <w:t>无</w:t>
      </w:r>
    </w:p>
    <w:p>
      <w:pPr>
        <w:pStyle w:val="6"/>
        <w:rPr>
          <w:rFonts w:hint="eastAsia"/>
          <w:lang w:eastAsia="zh-CN"/>
        </w:rPr>
      </w:pPr>
      <w:bookmarkStart w:id="266" w:name="_Toc4745"/>
      <w:r>
        <w:rPr>
          <w:rFonts w:hint="eastAsia"/>
          <w:lang w:eastAsia="zh-CN"/>
        </w:rPr>
        <w:t>输入内容</w:t>
      </w:r>
      <w:bookmarkEnd w:id="26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账号</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val="en-US" w:eastAsia="zh-CN"/>
              </w:rPr>
            </w:pPr>
            <w:r>
              <w:rPr>
                <w:rFonts w:hint="eastAsia"/>
                <w:vertAlign w:val="baseline"/>
                <w:lang w:val="en-US" w:eastAsia="zh-CN"/>
              </w:rPr>
              <w:t>不超过20个字符长度，不包含特殊字符及空格</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昵称</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eastAsia="zh-CN"/>
              </w:rPr>
            </w:pPr>
            <w:r>
              <w:rPr>
                <w:rFonts w:hint="eastAsia"/>
                <w:vertAlign w:val="baseline"/>
                <w:lang w:val="en-US" w:eastAsia="zh-CN"/>
              </w:rPr>
              <w:t>不超过20个字符长度，不包含特殊字符及空格</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手机号码</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eastAsia="zh-CN"/>
              </w:rPr>
            </w:pPr>
            <w:r>
              <w:rPr>
                <w:rFonts w:hint="eastAsia"/>
                <w:vertAlign w:val="baseline"/>
                <w:lang w:eastAsia="zh-CN"/>
              </w:rPr>
              <w:t>只能输入不超过</w:t>
            </w:r>
            <w:r>
              <w:rPr>
                <w:rFonts w:hint="eastAsia"/>
                <w:vertAlign w:val="baseline"/>
                <w:lang w:val="en-US" w:eastAsia="zh-CN"/>
              </w:rPr>
              <w:t>11位长度的数字。</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描述</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eastAsia="zh-CN"/>
              </w:rPr>
            </w:pPr>
            <w:r>
              <w:rPr>
                <w:rFonts w:hint="eastAsia"/>
                <w:vertAlign w:val="baseline"/>
                <w:lang w:val="en-US" w:eastAsia="zh-CN"/>
              </w:rPr>
              <w:t>不超过150个字符长度，不包含特殊字符及空格</w:t>
            </w:r>
          </w:p>
        </w:tc>
        <w:tc>
          <w:tcPr>
            <w:tcW w:w="1705" w:type="dxa"/>
            <w:vAlign w:val="center"/>
          </w:tcPr>
          <w:p>
            <w:pPr>
              <w:jc w:val="center"/>
              <w:rPr>
                <w:rFonts w:hint="eastAsia"/>
                <w:vertAlign w:val="baseline"/>
                <w:lang w:eastAsia="zh-CN"/>
              </w:rPr>
            </w:pPr>
          </w:p>
        </w:tc>
      </w:tr>
    </w:tbl>
    <w:p>
      <w:pPr>
        <w:rPr>
          <w:rFonts w:hint="eastAsia"/>
          <w:lang w:eastAsia="zh-CN"/>
        </w:rPr>
      </w:pPr>
    </w:p>
    <w:p>
      <w:pPr>
        <w:pStyle w:val="6"/>
        <w:rPr>
          <w:rFonts w:hint="eastAsia"/>
          <w:lang w:eastAsia="zh-CN"/>
        </w:rPr>
      </w:pPr>
      <w:bookmarkStart w:id="267" w:name="_Toc14893"/>
      <w:r>
        <w:rPr>
          <w:rFonts w:hint="eastAsia"/>
          <w:lang w:eastAsia="zh-CN"/>
        </w:rPr>
        <w:t>输出内容</w:t>
      </w:r>
      <w:bookmarkEnd w:id="267"/>
    </w:p>
    <w:p>
      <w:pPr>
        <w:rPr>
          <w:rFonts w:hint="eastAsia"/>
          <w:lang w:eastAsia="zh-CN"/>
        </w:rPr>
      </w:pPr>
      <w:r>
        <w:rPr>
          <w:rFonts w:hint="eastAsia"/>
          <w:lang w:eastAsia="zh-CN"/>
        </w:rPr>
        <w:t>系统用户管理列表展示符合搜索条件的数据</w:t>
      </w:r>
    </w:p>
    <w:p>
      <w:pPr>
        <w:pStyle w:val="6"/>
        <w:rPr>
          <w:rFonts w:hint="eastAsia"/>
          <w:lang w:eastAsia="zh-CN"/>
        </w:rPr>
      </w:pPr>
      <w:bookmarkStart w:id="268" w:name="_Toc32465"/>
      <w:r>
        <w:rPr>
          <w:rFonts w:hint="eastAsia"/>
          <w:lang w:eastAsia="zh-CN"/>
        </w:rPr>
        <w:t>用例</w:t>
      </w:r>
      <w:bookmarkEnd w:id="268"/>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eastAsia="宋体"/>
                <w:color w:val="auto"/>
                <w:sz w:val="18"/>
                <w:szCs w:val="18"/>
                <w:lang w:eastAsia="zh-CN"/>
              </w:rPr>
            </w:pPr>
            <w:r>
              <w:rPr>
                <w:rFonts w:hint="eastAsia"/>
                <w:color w:val="auto"/>
                <w:sz w:val="18"/>
                <w:szCs w:val="18"/>
                <w:lang w:val="en-US" w:eastAsia="zh-CN"/>
              </w:rPr>
              <w:t>系统用户管理搜索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用户输入关键字，搜索符合条件的已建角色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用户输入关键字后，点击搜索按钮，角色管理表格中展示出符合条件的数据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用户已登录且拥有该权限。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系统用户管理表格中展示符合条件的数据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jc w:val="left"/>
              <w:rPr>
                <w:rFonts w:hint="eastAsia" w:ascii="Arial" w:hAnsi="Arial"/>
                <w:sz w:val="18"/>
                <w:szCs w:val="18"/>
                <w:lang w:val="en-US" w:eastAsia="zh-CN"/>
              </w:rPr>
            </w:pPr>
            <w:r>
              <w:rPr>
                <w:rFonts w:hint="eastAsia" w:ascii="Arial" w:hAnsi="Arial"/>
                <w:sz w:val="18"/>
                <w:szCs w:val="18"/>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无符合搜索条件的角色记录</w:t>
            </w:r>
          </w:p>
        </w:tc>
        <w:tc>
          <w:tcPr>
            <w:tcW w:w="5208" w:type="dxa"/>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提示暂无数据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 xml:space="preserve">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69" w:name="_Toc6565"/>
      <w:r>
        <w:rPr>
          <w:rFonts w:hint="eastAsia"/>
          <w:lang w:val="en-US" w:eastAsia="zh-CN"/>
        </w:rPr>
        <w:t>系统用户管理-新增</w:t>
      </w:r>
      <w:bookmarkEnd w:id="269"/>
    </w:p>
    <w:p>
      <w:pPr>
        <w:pStyle w:val="19"/>
      </w:pPr>
      <w:bookmarkStart w:id="270" w:name="_Toc31899"/>
      <w:r>
        <w:rPr>
          <w:rFonts w:hint="eastAsia"/>
        </w:rPr>
        <w:t>原型界面</w:t>
      </w:r>
      <w:bookmarkEnd w:id="270"/>
    </w:p>
    <w:p>
      <w:pPr>
        <w:rPr>
          <w:rFonts w:hint="eastAsia" w:eastAsia="宋体"/>
          <w:lang w:eastAsia="zh-CN"/>
        </w:rPr>
      </w:pPr>
      <w:r>
        <w:drawing>
          <wp:inline distT="0" distB="0" distL="114300" distR="114300">
            <wp:extent cx="4514215" cy="3961765"/>
            <wp:effectExtent l="0" t="0" r="6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9"/>
                    <a:stretch>
                      <a:fillRect/>
                    </a:stretch>
                  </pic:blipFill>
                  <pic:spPr>
                    <a:xfrm>
                      <a:off x="0" y="0"/>
                      <a:ext cx="4514215" cy="3961765"/>
                    </a:xfrm>
                    <a:prstGeom prst="rect">
                      <a:avLst/>
                    </a:prstGeom>
                    <a:noFill/>
                    <a:ln w="9525">
                      <a:noFill/>
                    </a:ln>
                  </pic:spPr>
                </pic:pic>
              </a:graphicData>
            </a:graphic>
          </wp:inline>
        </w:drawing>
      </w:r>
    </w:p>
    <w:p>
      <w:pPr>
        <w:keepNext/>
      </w:pPr>
    </w:p>
    <w:p>
      <w:pPr>
        <w:pStyle w:val="19"/>
        <w:rPr>
          <w:rFonts w:hint="eastAsia"/>
        </w:rPr>
      </w:pPr>
      <w:bookmarkStart w:id="271" w:name="_Toc12375"/>
      <w:r>
        <w:rPr>
          <w:rFonts w:hint="eastAsia"/>
        </w:rPr>
        <w:t>界面说明</w:t>
      </w:r>
      <w:bookmarkEnd w:id="271"/>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新增系统用户</w:t>
            </w:r>
          </w:p>
        </w:tc>
        <w:tc>
          <w:tcPr>
            <w:tcW w:w="1704" w:type="dxa"/>
            <w:vAlign w:val="center"/>
          </w:tcPr>
          <w:p>
            <w:pPr>
              <w:jc w:val="center"/>
              <w:rPr>
                <w:rFonts w:hint="eastAsia"/>
                <w:vertAlign w:val="baseline"/>
                <w:lang w:eastAsia="zh-CN"/>
              </w:rPr>
            </w:pPr>
            <w:r>
              <w:rPr>
                <w:rFonts w:hint="eastAsia"/>
                <w:vertAlign w:val="baseline"/>
                <w:lang w:eastAsia="zh-CN"/>
              </w:rPr>
              <w:t>用户名称</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用户密码</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密码确认</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用户昵称</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手机号码</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电子邮箱</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地址</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描述</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确认</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bl>
    <w:p>
      <w:pPr>
        <w:rPr>
          <w:rFonts w:hint="eastAsia"/>
          <w:lang w:eastAsia="zh-CN"/>
        </w:rPr>
      </w:pPr>
    </w:p>
    <w:p>
      <w:pPr>
        <w:pStyle w:val="19"/>
        <w:rPr>
          <w:rFonts w:hint="eastAsia"/>
          <w:lang w:eastAsia="zh-CN"/>
        </w:rPr>
      </w:pPr>
      <w:bookmarkStart w:id="272" w:name="_Toc23163"/>
      <w:r>
        <w:rPr>
          <w:rFonts w:hint="eastAsia"/>
          <w:lang w:eastAsia="zh-CN"/>
        </w:rPr>
        <w:t>输入内容</w:t>
      </w:r>
      <w:bookmarkEnd w:id="272"/>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eastAsia="宋体"/>
                <w:szCs w:val="18"/>
                <w:lang w:eastAsia="zh-CN"/>
              </w:rPr>
            </w:pPr>
            <w:r>
              <w:rPr>
                <w:rFonts w:hint="eastAsia" w:ascii="Arial" w:hAnsi="Arial"/>
                <w:szCs w:val="18"/>
                <w:lang w:eastAsia="zh-CN"/>
              </w:rPr>
              <w:t>账号</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szCs w:val="18"/>
                <w:lang w:val="en-US" w:eastAsia="zh-CN"/>
              </w:rPr>
            </w:pPr>
            <w:r>
              <w:rPr>
                <w:rFonts w:hint="eastAsia" w:ascii="Arial" w:hAnsi="Arial"/>
                <w:szCs w:val="18"/>
                <w:lang w:eastAsia="zh-CN"/>
              </w:rPr>
              <w:t>最短</w:t>
            </w:r>
            <w:r>
              <w:rPr>
                <w:rFonts w:hint="eastAsia" w:ascii="Arial" w:hAnsi="Arial"/>
                <w:szCs w:val="18"/>
                <w:lang w:val="en-US" w:eastAsia="zh-CN"/>
              </w:rPr>
              <w:t>5个字符，最长10个字符，只能为英文字母、数字、下划线，不能以下划线开头或结尾</w:t>
            </w:r>
          </w:p>
          <w:p>
            <w:pPr>
              <w:jc w:val="left"/>
              <w:rPr>
                <w:rFonts w:hint="eastAsia" w:ascii="Arial" w:hAnsi="Arial"/>
                <w:szCs w:val="18"/>
                <w:lang w:val="en-US" w:eastAsia="zh-CN"/>
              </w:rPr>
            </w:pPr>
            <w:r>
              <w:rPr>
                <w:rFonts w:hint="eastAsia" w:ascii="Arial" w:hAnsi="Arial"/>
                <w:szCs w:val="18"/>
                <w:lang w:val="en-US" w:eastAsia="zh-CN"/>
              </w:rPr>
              <w:t>账号具有唯一性，不能与已有账号重复</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密码</w:t>
            </w:r>
          </w:p>
        </w:tc>
        <w:tc>
          <w:tcPr>
            <w:tcW w:w="1215" w:type="dxa"/>
            <w:tcBorders>
              <w:top w:val="single" w:color="auto" w:sz="6" w:space="0"/>
              <w:bottom w:val="single" w:color="auto" w:sz="6" w:space="0"/>
            </w:tcBorders>
            <w:textDirection w:val="lrTb"/>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r>
              <w:rPr>
                <w:rFonts w:hint="eastAsia" w:ascii="Arial" w:hAnsi="Arial"/>
                <w:szCs w:val="18"/>
                <w:lang w:eastAsia="zh-CN"/>
              </w:rPr>
              <w:t>最短</w:t>
            </w:r>
            <w:r>
              <w:rPr>
                <w:rFonts w:hint="eastAsia" w:ascii="Arial" w:hAnsi="Arial"/>
                <w:szCs w:val="18"/>
                <w:lang w:val="en-US" w:eastAsia="zh-CN"/>
              </w:rPr>
              <w:t>6个字符，最长16个字符，可以有特殊字符（!"#$%&amp;'()*+,-./:;&lt;=&gt;?@[\]^_`{|}~），但不能含有空格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昵称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2-20个字符，不可包含特殊字符，不能包含空格</w:t>
            </w:r>
          </w:p>
          <w:p>
            <w:pPr>
              <w:jc w:val="left"/>
              <w:rPr>
                <w:rFonts w:hint="eastAsia" w:ascii="Arial" w:hAnsi="Arial"/>
                <w:szCs w:val="18"/>
                <w:lang w:val="en-US" w:eastAsia="zh-CN"/>
              </w:rPr>
            </w:pPr>
            <w:r>
              <w:rPr>
                <w:rFonts w:hint="eastAsia" w:ascii="Arial" w:hAnsi="Arial"/>
                <w:szCs w:val="18"/>
                <w:lang w:val="en-US" w:eastAsia="zh-CN"/>
              </w:rPr>
              <w:t>昵称具有唯一性，不能与已有账号重复</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手机号码</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szCs w:val="18"/>
                <w:lang w:val="en-US" w:eastAsia="zh-CN"/>
              </w:rPr>
            </w:pPr>
            <w:r>
              <w:rPr>
                <w:rFonts w:hint="eastAsia" w:ascii="Arial" w:hAnsi="Arial"/>
                <w:szCs w:val="18"/>
                <w:lang w:eastAsia="zh-CN"/>
              </w:rPr>
              <w:t>需为</w:t>
            </w:r>
            <w:r>
              <w:rPr>
                <w:rFonts w:hint="eastAsia" w:ascii="Arial" w:hAnsi="Arial"/>
                <w:szCs w:val="18"/>
                <w:lang w:val="en-US" w:eastAsia="zh-CN"/>
              </w:rPr>
              <w:t>11位数字，且为中国大陆允许号段内</w:t>
            </w:r>
          </w:p>
          <w:p>
            <w:pPr>
              <w:jc w:val="left"/>
              <w:rPr>
                <w:rFonts w:hint="eastAsia" w:ascii="Arial" w:hAnsi="Arial"/>
                <w:szCs w:val="18"/>
                <w:lang w:val="en-US" w:eastAsia="zh-CN"/>
              </w:rPr>
            </w:pPr>
            <w:r>
              <w:rPr>
                <w:rFonts w:hint="eastAsia" w:ascii="Arial" w:hAnsi="Arial"/>
                <w:szCs w:val="18"/>
                <w:lang w:val="en-US" w:eastAsia="zh-CN"/>
              </w:rPr>
              <w:t>手机号码具有唯一性。</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电子邮箱</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szCs w:val="18"/>
                <w:lang w:val="en-US" w:eastAsia="zh-CN"/>
              </w:rPr>
            </w:pPr>
            <w:r>
              <w:rPr>
                <w:rFonts w:hint="eastAsia" w:ascii="Arial" w:hAnsi="Arial"/>
                <w:szCs w:val="18"/>
                <w:lang w:eastAsia="zh-CN"/>
              </w:rPr>
              <w:t>格式需满足正确的邮箱格式，</w:t>
            </w:r>
            <w:r>
              <w:rPr>
                <w:rFonts w:hint="eastAsia" w:ascii="Arial" w:hAnsi="Arial"/>
                <w:szCs w:val="18"/>
                <w:lang w:val="en-US" w:eastAsia="zh-CN"/>
              </w:rPr>
              <w:t xml:space="preserve">somebody@domain.name,其中doumain.name为域名的标识符，somebody为邮箱地址，不可包含特殊字符，name需为2位英文数字。 </w:t>
            </w:r>
          </w:p>
          <w:p>
            <w:pPr>
              <w:jc w:val="left"/>
              <w:rPr>
                <w:rFonts w:hint="eastAsia" w:ascii="Arial" w:hAnsi="Arial"/>
                <w:szCs w:val="18"/>
                <w:lang w:val="en-US" w:eastAsia="zh-CN"/>
              </w:rPr>
            </w:pPr>
            <w:r>
              <w:rPr>
                <w:rFonts w:hint="eastAsia" w:ascii="Arial" w:hAnsi="Arial"/>
                <w:szCs w:val="18"/>
                <w:lang w:val="en-US" w:eastAsia="zh-CN"/>
              </w:rPr>
              <w:t>邮箱具有唯一性</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地址</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r>
              <w:rPr>
                <w:rFonts w:hint="eastAsia" w:ascii="Arial" w:hAnsi="Arial"/>
                <w:szCs w:val="18"/>
                <w:lang w:val="en-US" w:eastAsia="zh-CN"/>
              </w:rPr>
              <w:t>2-150个字符，不可包含特殊字符。</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描述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r>
              <w:rPr>
                <w:rFonts w:hint="eastAsia" w:ascii="Arial" w:hAnsi="Arial"/>
                <w:szCs w:val="18"/>
                <w:lang w:val="en-US" w:eastAsia="zh-CN"/>
              </w:rPr>
              <w:t>不超过100个字符，不可包含特殊字符。</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273" w:name="_Toc14965"/>
      <w:r>
        <w:rPr>
          <w:rFonts w:hint="eastAsia"/>
          <w:lang w:eastAsia="zh-CN"/>
        </w:rPr>
        <w:t>输出内容</w:t>
      </w:r>
      <w:bookmarkEnd w:id="273"/>
    </w:p>
    <w:p>
      <w:pPr>
        <w:rPr>
          <w:rFonts w:hint="eastAsia"/>
          <w:lang w:eastAsia="zh-CN"/>
        </w:rPr>
      </w:pPr>
      <w:r>
        <w:rPr>
          <w:rFonts w:hint="eastAsia"/>
          <w:lang w:val="en-US" w:eastAsia="zh-CN"/>
        </w:rPr>
        <w:t>无</w:t>
      </w:r>
    </w:p>
    <w:p>
      <w:pPr>
        <w:pStyle w:val="19"/>
      </w:pPr>
      <w:bookmarkStart w:id="274" w:name="_Toc13318"/>
      <w:r>
        <w:rPr>
          <w:rFonts w:hint="eastAsia"/>
        </w:rPr>
        <w:t>用例</w:t>
      </w:r>
      <w:bookmarkEnd w:id="274"/>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输入相应条件进行用户的新增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点击新增按钮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具有产品</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17"/>
              </w:numPr>
              <w:spacing w:line="400" w:lineRule="exact"/>
              <w:rPr>
                <w:rFonts w:hint="eastAsia" w:ascii="Arial" w:hAnsi="Arial"/>
                <w:sz w:val="18"/>
                <w:szCs w:val="18"/>
                <w:lang w:val="en-US" w:eastAsia="zh-CN"/>
              </w:rPr>
            </w:pPr>
            <w:r>
              <w:rPr>
                <w:rFonts w:hint="eastAsia" w:ascii="Arial" w:hAnsi="Arial"/>
                <w:sz w:val="18"/>
                <w:szCs w:val="18"/>
                <w:lang w:val="en-US" w:eastAsia="zh-CN"/>
              </w:rPr>
              <w:t>账户名称不能重复</w:t>
            </w:r>
          </w:p>
          <w:p>
            <w:pPr>
              <w:pStyle w:val="21"/>
              <w:numPr>
                <w:ilvl w:val="0"/>
                <w:numId w:val="17"/>
              </w:numPr>
              <w:spacing w:line="400" w:lineRule="exact"/>
              <w:rPr>
                <w:rFonts w:hint="eastAsia" w:ascii="Arial" w:hAnsi="Arial"/>
                <w:sz w:val="18"/>
                <w:szCs w:val="18"/>
                <w:lang w:val="en-US" w:eastAsia="zh-CN"/>
              </w:rPr>
            </w:pPr>
            <w:r>
              <w:rPr>
                <w:rFonts w:hint="eastAsia" w:ascii="Arial" w:hAnsi="Arial"/>
                <w:sz w:val="18"/>
                <w:szCs w:val="18"/>
                <w:lang w:val="en-US" w:eastAsia="zh-CN"/>
              </w:rPr>
              <w:t>昵称不能重复</w:t>
            </w:r>
          </w:p>
          <w:p>
            <w:pPr>
              <w:pStyle w:val="21"/>
              <w:numPr>
                <w:ilvl w:val="0"/>
                <w:numId w:val="17"/>
              </w:numPr>
              <w:spacing w:line="400" w:lineRule="exact"/>
              <w:rPr>
                <w:rFonts w:hint="eastAsia" w:ascii="Arial" w:hAnsi="Arial"/>
                <w:sz w:val="18"/>
                <w:szCs w:val="18"/>
                <w:lang w:val="en-US" w:eastAsia="zh-CN"/>
              </w:rPr>
            </w:pPr>
            <w:r>
              <w:rPr>
                <w:rFonts w:hint="eastAsia" w:ascii="Arial" w:hAnsi="Arial"/>
                <w:sz w:val="18"/>
                <w:szCs w:val="18"/>
                <w:lang w:val="en-US" w:eastAsia="zh-CN"/>
              </w:rPr>
              <w:t>手机号码不能重复</w:t>
            </w:r>
          </w:p>
          <w:p>
            <w:pPr>
              <w:pStyle w:val="21"/>
              <w:numPr>
                <w:ilvl w:val="0"/>
                <w:numId w:val="17"/>
              </w:numPr>
              <w:spacing w:line="400" w:lineRule="exact"/>
              <w:rPr>
                <w:rFonts w:hint="eastAsia" w:ascii="Arial" w:hAnsi="Arial"/>
                <w:sz w:val="18"/>
                <w:szCs w:val="18"/>
                <w:lang w:val="en-US" w:eastAsia="zh-CN"/>
              </w:rPr>
            </w:pPr>
            <w:r>
              <w:rPr>
                <w:rFonts w:hint="eastAsia" w:ascii="Arial" w:hAnsi="Arial"/>
                <w:sz w:val="18"/>
                <w:szCs w:val="18"/>
                <w:lang w:val="en-US" w:eastAsia="zh-CN"/>
              </w:rPr>
              <w:t>电子邮箱不能重复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未绑定角色的用户账号无法登录。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r>
        <w:rPr>
          <w:rFonts w:hint="eastAsia"/>
          <w:lang w:val="en-US" w:eastAsia="zh-CN"/>
        </w:rPr>
        <w:t xml:space="preserve"> </w:t>
      </w:r>
      <w:bookmarkStart w:id="275" w:name="_Toc7366"/>
      <w:r>
        <w:rPr>
          <w:rFonts w:hint="eastAsia"/>
          <w:lang w:val="en-US" w:eastAsia="zh-CN"/>
        </w:rPr>
        <w:t>系统用户管理-设置角色</w:t>
      </w:r>
      <w:bookmarkEnd w:id="275"/>
    </w:p>
    <w:p>
      <w:pPr>
        <w:pStyle w:val="19"/>
      </w:pPr>
      <w:bookmarkStart w:id="276" w:name="_Toc15459"/>
      <w:r>
        <w:rPr>
          <w:rFonts w:hint="eastAsia"/>
        </w:rPr>
        <w:t>原型界面</w:t>
      </w:r>
      <w:bookmarkEnd w:id="276"/>
    </w:p>
    <w:p>
      <w:pPr>
        <w:rPr>
          <w:rFonts w:hint="eastAsia" w:eastAsia="宋体"/>
          <w:lang w:eastAsia="zh-CN"/>
        </w:rPr>
      </w:pPr>
      <w:r>
        <w:drawing>
          <wp:inline distT="0" distB="0" distL="114300" distR="114300">
            <wp:extent cx="3666490" cy="4771390"/>
            <wp:effectExtent l="0" t="0" r="10160" b="1016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0"/>
                    <a:stretch>
                      <a:fillRect/>
                    </a:stretch>
                  </pic:blipFill>
                  <pic:spPr>
                    <a:xfrm>
                      <a:off x="0" y="0"/>
                      <a:ext cx="3666490" cy="4771390"/>
                    </a:xfrm>
                    <a:prstGeom prst="rect">
                      <a:avLst/>
                    </a:prstGeom>
                    <a:noFill/>
                    <a:ln w="9525">
                      <a:noFill/>
                    </a:ln>
                  </pic:spPr>
                </pic:pic>
              </a:graphicData>
            </a:graphic>
          </wp:inline>
        </w:drawing>
      </w:r>
    </w:p>
    <w:p>
      <w:pPr>
        <w:keepNext/>
      </w:pPr>
    </w:p>
    <w:p>
      <w:pPr>
        <w:pStyle w:val="19"/>
        <w:rPr>
          <w:rFonts w:hint="eastAsia"/>
        </w:rPr>
      </w:pPr>
      <w:bookmarkStart w:id="277" w:name="_Toc355"/>
      <w:r>
        <w:rPr>
          <w:rFonts w:hint="eastAsia"/>
        </w:rPr>
        <w:t>界面说明</w:t>
      </w:r>
      <w:bookmarkEnd w:id="27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设置角色</w:t>
            </w:r>
          </w:p>
        </w:tc>
        <w:tc>
          <w:tcPr>
            <w:tcW w:w="1704" w:type="dxa"/>
            <w:vAlign w:val="center"/>
          </w:tcPr>
          <w:p>
            <w:pPr>
              <w:jc w:val="center"/>
              <w:rPr>
                <w:rFonts w:hint="eastAsia"/>
                <w:vertAlign w:val="baseline"/>
                <w:lang w:eastAsia="zh-CN"/>
              </w:rPr>
            </w:pPr>
            <w:r>
              <w:rPr>
                <w:rFonts w:hint="eastAsia"/>
                <w:vertAlign w:val="baseline"/>
                <w:lang w:eastAsia="zh-CN"/>
              </w:rPr>
              <w:t>用户名称</w:t>
            </w:r>
          </w:p>
        </w:tc>
        <w:tc>
          <w:tcPr>
            <w:tcW w:w="1704" w:type="dxa"/>
            <w:vAlign w:val="center"/>
          </w:tcPr>
          <w:p>
            <w:pPr>
              <w:jc w:val="center"/>
              <w:rPr>
                <w:rFonts w:hint="eastAsia"/>
                <w:vertAlign w:val="baseline"/>
                <w:lang w:eastAsia="zh-CN"/>
              </w:rPr>
            </w:pPr>
            <w:r>
              <w:rPr>
                <w:rFonts w:hint="eastAsia"/>
                <w:vertAlign w:val="baseline"/>
                <w:lang w:eastAsia="zh-CN"/>
              </w:rPr>
              <w:t>文本</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显示当前所设置的用户名称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用户角色</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用户角色包含所有已创建的角色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权限列表</w:t>
            </w:r>
          </w:p>
        </w:tc>
        <w:tc>
          <w:tcPr>
            <w:tcW w:w="1704" w:type="dxa"/>
            <w:vAlign w:val="center"/>
          </w:tcPr>
          <w:p>
            <w:pPr>
              <w:jc w:val="center"/>
              <w:rPr>
                <w:rFonts w:hint="eastAsia"/>
                <w:vertAlign w:val="baseline"/>
                <w:lang w:eastAsia="zh-CN"/>
              </w:rPr>
            </w:pPr>
            <w:r>
              <w:rPr>
                <w:rFonts w:hint="eastAsia"/>
                <w:vertAlign w:val="baseline"/>
                <w:lang w:eastAsia="zh-CN"/>
              </w:rPr>
              <w:t>树状图复选框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权限列表显示的是选中角色的权限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点击取消关闭弹窗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保存</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点击保存，将该角色及角色权限绑定至该系统用户</w:t>
            </w:r>
          </w:p>
        </w:tc>
      </w:tr>
    </w:tbl>
    <w:p>
      <w:pPr>
        <w:rPr>
          <w:rFonts w:hint="eastAsia"/>
          <w:lang w:eastAsia="zh-CN"/>
        </w:rPr>
      </w:pPr>
    </w:p>
    <w:p>
      <w:pPr>
        <w:pStyle w:val="19"/>
        <w:rPr>
          <w:rFonts w:hint="eastAsia"/>
          <w:lang w:eastAsia="zh-CN"/>
        </w:rPr>
      </w:pPr>
      <w:bookmarkStart w:id="278" w:name="_Toc29324"/>
      <w:r>
        <w:rPr>
          <w:rFonts w:hint="eastAsia"/>
          <w:lang w:eastAsia="zh-CN"/>
        </w:rPr>
        <w:t>输入内容</w:t>
      </w:r>
      <w:bookmarkEnd w:id="278"/>
    </w:p>
    <w:p>
      <w:pPr>
        <w:rPr>
          <w:rFonts w:hint="eastAsia"/>
          <w:lang w:eastAsia="zh-CN"/>
        </w:rPr>
      </w:pPr>
      <w:r>
        <w:rPr>
          <w:rFonts w:hint="eastAsia"/>
          <w:lang w:eastAsia="zh-CN"/>
        </w:rPr>
        <w:t>无</w:t>
      </w:r>
    </w:p>
    <w:p>
      <w:pPr>
        <w:pStyle w:val="19"/>
        <w:rPr>
          <w:rFonts w:hint="eastAsia"/>
          <w:lang w:eastAsia="zh-CN"/>
        </w:rPr>
      </w:pPr>
      <w:bookmarkStart w:id="279" w:name="_Toc7043"/>
      <w:r>
        <w:rPr>
          <w:rFonts w:hint="eastAsia"/>
          <w:lang w:eastAsia="zh-CN"/>
        </w:rPr>
        <w:t>输出内容</w:t>
      </w:r>
      <w:bookmarkEnd w:id="279"/>
    </w:p>
    <w:p>
      <w:pPr>
        <w:rPr>
          <w:rFonts w:hint="eastAsia"/>
          <w:lang w:eastAsia="zh-CN"/>
        </w:rPr>
      </w:pPr>
      <w:r>
        <w:rPr>
          <w:rFonts w:hint="eastAsia"/>
          <w:lang w:eastAsia="zh-CN"/>
        </w:rPr>
        <w:t>无</w:t>
      </w:r>
    </w:p>
    <w:p>
      <w:pPr>
        <w:pStyle w:val="19"/>
      </w:pPr>
      <w:bookmarkStart w:id="280" w:name="_Toc13435"/>
      <w:r>
        <w:rPr>
          <w:rFonts w:hint="eastAsia"/>
        </w:rPr>
        <w:t>用例</w:t>
      </w:r>
      <w:bookmarkEnd w:id="280"/>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设置角色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用户绑定对应的角色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系统用户在某一用户列表操作栏中点击设置角色，在弹窗中选中角色后，点击保存，将该角色绑定至该系统用户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点击设置角色按钮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设置角色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1、1个用户只能绑定1个角色</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2、每个用户必须要绑定1个角色才能登录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81" w:name="_Toc21095"/>
      <w:r>
        <w:rPr>
          <w:rFonts w:hint="eastAsia"/>
          <w:lang w:val="en-US" w:eastAsia="zh-CN"/>
        </w:rPr>
        <w:t>系统用户管理-编辑</w:t>
      </w:r>
      <w:bookmarkEnd w:id="281"/>
    </w:p>
    <w:p>
      <w:pPr>
        <w:rPr>
          <w:rFonts w:hint="eastAsia"/>
          <w:lang w:eastAsia="zh-CN"/>
        </w:rPr>
      </w:pPr>
      <w:r>
        <w:rPr>
          <w:rFonts w:hint="eastAsia"/>
          <w:lang w:eastAsia="zh-CN"/>
        </w:rPr>
        <w:t>可修改除账户外的任意数据，包括密码（不需要知道原密码），其实与新增的弹窗是一样的。</w:t>
      </w:r>
    </w:p>
    <w:p>
      <w:pPr>
        <w:pStyle w:val="5"/>
      </w:pPr>
      <w:bookmarkStart w:id="282" w:name="_Toc4310"/>
      <w:r>
        <w:rPr>
          <w:rFonts w:hint="eastAsia"/>
          <w:lang w:val="en-US" w:eastAsia="zh-CN"/>
        </w:rPr>
        <w:t>系统用户管理-删除</w:t>
      </w:r>
      <w:bookmarkEnd w:id="282"/>
    </w:p>
    <w:p>
      <w:pPr>
        <w:rPr>
          <w:rFonts w:hint="eastAsia"/>
          <w:lang w:eastAsia="zh-CN"/>
        </w:rPr>
      </w:pPr>
      <w:r>
        <w:rPr>
          <w:rFonts w:hint="eastAsia"/>
          <w:lang w:eastAsia="zh-CN"/>
        </w:rPr>
        <w:t>对系统用户进行物理删除。</w:t>
      </w:r>
    </w:p>
    <w:p>
      <w:pPr>
        <w:pStyle w:val="5"/>
        <w:rPr>
          <w:color w:val="auto"/>
        </w:rPr>
      </w:pPr>
      <w:bookmarkStart w:id="283" w:name="_Toc21734"/>
      <w:r>
        <w:rPr>
          <w:rFonts w:hint="eastAsia"/>
          <w:color w:val="auto"/>
          <w:lang w:val="en-US" w:eastAsia="zh-CN"/>
        </w:rPr>
        <w:t>系统管理-显示及语音设置-页面展示</w:t>
      </w:r>
      <w:bookmarkEnd w:id="283"/>
    </w:p>
    <w:p>
      <w:pPr>
        <w:pStyle w:val="19"/>
      </w:pPr>
      <w:bookmarkStart w:id="284" w:name="_Toc29392"/>
      <w:r>
        <w:rPr>
          <w:rFonts w:hint="eastAsia"/>
        </w:rPr>
        <w:t>原型界面</w:t>
      </w:r>
      <w:bookmarkEnd w:id="284"/>
    </w:p>
    <w:p>
      <w:pPr>
        <w:rPr>
          <w:rFonts w:hint="eastAsia" w:eastAsia="宋体"/>
          <w:lang w:eastAsia="zh-CN"/>
        </w:rPr>
      </w:pPr>
      <w:r>
        <w:rPr>
          <w:rFonts w:hint="eastAsia" w:eastAsia="宋体"/>
          <w:lang w:eastAsia="zh-CN"/>
        </w:rPr>
        <w:drawing>
          <wp:inline distT="0" distB="0" distL="114300" distR="114300">
            <wp:extent cx="5265420" cy="2426335"/>
            <wp:effectExtent l="0" t="0" r="11430" b="12065"/>
            <wp:docPr id="38" name="图片 38" descr="显示及语音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显示及语音设置"/>
                    <pic:cNvPicPr>
                      <a:picLocks noChangeAspect="1"/>
                    </pic:cNvPicPr>
                  </pic:nvPicPr>
                  <pic:blipFill>
                    <a:blip r:embed="rId31"/>
                    <a:stretch>
                      <a:fillRect/>
                    </a:stretch>
                  </pic:blipFill>
                  <pic:spPr>
                    <a:xfrm>
                      <a:off x="0" y="0"/>
                      <a:ext cx="5265420" cy="2426335"/>
                    </a:xfrm>
                    <a:prstGeom prst="rect">
                      <a:avLst/>
                    </a:prstGeom>
                  </pic:spPr>
                </pic:pic>
              </a:graphicData>
            </a:graphic>
          </wp:inline>
        </w:drawing>
      </w:r>
    </w:p>
    <w:p>
      <w:pPr>
        <w:keepNext/>
      </w:pPr>
    </w:p>
    <w:p>
      <w:pPr>
        <w:pStyle w:val="19"/>
        <w:rPr>
          <w:rFonts w:hint="eastAsia"/>
        </w:rPr>
      </w:pPr>
      <w:bookmarkStart w:id="285" w:name="_Toc25136"/>
      <w:r>
        <w:rPr>
          <w:rFonts w:hint="eastAsia"/>
        </w:rPr>
        <w:t>界面说明</w:t>
      </w:r>
      <w:bookmarkEnd w:id="285"/>
    </w:p>
    <w:p>
      <w:pPr>
        <w:rPr>
          <w:rFonts w:hint="eastAsia"/>
          <w:lang w:eastAsia="zh-CN"/>
        </w:rPr>
      </w:pPr>
      <w:r>
        <w:rPr>
          <w:rFonts w:hint="eastAsia"/>
          <w:lang w:eastAsia="zh-CN"/>
        </w:rPr>
        <w:t>界面内容根据《显示及语音设置对照表excel》进行相应设定。详见《显示及语音设置对照表excel》。</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默认显示及语音表</w:t>
            </w:r>
          </w:p>
        </w:tc>
        <w:tc>
          <w:tcPr>
            <w:tcW w:w="1704" w:type="dxa"/>
            <w:vAlign w:val="center"/>
          </w:tcPr>
          <w:p>
            <w:pPr>
              <w:jc w:val="center"/>
              <w:rPr>
                <w:rFonts w:hint="eastAsia"/>
                <w:vertAlign w:val="baseline"/>
                <w:lang w:eastAsia="zh-CN"/>
              </w:rPr>
            </w:pPr>
            <w:r>
              <w:rPr>
                <w:rFonts w:hint="eastAsia"/>
                <w:vertAlign w:val="baseline"/>
                <w:lang w:eastAsia="zh-CN"/>
              </w:rPr>
              <w:t>编辑</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点击开启显示及语音设置窗口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默认显示及语音表</w:t>
            </w:r>
          </w:p>
        </w:tc>
        <w:tc>
          <w:tcPr>
            <w:tcW w:w="1704" w:type="dxa"/>
            <w:vAlign w:val="center"/>
          </w:tcPr>
          <w:p>
            <w:pPr>
              <w:jc w:val="center"/>
              <w:rPr>
                <w:rFonts w:hint="eastAsia"/>
                <w:vertAlign w:val="baseline"/>
                <w:lang w:eastAsia="zh-CN"/>
              </w:rPr>
            </w:pPr>
            <w:r>
              <w:rPr>
                <w:rFonts w:hint="eastAsia"/>
                <w:vertAlign w:val="baseline"/>
                <w:lang w:eastAsia="zh-CN"/>
              </w:rPr>
              <w:t>列表</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列表内容包括：车辆类型、类型、状态、灯光显示、文本显示、语音播报、最近操作时间、操作人</w:t>
            </w:r>
          </w:p>
        </w:tc>
      </w:tr>
    </w:tbl>
    <w:p>
      <w:pPr>
        <w:pStyle w:val="19"/>
        <w:rPr>
          <w:rFonts w:hint="eastAsia"/>
          <w:lang w:eastAsia="zh-CN"/>
        </w:rPr>
      </w:pPr>
      <w:bookmarkStart w:id="286" w:name="_Toc25190"/>
      <w:r>
        <w:rPr>
          <w:rFonts w:hint="eastAsia"/>
          <w:lang w:eastAsia="zh-CN"/>
        </w:rPr>
        <w:t>输入内容</w:t>
      </w:r>
      <w:bookmarkEnd w:id="286"/>
    </w:p>
    <w:p>
      <w:pPr>
        <w:rPr>
          <w:rFonts w:hint="eastAsia"/>
          <w:lang w:eastAsia="zh-CN"/>
        </w:rPr>
      </w:pPr>
      <w:r>
        <w:rPr>
          <w:rFonts w:hint="eastAsia"/>
          <w:lang w:eastAsia="zh-CN"/>
        </w:rPr>
        <w:t>无</w:t>
      </w:r>
    </w:p>
    <w:p>
      <w:pPr>
        <w:pStyle w:val="19"/>
        <w:rPr>
          <w:rFonts w:hint="eastAsia"/>
          <w:lang w:eastAsia="zh-CN"/>
        </w:rPr>
      </w:pPr>
      <w:bookmarkStart w:id="287" w:name="_Toc14775"/>
      <w:r>
        <w:rPr>
          <w:rFonts w:hint="eastAsia"/>
          <w:lang w:eastAsia="zh-CN"/>
        </w:rPr>
        <w:t>输出内容</w:t>
      </w:r>
      <w:bookmarkEnd w:id="287"/>
    </w:p>
    <w:p>
      <w:pPr>
        <w:rPr>
          <w:rFonts w:hint="eastAsia"/>
          <w:lang w:eastAsia="zh-CN"/>
        </w:rPr>
      </w:pPr>
      <w:r>
        <w:rPr>
          <w:rFonts w:hint="eastAsia"/>
          <w:lang w:eastAsia="zh-CN"/>
        </w:rPr>
        <w:t>无</w:t>
      </w:r>
    </w:p>
    <w:p>
      <w:pPr>
        <w:pStyle w:val="19"/>
      </w:pPr>
      <w:bookmarkStart w:id="288" w:name="_Toc8985"/>
      <w:r>
        <w:rPr>
          <w:rFonts w:hint="eastAsia"/>
        </w:rPr>
        <w:t>用例</w:t>
      </w:r>
      <w:bookmarkEnd w:id="288"/>
    </w:p>
    <w:p>
      <w:pPr>
        <w:rPr>
          <w:rFonts w:hint="eastAsia"/>
          <w:lang w:eastAsia="zh-CN"/>
        </w:rPr>
      </w:pPr>
      <w:r>
        <w:rPr>
          <w:rFonts w:hint="eastAsia"/>
          <w:lang w:eastAsia="zh-CN"/>
        </w:rPr>
        <w:t>无</w:t>
      </w:r>
    </w:p>
    <w:p>
      <w:pPr>
        <w:pStyle w:val="19"/>
        <w:rPr>
          <w:rFonts w:hint="eastAsia"/>
          <w:lang w:eastAsia="zh-CN"/>
        </w:rPr>
      </w:pPr>
      <w:bookmarkStart w:id="289" w:name="_Toc29543"/>
      <w:r>
        <w:rPr>
          <w:rFonts w:hint="eastAsia"/>
          <w:lang w:eastAsia="zh-CN"/>
        </w:rPr>
        <w:t>附件</w:t>
      </w:r>
      <w:bookmarkEnd w:id="289"/>
    </w:p>
    <w:p>
      <w:pPr>
        <w:rPr>
          <w:rFonts w:hint="eastAsia"/>
          <w:lang w:eastAsia="zh-CN"/>
        </w:rPr>
      </w:pPr>
      <w:r>
        <w:rPr>
          <w:rFonts w:hint="eastAsia"/>
          <w:lang w:eastAsia="zh-CN"/>
        </w:rPr>
        <w:object>
          <v:shape id="_x0000_i1025" o:spt="75" type="#_x0000_t75" style="height:66pt;width:72.75pt;" o:ole="t" filled="f" o:preferrelative="t" stroked="f" coordsize="21600,21600">
            <v:path/>
            <v:fill on="f" focussize="0,0"/>
            <v:stroke on="f"/>
            <v:imagedata r:id="rId33" o:title=""/>
            <o:lock v:ext="edit" aspectratio="t"/>
            <w10:wrap type="none"/>
            <w10:anchorlock/>
          </v:shape>
          <o:OLEObject Type="Embed" ProgID="Excel.Sheet.12" ShapeID="_x0000_i1025" DrawAspect="Icon" ObjectID="_1468075725" r:id="rId32">
            <o:LockedField>false</o:LockedField>
          </o:OLEObject>
        </w:object>
      </w:r>
    </w:p>
    <w:p>
      <w:pPr>
        <w:pStyle w:val="5"/>
      </w:pPr>
      <w:bookmarkStart w:id="290" w:name="_Toc3534"/>
      <w:r>
        <w:rPr>
          <w:rFonts w:hint="eastAsia"/>
          <w:lang w:val="en-US" w:eastAsia="zh-CN"/>
        </w:rPr>
        <w:t>显示及语音设置-编辑</w:t>
      </w:r>
      <w:bookmarkEnd w:id="290"/>
    </w:p>
    <w:p>
      <w:pPr>
        <w:pStyle w:val="19"/>
        <w:rPr>
          <w:rFonts w:hint="eastAsia" w:eastAsia="宋体"/>
          <w:lang w:eastAsia="zh-CN"/>
        </w:rPr>
      </w:pPr>
      <w:bookmarkStart w:id="291" w:name="_Toc19091"/>
      <w:r>
        <w:rPr>
          <w:rFonts w:hint="eastAsia"/>
        </w:rPr>
        <w:t>原型界面</w:t>
      </w:r>
      <w:bookmarkEnd w:id="291"/>
    </w:p>
    <w:p>
      <w:pPr>
        <w:keepNext/>
        <w:rPr>
          <w:rFonts w:hint="eastAsia" w:eastAsia="宋体"/>
          <w:lang w:eastAsia="zh-CN"/>
        </w:rPr>
      </w:pPr>
      <w:r>
        <w:rPr>
          <w:rFonts w:hint="eastAsia" w:eastAsia="宋体"/>
          <w:lang w:eastAsia="zh-CN"/>
        </w:rPr>
        <w:drawing>
          <wp:inline distT="0" distB="0" distL="114300" distR="114300">
            <wp:extent cx="5271770" cy="2081530"/>
            <wp:effectExtent l="0" t="0" r="5080" b="13970"/>
            <wp:docPr id="40" name="图片 40" descr="编辑显示及语音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编辑显示及语音表"/>
                    <pic:cNvPicPr>
                      <a:picLocks noChangeAspect="1"/>
                    </pic:cNvPicPr>
                  </pic:nvPicPr>
                  <pic:blipFill>
                    <a:blip r:embed="rId34"/>
                    <a:stretch>
                      <a:fillRect/>
                    </a:stretch>
                  </pic:blipFill>
                  <pic:spPr>
                    <a:xfrm>
                      <a:off x="0" y="0"/>
                      <a:ext cx="5271770" cy="2081530"/>
                    </a:xfrm>
                    <a:prstGeom prst="rect">
                      <a:avLst/>
                    </a:prstGeom>
                  </pic:spPr>
                </pic:pic>
              </a:graphicData>
            </a:graphic>
          </wp:inline>
        </w:drawing>
      </w:r>
    </w:p>
    <w:p>
      <w:pPr>
        <w:pStyle w:val="19"/>
        <w:rPr>
          <w:rFonts w:hint="eastAsia"/>
        </w:rPr>
      </w:pPr>
      <w:bookmarkStart w:id="292" w:name="_Toc9867"/>
      <w:r>
        <w:rPr>
          <w:rFonts w:hint="eastAsia"/>
        </w:rPr>
        <w:t>界面说明</w:t>
      </w:r>
      <w:bookmarkEnd w:id="292"/>
    </w:p>
    <w:p>
      <w:pPr>
        <w:rPr>
          <w:rFonts w:hint="eastAsia"/>
          <w:lang w:eastAsia="zh-CN"/>
        </w:rPr>
      </w:pPr>
      <w:r>
        <w:rPr>
          <w:rFonts w:hint="eastAsia"/>
          <w:lang w:eastAsia="zh-CN"/>
        </w:rPr>
        <w:t>无</w:t>
      </w:r>
    </w:p>
    <w:p>
      <w:pPr>
        <w:pStyle w:val="19"/>
        <w:rPr>
          <w:rFonts w:hint="eastAsia"/>
          <w:lang w:eastAsia="zh-CN"/>
        </w:rPr>
      </w:pPr>
      <w:bookmarkStart w:id="293" w:name="_Toc31032"/>
      <w:r>
        <w:rPr>
          <w:rFonts w:hint="eastAsia"/>
          <w:lang w:eastAsia="zh-CN"/>
        </w:rPr>
        <w:t>输入内容</w:t>
      </w:r>
      <w:bookmarkEnd w:id="293"/>
    </w:p>
    <w:p>
      <w:pPr>
        <w:rPr>
          <w:rFonts w:hint="eastAsia"/>
          <w:lang w:eastAsia="zh-CN"/>
        </w:rPr>
      </w:pPr>
      <w:r>
        <w:rPr>
          <w:rFonts w:hint="eastAsia"/>
          <w:lang w:eastAsia="zh-CN"/>
        </w:rPr>
        <w:t>略</w:t>
      </w:r>
    </w:p>
    <w:p>
      <w:pPr>
        <w:pStyle w:val="19"/>
        <w:rPr>
          <w:rFonts w:hint="eastAsia"/>
          <w:lang w:eastAsia="zh-CN"/>
        </w:rPr>
      </w:pPr>
      <w:bookmarkStart w:id="294" w:name="_Toc13599"/>
      <w:r>
        <w:rPr>
          <w:rFonts w:hint="eastAsia"/>
          <w:lang w:eastAsia="zh-CN"/>
        </w:rPr>
        <w:t>输出内容</w:t>
      </w:r>
      <w:bookmarkEnd w:id="294"/>
    </w:p>
    <w:p>
      <w:pPr>
        <w:rPr>
          <w:rFonts w:hint="eastAsia" w:eastAsia="宋体"/>
          <w:lang w:eastAsia="zh-CN"/>
        </w:rPr>
      </w:pPr>
      <w:r>
        <w:rPr>
          <w:rFonts w:hint="eastAsia"/>
          <w:lang w:eastAsia="zh-CN"/>
        </w:rPr>
        <w:t>略</w:t>
      </w:r>
    </w:p>
    <w:p>
      <w:pPr>
        <w:pStyle w:val="19"/>
      </w:pPr>
      <w:bookmarkStart w:id="295" w:name="_Toc28305"/>
      <w:r>
        <w:rPr>
          <w:rFonts w:hint="eastAsia"/>
        </w:rPr>
        <w:t>用例</w:t>
      </w:r>
      <w:bookmarkEnd w:id="295"/>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根据此对照表可以设定相应业务触发的语音及显示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显示及语音列表更新后自动同步至硬件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点击保存按钮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编辑语音及显示表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恢复默认语音及显示表设置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根据《显示及语音设置对照表excel》设置，所有数据均为后台获取，，用户只可通过下拉框选择文本显示及播报内容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96" w:name="_Toc8181"/>
      <w:r>
        <w:rPr>
          <w:rFonts w:hint="eastAsia"/>
          <w:lang w:val="en-US" w:eastAsia="zh-CN"/>
        </w:rPr>
        <w:t>系统管理-地图对应关系设置-页面展示</w:t>
      </w:r>
      <w:bookmarkEnd w:id="296"/>
    </w:p>
    <w:p>
      <w:pPr>
        <w:pStyle w:val="19"/>
      </w:pPr>
      <w:bookmarkStart w:id="297" w:name="_Toc17167"/>
      <w:r>
        <w:rPr>
          <w:rFonts w:hint="eastAsia"/>
        </w:rPr>
        <w:t>原型界面</w:t>
      </w:r>
      <w:bookmarkEnd w:id="297"/>
    </w:p>
    <w:p>
      <w:pPr>
        <w:rPr>
          <w:rFonts w:hint="eastAsia" w:eastAsia="宋体"/>
          <w:lang w:eastAsia="zh-CN"/>
        </w:rPr>
      </w:pPr>
      <w:r>
        <w:rPr>
          <w:rFonts w:hint="eastAsia" w:eastAsia="宋体"/>
          <w:lang w:eastAsia="zh-CN"/>
        </w:rPr>
        <w:drawing>
          <wp:inline distT="0" distB="0" distL="114300" distR="114300">
            <wp:extent cx="5266690" cy="1557655"/>
            <wp:effectExtent l="0" t="0" r="10160" b="4445"/>
            <wp:docPr id="13" name="图片 13" descr="地图对应关系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地图对应关系设置"/>
                    <pic:cNvPicPr>
                      <a:picLocks noChangeAspect="1"/>
                    </pic:cNvPicPr>
                  </pic:nvPicPr>
                  <pic:blipFill>
                    <a:blip r:embed="rId35"/>
                    <a:stretch>
                      <a:fillRect/>
                    </a:stretch>
                  </pic:blipFill>
                  <pic:spPr>
                    <a:xfrm>
                      <a:off x="0" y="0"/>
                      <a:ext cx="5266690" cy="1557655"/>
                    </a:xfrm>
                    <a:prstGeom prst="rect">
                      <a:avLst/>
                    </a:prstGeom>
                  </pic:spPr>
                </pic:pic>
              </a:graphicData>
            </a:graphic>
          </wp:inline>
        </w:drawing>
      </w:r>
    </w:p>
    <w:p>
      <w:pPr>
        <w:keepNext/>
      </w:pPr>
    </w:p>
    <w:p>
      <w:pPr>
        <w:pStyle w:val="19"/>
        <w:rPr>
          <w:rFonts w:hint="eastAsia"/>
        </w:rPr>
      </w:pPr>
      <w:bookmarkStart w:id="298" w:name="_Toc677"/>
      <w:r>
        <w:rPr>
          <w:rFonts w:hint="eastAsia"/>
        </w:rPr>
        <w:t>界面说明</w:t>
      </w:r>
      <w:bookmarkEnd w:id="29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top"/>
          </w:tcPr>
          <w:p>
            <w:pPr>
              <w:jc w:val="center"/>
              <w:rPr>
                <w:rFonts w:hint="eastAsia"/>
                <w:vertAlign w:val="baseline"/>
                <w:lang w:eastAsia="zh-CN"/>
              </w:rPr>
            </w:pPr>
            <w:r>
              <w:rPr>
                <w:rFonts w:hint="eastAsia"/>
                <w:szCs w:val="18"/>
                <w:lang w:eastAsia="zh-CN"/>
              </w:rPr>
              <w:t>新增</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top"/>
          </w:tcPr>
          <w:p>
            <w:pPr>
              <w:jc w:val="center"/>
              <w:rPr>
                <w:rFonts w:hint="eastAsia"/>
                <w:vertAlign w:val="baseline"/>
                <w:lang w:eastAsia="zh-CN"/>
              </w:rPr>
            </w:pPr>
            <w:r>
              <w:rPr>
                <w:rFonts w:hint="eastAsia"/>
                <w:szCs w:val="18"/>
                <w:lang w:eastAsia="zh-CN"/>
              </w:rPr>
              <w:t>编辑</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top"/>
          </w:tcPr>
          <w:p>
            <w:pPr>
              <w:jc w:val="center"/>
              <w:rPr>
                <w:rFonts w:hint="eastAsia"/>
                <w:vertAlign w:val="baseline"/>
                <w:lang w:eastAsia="zh-CN"/>
              </w:rPr>
            </w:pPr>
            <w:r>
              <w:rPr>
                <w:rFonts w:hint="eastAsia"/>
                <w:szCs w:val="18"/>
                <w:lang w:eastAsia="zh-CN"/>
              </w:rPr>
              <w:t>删除</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top"/>
          </w:tcPr>
          <w:p>
            <w:pPr>
              <w:jc w:val="center"/>
              <w:rPr>
                <w:rFonts w:hint="eastAsia"/>
                <w:vertAlign w:val="baseline"/>
                <w:lang w:eastAsia="zh-CN"/>
              </w:rPr>
            </w:pPr>
            <w:r>
              <w:rPr>
                <w:rFonts w:hint="eastAsia"/>
                <w:vertAlign w:val="baseline"/>
                <w:lang w:eastAsia="zh-CN"/>
              </w:rPr>
              <w:t>对应关系列表</w:t>
            </w:r>
          </w:p>
        </w:tc>
        <w:tc>
          <w:tcPr>
            <w:tcW w:w="1704" w:type="dxa"/>
            <w:vAlign w:val="center"/>
          </w:tcPr>
          <w:p>
            <w:pPr>
              <w:jc w:val="center"/>
              <w:rPr>
                <w:rFonts w:hint="eastAsia"/>
                <w:vertAlign w:val="baseline"/>
                <w:lang w:eastAsia="zh-CN"/>
              </w:rPr>
            </w:pPr>
            <w:r>
              <w:rPr>
                <w:rFonts w:hint="eastAsia"/>
                <w:vertAlign w:val="baseline"/>
                <w:lang w:eastAsia="zh-CN"/>
              </w:rPr>
              <w:t>列表</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szCs w:val="18"/>
                <w:lang w:eastAsia="zh-CN"/>
              </w:rPr>
              <w:t>地图类型编码、地图状态编码、地图状态编码、地图属性编码、系统类型编码、系统状态编码、状态名称、系统属性编码、属性名称、最后操作人、最后操作时间</w:t>
            </w:r>
          </w:p>
        </w:tc>
      </w:tr>
    </w:tbl>
    <w:p>
      <w:pPr>
        <w:rPr>
          <w:rFonts w:hint="eastAsia"/>
          <w:lang w:eastAsia="zh-CN"/>
        </w:rPr>
      </w:pPr>
    </w:p>
    <w:p>
      <w:pPr>
        <w:pStyle w:val="19"/>
        <w:rPr>
          <w:rFonts w:hint="eastAsia"/>
          <w:lang w:eastAsia="zh-CN"/>
        </w:rPr>
      </w:pPr>
      <w:bookmarkStart w:id="299" w:name="_Toc7462"/>
      <w:r>
        <w:rPr>
          <w:rFonts w:hint="eastAsia"/>
          <w:lang w:eastAsia="zh-CN"/>
        </w:rPr>
        <w:t>输入内容</w:t>
      </w:r>
      <w:bookmarkEnd w:id="299"/>
    </w:p>
    <w:p>
      <w:pPr>
        <w:rPr>
          <w:rFonts w:hint="eastAsia"/>
          <w:lang w:eastAsia="zh-CN"/>
        </w:rPr>
      </w:pPr>
      <w:r>
        <w:rPr>
          <w:rFonts w:hint="eastAsia"/>
          <w:lang w:eastAsia="zh-CN"/>
        </w:rPr>
        <w:t>无</w:t>
      </w:r>
    </w:p>
    <w:p>
      <w:pPr>
        <w:pStyle w:val="19"/>
        <w:rPr>
          <w:rFonts w:hint="eastAsia"/>
          <w:lang w:eastAsia="zh-CN"/>
        </w:rPr>
      </w:pPr>
      <w:bookmarkStart w:id="300" w:name="_Toc1544"/>
      <w:r>
        <w:rPr>
          <w:rFonts w:hint="eastAsia"/>
          <w:lang w:eastAsia="zh-CN"/>
        </w:rPr>
        <w:t>输出内容</w:t>
      </w:r>
      <w:bookmarkEnd w:id="300"/>
    </w:p>
    <w:p>
      <w:pPr>
        <w:rPr>
          <w:rFonts w:hint="eastAsia" w:eastAsia="宋体"/>
          <w:lang w:eastAsia="zh-CN"/>
        </w:rPr>
      </w:pPr>
      <w:r>
        <w:rPr>
          <w:rFonts w:hint="eastAsia"/>
          <w:lang w:eastAsia="zh-CN"/>
        </w:rPr>
        <w:t>无</w:t>
      </w:r>
    </w:p>
    <w:p>
      <w:pPr>
        <w:pStyle w:val="19"/>
        <w:rPr>
          <w:rFonts w:hint="eastAsia"/>
        </w:rPr>
      </w:pPr>
      <w:bookmarkStart w:id="301" w:name="_Toc5535"/>
      <w:r>
        <w:rPr>
          <w:rFonts w:hint="eastAsia"/>
        </w:rPr>
        <w:t>用例</w:t>
      </w:r>
      <w:bookmarkEnd w:id="301"/>
    </w:p>
    <w:p>
      <w:pPr>
        <w:rPr>
          <w:rFonts w:hint="eastAsia"/>
          <w:lang w:eastAsia="zh-CN"/>
        </w:rPr>
      </w:pPr>
      <w:r>
        <w:rPr>
          <w:rFonts w:hint="eastAsia"/>
          <w:lang w:eastAsia="zh-CN"/>
        </w:rPr>
        <w:t>无</w:t>
      </w:r>
    </w:p>
    <w:p>
      <w:pPr>
        <w:rPr>
          <w:rFonts w:hint="eastAsia" w:ascii="Cambria" w:hAnsi="Cambria" w:eastAsia="微软雅黑" w:cs="Times New Roman"/>
          <w:b/>
          <w:kern w:val="2"/>
          <w:sz w:val="20"/>
          <w:szCs w:val="24"/>
          <w:lang w:val="en-US" w:eastAsia="zh-CN" w:bidi="ar-SA"/>
        </w:rPr>
      </w:pPr>
      <w:r>
        <w:rPr>
          <w:rFonts w:hint="eastAsia" w:ascii="Cambria" w:hAnsi="Cambria" w:eastAsia="微软雅黑" w:cs="Times New Roman"/>
          <w:b/>
          <w:kern w:val="2"/>
          <w:sz w:val="20"/>
          <w:szCs w:val="24"/>
          <w:lang w:val="en-US" w:eastAsia="zh-CN" w:bidi="ar-SA"/>
        </w:rPr>
        <w:t>附件</w:t>
      </w:r>
    </w:p>
    <w:p>
      <w:r>
        <w:rPr>
          <w:rFonts w:hint="eastAsia"/>
          <w:lang w:eastAsia="zh-CN"/>
        </w:rPr>
        <w:object>
          <v:shape id="_x0000_i1026" o:spt="75" type="#_x0000_t75" style="height:66pt;width:72.75pt;" o:ole="t" filled="f" o:preferrelative="t" stroked="f" coordsize="21600,21600">
            <v:path/>
            <v:fill on="f" focussize="0,0"/>
            <v:stroke on="f"/>
            <v:imagedata r:id="rId37" o:title=""/>
            <o:lock v:ext="edit" aspectratio="t"/>
            <w10:wrap type="none"/>
            <w10:anchorlock/>
          </v:shape>
          <o:OLEObject Type="Embed" ProgID="Excel.Sheet.12" ShapeID="_x0000_i1026" DrawAspect="Icon" ObjectID="_1468075726" r:id="rId36">
            <o:LockedField>false</o:LockedField>
          </o:OLEObject>
        </w:object>
      </w:r>
      <w:r>
        <w:rPr>
          <w:rFonts w:hint="eastAsia"/>
          <w:lang w:eastAsia="zh-CN"/>
        </w:rPr>
        <w:object>
          <v:shape id="_x0000_i1027" o:spt="75" type="#_x0000_t75" style="height:66pt;width:72.75pt;" o:ole="t" filled="f" o:preferrelative="t" stroked="f" coordsize="21600,21600">
            <v:path/>
            <v:fill on="f" focussize="0,0"/>
            <v:stroke on="f"/>
            <v:imagedata r:id="rId39" o:title=""/>
            <o:lock v:ext="edit" aspectratio="t"/>
            <w10:wrap type="none"/>
            <w10:anchorlock/>
          </v:shape>
          <o:OLEObject Type="Embed" ProgID="Excel.Sheet.12" ShapeID="_x0000_i1027" DrawAspect="Icon" ObjectID="_1468075727" r:id="rId38">
            <o:LockedField>false</o:LockedField>
          </o:OLEObject>
        </w:object>
      </w:r>
    </w:p>
    <w:p>
      <w:pPr>
        <w:pStyle w:val="5"/>
      </w:pPr>
      <w:bookmarkStart w:id="302" w:name="_Toc28113"/>
      <w:r>
        <w:rPr>
          <w:rFonts w:hint="eastAsia"/>
          <w:lang w:val="en-US" w:eastAsia="zh-CN"/>
        </w:rPr>
        <w:t>系统管理-系统日志-页面展示</w:t>
      </w:r>
      <w:bookmarkEnd w:id="302"/>
    </w:p>
    <w:p>
      <w:pPr>
        <w:pStyle w:val="19"/>
      </w:pPr>
      <w:bookmarkStart w:id="303" w:name="_Toc24390"/>
      <w:r>
        <w:rPr>
          <w:rFonts w:hint="eastAsia"/>
        </w:rPr>
        <w:t>原型界面</w:t>
      </w:r>
      <w:bookmarkEnd w:id="303"/>
    </w:p>
    <w:p>
      <w:pPr>
        <w:rPr>
          <w:rFonts w:hint="eastAsia" w:eastAsia="宋体"/>
          <w:lang w:eastAsia="zh-CN"/>
        </w:rPr>
      </w:pPr>
      <w:r>
        <w:drawing>
          <wp:inline distT="0" distB="0" distL="114300" distR="114300">
            <wp:extent cx="5271770" cy="2635885"/>
            <wp:effectExtent l="0" t="0" r="5080" b="12065"/>
            <wp:docPr id="124"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10"/>
                    <pic:cNvPicPr>
                      <a:picLocks noChangeAspect="1"/>
                    </pic:cNvPicPr>
                  </pic:nvPicPr>
                  <pic:blipFill>
                    <a:blip r:embed="rId40"/>
                    <a:stretch>
                      <a:fillRect/>
                    </a:stretch>
                  </pic:blipFill>
                  <pic:spPr>
                    <a:xfrm>
                      <a:off x="0" y="0"/>
                      <a:ext cx="5271770" cy="2635885"/>
                    </a:xfrm>
                    <a:prstGeom prst="rect">
                      <a:avLst/>
                    </a:prstGeom>
                    <a:noFill/>
                    <a:ln w="9525">
                      <a:noFill/>
                    </a:ln>
                  </pic:spPr>
                </pic:pic>
              </a:graphicData>
            </a:graphic>
          </wp:inline>
        </w:drawing>
      </w:r>
    </w:p>
    <w:p>
      <w:pPr>
        <w:keepNext/>
      </w:pPr>
    </w:p>
    <w:p>
      <w:pPr>
        <w:pStyle w:val="19"/>
        <w:rPr>
          <w:rFonts w:hint="eastAsia"/>
        </w:rPr>
      </w:pPr>
      <w:bookmarkStart w:id="304" w:name="_Toc12278"/>
      <w:r>
        <w:rPr>
          <w:rFonts w:hint="eastAsia"/>
        </w:rPr>
        <w:t>界面说明</w:t>
      </w:r>
      <w:bookmarkEnd w:id="30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系统日志</w:t>
            </w:r>
          </w:p>
        </w:tc>
        <w:tc>
          <w:tcPr>
            <w:tcW w:w="1704" w:type="dxa"/>
            <w:vAlign w:val="center"/>
          </w:tcPr>
          <w:p>
            <w:pPr>
              <w:jc w:val="center"/>
              <w:rPr>
                <w:rFonts w:hint="eastAsia"/>
                <w:vertAlign w:val="baseline"/>
                <w:lang w:eastAsia="zh-CN"/>
              </w:rPr>
            </w:pPr>
            <w:r>
              <w:rPr>
                <w:rFonts w:hint="eastAsia"/>
                <w:vertAlign w:val="baseline"/>
                <w:lang w:eastAsia="zh-CN"/>
              </w:rPr>
              <w:t>操作员</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操作模块</w:t>
            </w:r>
          </w:p>
        </w:tc>
        <w:tc>
          <w:tcPr>
            <w:tcW w:w="1704" w:type="dxa"/>
            <w:vAlign w:val="center"/>
          </w:tcPr>
          <w:p>
            <w:pPr>
              <w:jc w:val="center"/>
              <w:rPr>
                <w:rFonts w:hint="eastAsia"/>
                <w:vertAlign w:val="baseline"/>
                <w:lang w:eastAsia="zh-CN"/>
              </w:rPr>
            </w:pPr>
            <w:r>
              <w:rPr>
                <w:rFonts w:hint="eastAsia"/>
                <w:vertAlign w:val="baseline"/>
                <w:lang w:eastAsia="zh-CN"/>
              </w:rPr>
              <w:t>不可输入下拉框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时间</w:t>
            </w:r>
          </w:p>
        </w:tc>
        <w:tc>
          <w:tcPr>
            <w:tcW w:w="1704" w:type="dxa"/>
            <w:vAlign w:val="center"/>
          </w:tcPr>
          <w:p>
            <w:pPr>
              <w:jc w:val="center"/>
              <w:rPr>
                <w:rFonts w:hint="eastAsia"/>
                <w:vertAlign w:val="baseline"/>
                <w:lang w:eastAsia="zh-CN"/>
              </w:rPr>
            </w:pPr>
            <w:r>
              <w:rPr>
                <w:rFonts w:hint="eastAsia"/>
                <w:vertAlign w:val="baseline"/>
                <w:lang w:eastAsia="zh-CN"/>
              </w:rPr>
              <w:t>时间框</w:t>
            </w:r>
          </w:p>
        </w:tc>
        <w:tc>
          <w:tcPr>
            <w:tcW w:w="1705" w:type="dxa"/>
            <w:vAlign w:val="center"/>
          </w:tcPr>
          <w:p>
            <w:pPr>
              <w:jc w:val="center"/>
              <w:rPr>
                <w:rFonts w:hint="eastAsia"/>
                <w:vertAlign w:val="baseline"/>
                <w:lang w:eastAsia="zh-CN"/>
              </w:rPr>
            </w:pPr>
            <w:r>
              <w:rPr>
                <w:rFonts w:hint="eastAsia"/>
                <w:vertAlign w:val="baseline"/>
                <w:lang w:eastAsia="zh-CN"/>
              </w:rPr>
              <w:t>用户选取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搜索</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系统日志列表</w:t>
            </w:r>
          </w:p>
        </w:tc>
        <w:tc>
          <w:tcPr>
            <w:tcW w:w="1704" w:type="dxa"/>
            <w:vAlign w:val="center"/>
          </w:tcPr>
          <w:p>
            <w:pPr>
              <w:jc w:val="center"/>
              <w:rPr>
                <w:rFonts w:hint="eastAsia"/>
                <w:vertAlign w:val="baseline"/>
                <w:lang w:eastAsia="zh-CN"/>
              </w:rPr>
            </w:pPr>
            <w:r>
              <w:rPr>
                <w:rFonts w:hint="eastAsia"/>
                <w:vertAlign w:val="baseline"/>
                <w:lang w:eastAsia="zh-CN"/>
              </w:rPr>
              <w:t>列表</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序号、操作员、操作模块、操作时间、操作类型、操作内容、结果</w:t>
            </w:r>
          </w:p>
        </w:tc>
      </w:tr>
    </w:tbl>
    <w:p>
      <w:pPr>
        <w:pStyle w:val="19"/>
        <w:rPr>
          <w:rFonts w:hint="eastAsia"/>
          <w:lang w:eastAsia="zh-CN"/>
        </w:rPr>
      </w:pPr>
      <w:bookmarkStart w:id="305" w:name="_Toc21801"/>
      <w:r>
        <w:rPr>
          <w:rFonts w:hint="eastAsia"/>
          <w:lang w:eastAsia="zh-CN"/>
        </w:rPr>
        <w:t>输入内容</w:t>
      </w:r>
      <w:bookmarkEnd w:id="305"/>
    </w:p>
    <w:p>
      <w:pPr>
        <w:pStyle w:val="19"/>
        <w:rPr>
          <w:rFonts w:hint="eastAsia"/>
          <w:lang w:eastAsia="zh-CN"/>
        </w:rPr>
      </w:pPr>
      <w:bookmarkStart w:id="306" w:name="_Toc19575"/>
      <w:r>
        <w:rPr>
          <w:rFonts w:hint="eastAsia"/>
          <w:lang w:eastAsia="zh-CN"/>
        </w:rPr>
        <w:t>输出内容</w:t>
      </w:r>
      <w:bookmarkEnd w:id="306"/>
    </w:p>
    <w:p>
      <w:pPr>
        <w:rPr>
          <w:rFonts w:hint="eastAsia"/>
          <w:lang w:eastAsia="zh-CN"/>
        </w:rPr>
      </w:pPr>
      <w:r>
        <w:rPr>
          <w:rFonts w:hint="eastAsia"/>
          <w:lang w:eastAsia="zh-CN"/>
        </w:rPr>
        <w:t>无</w:t>
      </w:r>
    </w:p>
    <w:p>
      <w:pPr>
        <w:pStyle w:val="19"/>
      </w:pPr>
      <w:bookmarkStart w:id="307" w:name="_Toc27596"/>
      <w:r>
        <w:rPr>
          <w:rFonts w:hint="eastAsia"/>
        </w:rPr>
        <w:t>用例</w:t>
      </w:r>
      <w:bookmarkEnd w:id="307"/>
    </w:p>
    <w:p>
      <w:pPr>
        <w:rPr>
          <w:rFonts w:hint="eastAsia"/>
          <w:lang w:eastAsia="zh-CN"/>
        </w:rPr>
      </w:pPr>
      <w:r>
        <w:rPr>
          <w:rFonts w:hint="eastAsia"/>
          <w:lang w:eastAsia="zh-CN"/>
        </w:rPr>
        <w:t>无</w:t>
      </w:r>
    </w:p>
    <w:p>
      <w:pPr>
        <w:pStyle w:val="5"/>
      </w:pPr>
      <w:bookmarkStart w:id="308" w:name="_Toc4160"/>
      <w:r>
        <w:rPr>
          <w:rFonts w:hint="eastAsia"/>
          <w:lang w:val="en-US" w:eastAsia="zh-CN"/>
        </w:rPr>
        <w:t>系统日志-搜索</w:t>
      </w:r>
      <w:bookmarkEnd w:id="308"/>
    </w:p>
    <w:p>
      <w:pPr>
        <w:pStyle w:val="6"/>
        <w:rPr>
          <w:rFonts w:hint="eastAsia"/>
          <w:lang w:eastAsia="zh-CN"/>
        </w:rPr>
      </w:pPr>
      <w:bookmarkStart w:id="309" w:name="_Toc9467"/>
      <w:r>
        <w:rPr>
          <w:rFonts w:hint="eastAsia"/>
          <w:lang w:eastAsia="zh-CN"/>
        </w:rPr>
        <w:t>原型界面</w:t>
      </w:r>
      <w:bookmarkEnd w:id="309"/>
    </w:p>
    <w:p>
      <w:pPr>
        <w:rPr>
          <w:rFonts w:hint="eastAsia"/>
          <w:lang w:eastAsia="zh-CN"/>
        </w:rPr>
      </w:pPr>
      <w:r>
        <w:rPr>
          <w:rFonts w:hint="eastAsia"/>
          <w:lang w:eastAsia="zh-CN"/>
        </w:rPr>
        <w:t>无</w:t>
      </w:r>
    </w:p>
    <w:p>
      <w:pPr>
        <w:pStyle w:val="6"/>
        <w:rPr>
          <w:rFonts w:hint="eastAsia"/>
          <w:lang w:eastAsia="zh-CN"/>
        </w:rPr>
      </w:pPr>
      <w:bookmarkStart w:id="310" w:name="_Toc1082"/>
      <w:r>
        <w:rPr>
          <w:rFonts w:hint="eastAsia"/>
          <w:lang w:eastAsia="zh-CN"/>
        </w:rPr>
        <w:t>界面说明</w:t>
      </w:r>
      <w:bookmarkEnd w:id="310"/>
    </w:p>
    <w:p>
      <w:pPr>
        <w:rPr>
          <w:rFonts w:hint="eastAsia"/>
          <w:lang w:eastAsia="zh-CN"/>
        </w:rPr>
      </w:pPr>
      <w:r>
        <w:rPr>
          <w:rFonts w:hint="eastAsia"/>
          <w:lang w:eastAsia="zh-CN"/>
        </w:rPr>
        <w:t>无</w:t>
      </w:r>
    </w:p>
    <w:p>
      <w:pPr>
        <w:pStyle w:val="6"/>
        <w:rPr>
          <w:rFonts w:hint="eastAsia"/>
          <w:lang w:eastAsia="zh-CN"/>
        </w:rPr>
      </w:pPr>
      <w:bookmarkStart w:id="311" w:name="_Toc25372"/>
      <w:r>
        <w:rPr>
          <w:rFonts w:hint="eastAsia"/>
          <w:lang w:eastAsia="zh-CN"/>
        </w:rPr>
        <w:t>输入内容</w:t>
      </w:r>
      <w:bookmarkEnd w:id="311"/>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操作员</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操作模块</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默认为全部；</w:t>
            </w:r>
          </w:p>
          <w:p>
            <w:pPr>
              <w:jc w:val="center"/>
              <w:rPr>
                <w:rFonts w:hint="eastAsia"/>
                <w:vertAlign w:val="baseline"/>
                <w:lang w:eastAsia="zh-CN"/>
              </w:rPr>
            </w:pPr>
            <w:r>
              <w:rPr>
                <w:rFonts w:hint="eastAsia"/>
                <w:vertAlign w:val="baseline"/>
                <w:lang w:eastAsia="zh-CN"/>
              </w:rPr>
              <w:t>下拉选项为系统内所有的修改操作</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eastAsia="zh-CN"/>
              </w:rPr>
            </w:pPr>
            <w:r>
              <w:rPr>
                <w:rFonts w:hint="eastAsia"/>
                <w:vertAlign w:val="baseline"/>
                <w:lang w:eastAsia="zh-CN"/>
              </w:rPr>
              <w:t>时间框</w:t>
            </w:r>
          </w:p>
        </w:tc>
        <w:tc>
          <w:tcPr>
            <w:tcW w:w="1704" w:type="dxa"/>
            <w:vAlign w:val="center"/>
          </w:tcPr>
          <w:p>
            <w:pPr>
              <w:jc w:val="center"/>
              <w:rPr>
                <w:rFonts w:hint="eastAsia"/>
                <w:vertAlign w:val="baseline"/>
                <w:lang w:eastAsia="zh-CN"/>
              </w:rPr>
            </w:pPr>
            <w:r>
              <w:rPr>
                <w:rFonts w:hint="eastAsia"/>
                <w:vertAlign w:val="baseline"/>
                <w:lang w:eastAsia="zh-CN"/>
              </w:rPr>
              <w:t>时间</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默认为当前时间所在自然日的</w:t>
            </w:r>
            <w:r>
              <w:rPr>
                <w:rFonts w:hint="eastAsia"/>
                <w:vertAlign w:val="baseline"/>
                <w:lang w:val="en-US" w:eastAsia="zh-CN"/>
              </w:rPr>
              <w:t>0点到24点</w:t>
            </w:r>
          </w:p>
        </w:tc>
        <w:tc>
          <w:tcPr>
            <w:tcW w:w="1705" w:type="dxa"/>
            <w:vAlign w:val="center"/>
          </w:tcPr>
          <w:p>
            <w:pPr>
              <w:jc w:val="center"/>
              <w:rPr>
                <w:rFonts w:hint="eastAsia"/>
                <w:vertAlign w:val="baseline"/>
                <w:lang w:eastAsia="zh-CN"/>
              </w:rPr>
            </w:pPr>
          </w:p>
        </w:tc>
      </w:tr>
    </w:tbl>
    <w:p>
      <w:pPr>
        <w:pStyle w:val="6"/>
        <w:rPr>
          <w:rFonts w:hint="eastAsia"/>
          <w:lang w:eastAsia="zh-CN"/>
        </w:rPr>
      </w:pPr>
      <w:bookmarkStart w:id="312" w:name="_Toc4552"/>
      <w:r>
        <w:rPr>
          <w:rFonts w:hint="eastAsia"/>
          <w:lang w:eastAsia="zh-CN"/>
        </w:rPr>
        <w:t>输出内容</w:t>
      </w:r>
      <w:bookmarkEnd w:id="312"/>
    </w:p>
    <w:p>
      <w:pPr>
        <w:rPr>
          <w:rFonts w:hint="eastAsia"/>
          <w:lang w:eastAsia="zh-CN"/>
        </w:rPr>
      </w:pPr>
      <w:r>
        <w:rPr>
          <w:rFonts w:hint="eastAsia"/>
          <w:lang w:eastAsia="zh-CN"/>
        </w:rPr>
        <w:t>系统日志列表展示符合搜索条件的数据</w:t>
      </w:r>
    </w:p>
    <w:p>
      <w:pPr>
        <w:pStyle w:val="6"/>
        <w:rPr>
          <w:rFonts w:hint="eastAsia"/>
          <w:lang w:eastAsia="zh-CN"/>
        </w:rPr>
      </w:pPr>
      <w:bookmarkStart w:id="313" w:name="_Toc8247"/>
      <w:r>
        <w:rPr>
          <w:rFonts w:hint="eastAsia"/>
          <w:lang w:eastAsia="zh-CN"/>
        </w:rPr>
        <w:t>用例</w:t>
      </w:r>
      <w:bookmarkEnd w:id="313"/>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eastAsia="宋体"/>
                <w:color w:val="auto"/>
                <w:sz w:val="18"/>
                <w:szCs w:val="18"/>
                <w:lang w:eastAsia="zh-CN"/>
              </w:rPr>
            </w:pPr>
            <w:r>
              <w:rPr>
                <w:rFonts w:hint="eastAsia"/>
                <w:color w:val="auto"/>
                <w:sz w:val="18"/>
                <w:szCs w:val="18"/>
                <w:lang w:val="en-US" w:eastAsia="zh-CN"/>
              </w:rPr>
              <w:t>系统日志搜索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用户输入关键字，搜索符合条件的已建角色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用户输入关键字后，点击搜索按钮，系统日志管理表格中展示出符合条件的数据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用户已登录且拥有该权限。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系统用户管理表格中展示符合条件的数据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jc w:val="left"/>
              <w:rPr>
                <w:rFonts w:hint="eastAsia" w:ascii="Arial" w:hAnsi="Arial"/>
                <w:sz w:val="18"/>
                <w:szCs w:val="18"/>
                <w:lang w:val="en-US" w:eastAsia="zh-CN"/>
              </w:rPr>
            </w:pPr>
            <w:r>
              <w:rPr>
                <w:rFonts w:hint="eastAsia" w:ascii="Arial" w:hAnsi="Arial"/>
                <w:sz w:val="18"/>
                <w:szCs w:val="18"/>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无符合搜索条件的系统日志</w:t>
            </w:r>
          </w:p>
        </w:tc>
        <w:tc>
          <w:tcPr>
            <w:tcW w:w="5208" w:type="dxa"/>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提示暂无数据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 xml:space="preserve">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314" w:name="_Toc28740"/>
      <w:r>
        <w:rPr>
          <w:rFonts w:hint="eastAsia"/>
          <w:lang w:val="en-US" w:eastAsia="zh-CN"/>
        </w:rPr>
        <w:t>停车场管理-基础数据管理-页面展示</w:t>
      </w:r>
      <w:bookmarkEnd w:id="314"/>
    </w:p>
    <w:p>
      <w:pPr>
        <w:pStyle w:val="19"/>
      </w:pPr>
      <w:bookmarkStart w:id="315" w:name="_Toc28167"/>
      <w:r>
        <w:rPr>
          <w:rFonts w:hint="eastAsia"/>
        </w:rPr>
        <w:t>原型界面</w:t>
      </w:r>
      <w:bookmarkEnd w:id="315"/>
    </w:p>
    <w:p>
      <w:pPr>
        <w:rPr>
          <w:rFonts w:hint="eastAsia" w:eastAsia="宋体"/>
          <w:lang w:eastAsia="zh-CN"/>
        </w:rPr>
      </w:pPr>
      <w:r>
        <w:drawing>
          <wp:inline distT="0" distB="0" distL="114300" distR="114300">
            <wp:extent cx="5270500" cy="3625215"/>
            <wp:effectExtent l="0" t="0" r="6350" b="13335"/>
            <wp:docPr id="125"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11"/>
                    <pic:cNvPicPr>
                      <a:picLocks noChangeAspect="1"/>
                    </pic:cNvPicPr>
                  </pic:nvPicPr>
                  <pic:blipFill>
                    <a:blip r:embed="rId41"/>
                    <a:stretch>
                      <a:fillRect/>
                    </a:stretch>
                  </pic:blipFill>
                  <pic:spPr>
                    <a:xfrm>
                      <a:off x="0" y="0"/>
                      <a:ext cx="5270500" cy="3625215"/>
                    </a:xfrm>
                    <a:prstGeom prst="rect">
                      <a:avLst/>
                    </a:prstGeom>
                    <a:noFill/>
                    <a:ln w="9525">
                      <a:noFill/>
                    </a:ln>
                  </pic:spPr>
                </pic:pic>
              </a:graphicData>
            </a:graphic>
          </wp:inline>
        </w:drawing>
      </w:r>
    </w:p>
    <w:p>
      <w:pPr>
        <w:keepNext/>
      </w:pPr>
    </w:p>
    <w:p>
      <w:pPr>
        <w:pStyle w:val="19"/>
        <w:rPr>
          <w:rFonts w:hint="eastAsia"/>
        </w:rPr>
      </w:pPr>
      <w:bookmarkStart w:id="316" w:name="_Toc19246"/>
      <w:r>
        <w:rPr>
          <w:rFonts w:hint="eastAsia"/>
        </w:rPr>
        <w:t>界面说明</w:t>
      </w:r>
      <w:bookmarkEnd w:id="316"/>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停车场编号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自定义编码</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停车场名称</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停车场经纬度</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选择经纬度</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szCs w:val="18"/>
                <w:lang w:val="en-US" w:eastAsia="zh-CN"/>
              </w:rPr>
              <w:t>点击打开百度地图进行选点</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停车场图片</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图片</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val="en-US" w:eastAsia="zh-CN"/>
              </w:rPr>
              <w:t>预览</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选择图片</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val="en-US" w:eastAsia="zh-CN"/>
              </w:rPr>
              <w:t>点击打开图片上传页面</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地址</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总车位数</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临时车位总数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固定车位总数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租用车位总数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免费车位总数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预订车位总数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默认车牌简称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val="en-US" w:eastAsia="zh-CN"/>
              </w:rPr>
              <w:t>默认车牌简称指的是默认区域车牌，当读取的车牌值比较模糊时，优先读取为默认车牌</w:t>
            </w:r>
          </w:p>
        </w:tc>
      </w:tr>
    </w:tbl>
    <w:p>
      <w:pPr>
        <w:rPr>
          <w:rFonts w:hint="eastAsia"/>
          <w:lang w:eastAsia="zh-CN"/>
        </w:rPr>
      </w:pPr>
    </w:p>
    <w:p>
      <w:pPr>
        <w:pStyle w:val="19"/>
        <w:rPr>
          <w:rFonts w:hint="eastAsia"/>
          <w:lang w:eastAsia="zh-CN"/>
        </w:rPr>
      </w:pPr>
      <w:bookmarkStart w:id="317" w:name="_Toc4053"/>
      <w:r>
        <w:rPr>
          <w:rFonts w:hint="eastAsia"/>
          <w:lang w:eastAsia="zh-CN"/>
        </w:rPr>
        <w:t>输入内容</w:t>
      </w:r>
      <w:bookmarkEnd w:id="317"/>
    </w:p>
    <w:p>
      <w:pPr>
        <w:rPr>
          <w:rFonts w:hint="eastAsia"/>
          <w:lang w:eastAsia="zh-CN"/>
        </w:rPr>
      </w:pPr>
      <w:r>
        <w:rPr>
          <w:rFonts w:hint="eastAsia"/>
          <w:lang w:eastAsia="zh-CN"/>
        </w:rPr>
        <w:t>无</w:t>
      </w:r>
    </w:p>
    <w:p>
      <w:pPr>
        <w:pStyle w:val="19"/>
        <w:rPr>
          <w:rFonts w:hint="eastAsia"/>
          <w:lang w:eastAsia="zh-CN"/>
        </w:rPr>
      </w:pPr>
      <w:bookmarkStart w:id="318" w:name="_Toc20282"/>
      <w:r>
        <w:rPr>
          <w:rFonts w:hint="eastAsia"/>
          <w:lang w:eastAsia="zh-CN"/>
        </w:rPr>
        <w:t>输出内容</w:t>
      </w:r>
      <w:bookmarkEnd w:id="318"/>
    </w:p>
    <w:p>
      <w:pPr>
        <w:rPr>
          <w:rFonts w:hint="eastAsia" w:eastAsia="宋体"/>
          <w:lang w:eastAsia="zh-CN"/>
        </w:rPr>
      </w:pPr>
      <w:r>
        <w:rPr>
          <w:rFonts w:hint="eastAsia"/>
          <w:lang w:eastAsia="zh-CN"/>
        </w:rPr>
        <w:t>无</w:t>
      </w:r>
    </w:p>
    <w:p>
      <w:pPr>
        <w:pStyle w:val="19"/>
      </w:pPr>
      <w:bookmarkStart w:id="319" w:name="_Toc17391"/>
      <w:r>
        <w:rPr>
          <w:rFonts w:hint="eastAsia"/>
        </w:rPr>
        <w:t>用例</w:t>
      </w:r>
      <w:bookmarkEnd w:id="319"/>
    </w:p>
    <w:p>
      <w:pPr>
        <w:rPr>
          <w:rFonts w:hint="eastAsia"/>
          <w:lang w:eastAsia="zh-CN"/>
        </w:rPr>
      </w:pPr>
      <w:r>
        <w:rPr>
          <w:rFonts w:hint="eastAsia"/>
          <w:lang w:eastAsia="zh-CN"/>
        </w:rPr>
        <w:t>无</w:t>
      </w:r>
    </w:p>
    <w:p>
      <w:pPr>
        <w:pStyle w:val="5"/>
      </w:pPr>
      <w:bookmarkStart w:id="320" w:name="_Toc31833"/>
      <w:r>
        <w:rPr>
          <w:rFonts w:hint="eastAsia"/>
          <w:lang w:val="en-US" w:eastAsia="zh-CN"/>
        </w:rPr>
        <w:t>基础数据管理-编辑</w:t>
      </w:r>
      <w:bookmarkEnd w:id="320"/>
    </w:p>
    <w:p>
      <w:pPr>
        <w:pStyle w:val="19"/>
      </w:pPr>
      <w:bookmarkStart w:id="321" w:name="_Toc16875"/>
      <w:r>
        <w:rPr>
          <w:rFonts w:hint="eastAsia"/>
        </w:rPr>
        <w:t>原型界面</w:t>
      </w:r>
      <w:bookmarkEnd w:id="321"/>
    </w:p>
    <w:p>
      <w:pPr>
        <w:rPr>
          <w:rFonts w:hint="eastAsia" w:eastAsia="宋体"/>
          <w:lang w:eastAsia="zh-CN"/>
        </w:rPr>
      </w:pPr>
      <w:r>
        <w:rPr>
          <w:rFonts w:hint="eastAsia"/>
          <w:lang w:eastAsia="zh-CN"/>
        </w:rPr>
        <w:t>略</w:t>
      </w:r>
    </w:p>
    <w:p>
      <w:pPr>
        <w:keepNext/>
      </w:pPr>
    </w:p>
    <w:p>
      <w:pPr>
        <w:pStyle w:val="19"/>
        <w:rPr>
          <w:rFonts w:hint="eastAsia"/>
        </w:rPr>
      </w:pPr>
      <w:bookmarkStart w:id="322" w:name="_Toc19822"/>
      <w:r>
        <w:rPr>
          <w:rFonts w:hint="eastAsia"/>
        </w:rPr>
        <w:t>界面说明</w:t>
      </w:r>
      <w:bookmarkEnd w:id="322"/>
    </w:p>
    <w:p>
      <w:pPr>
        <w:rPr>
          <w:rFonts w:hint="eastAsia"/>
          <w:lang w:eastAsia="zh-CN"/>
        </w:rPr>
      </w:pPr>
      <w:r>
        <w:rPr>
          <w:rFonts w:hint="eastAsia"/>
          <w:lang w:eastAsia="zh-CN"/>
        </w:rPr>
        <w:t>同新增</w:t>
      </w:r>
    </w:p>
    <w:p>
      <w:pPr>
        <w:pStyle w:val="19"/>
        <w:rPr>
          <w:rFonts w:hint="eastAsia"/>
          <w:lang w:eastAsia="zh-CN"/>
        </w:rPr>
      </w:pPr>
      <w:bookmarkStart w:id="323" w:name="_Toc23595"/>
      <w:r>
        <w:rPr>
          <w:rFonts w:hint="eastAsia"/>
          <w:lang w:eastAsia="zh-CN"/>
        </w:rPr>
        <w:t>输入内容</w:t>
      </w:r>
      <w:bookmarkEnd w:id="323"/>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2830"/>
        <w:gridCol w:w="1700"/>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2830"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1700"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eastAsia="宋体"/>
                <w:szCs w:val="18"/>
                <w:lang w:eastAsia="zh-CN"/>
              </w:rPr>
            </w:pPr>
            <w:r>
              <w:rPr>
                <w:rFonts w:hint="eastAsia"/>
                <w:szCs w:val="18"/>
                <w:lang w:eastAsia="zh-CN"/>
              </w:rPr>
              <w:t>停车场编号</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val="en-US" w:eastAsia="zh-CN"/>
              </w:rPr>
            </w:pPr>
            <w:r>
              <w:rPr>
                <w:rFonts w:hint="eastAsia" w:ascii="Arial" w:hAnsi="Arial"/>
                <w:szCs w:val="18"/>
                <w:lang w:val="en-US" w:eastAsia="zh-CN"/>
              </w:rPr>
              <w:t>是</w:t>
            </w:r>
          </w:p>
        </w:tc>
        <w:tc>
          <w:tcPr>
            <w:tcW w:w="2830" w:type="dxa"/>
            <w:tcBorders>
              <w:top w:val="single" w:color="auto" w:sz="6" w:space="0"/>
              <w:bottom w:val="single" w:color="auto" w:sz="6" w:space="0"/>
              <w:right w:val="single" w:color="auto" w:sz="4" w:space="0"/>
            </w:tcBorders>
            <w:textDirection w:val="lrTb"/>
            <w:vAlign w:val="top"/>
          </w:tcPr>
          <w:p>
            <w:pPr>
              <w:jc w:val="left"/>
              <w:rPr>
                <w:rFonts w:hint="eastAsia" w:ascii="Arial" w:hAnsi="Arial"/>
                <w:szCs w:val="18"/>
                <w:lang w:val="en-US" w:eastAsia="zh-CN"/>
              </w:rPr>
            </w:pPr>
            <w:r>
              <w:rPr>
                <w:rFonts w:hint="eastAsia" w:ascii="Arial" w:hAnsi="Arial"/>
                <w:szCs w:val="18"/>
                <w:lang w:val="en-US" w:eastAsia="zh-CN"/>
              </w:rPr>
              <w:t>50个字符以内；</w:t>
            </w:r>
          </w:p>
          <w:p>
            <w:pPr>
              <w:jc w:val="left"/>
              <w:rPr>
                <w:rFonts w:hint="eastAsia" w:ascii="Arial" w:hAnsi="Arial"/>
                <w:szCs w:val="18"/>
                <w:lang w:val="en-US" w:eastAsia="zh-CN"/>
              </w:rPr>
            </w:pPr>
            <w:r>
              <w:rPr>
                <w:rFonts w:hint="eastAsia" w:ascii="Arial" w:hAnsi="Arial"/>
                <w:szCs w:val="18"/>
                <w:lang w:val="en-US" w:eastAsia="zh-CN"/>
              </w:rPr>
              <w:t>不可输入特殊字符，不包含空格。</w:t>
            </w:r>
          </w:p>
          <w:p>
            <w:pPr>
              <w:jc w:val="left"/>
              <w:rPr>
                <w:rFonts w:hint="eastAsia" w:ascii="Arial" w:hAnsi="Arial"/>
                <w:szCs w:val="18"/>
                <w:lang w:val="en-US" w:eastAsia="zh-CN"/>
              </w:rPr>
            </w:pPr>
            <w:r>
              <w:rPr>
                <w:rFonts w:hint="eastAsia" w:ascii="Arial" w:hAnsi="Arial"/>
                <w:szCs w:val="18"/>
                <w:lang w:val="en-US" w:eastAsia="zh-CN"/>
              </w:rPr>
              <w:t>具有唯一性，</w:t>
            </w:r>
          </w:p>
          <w:p>
            <w:pPr>
              <w:jc w:val="left"/>
              <w:rPr>
                <w:rFonts w:hint="eastAsia" w:ascii="Arial" w:hAnsi="Arial"/>
                <w:szCs w:val="18"/>
                <w:lang w:val="en-US" w:eastAsia="zh-CN"/>
              </w:rPr>
            </w:pPr>
            <w:r>
              <w:rPr>
                <w:rFonts w:hint="eastAsia" w:ascii="Arial" w:hAnsi="Arial"/>
                <w:szCs w:val="18"/>
                <w:lang w:val="en-US" w:eastAsia="zh-CN"/>
              </w:rPr>
              <w:t>若有接口需求，则需按照接口需求填写</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停车场编号可自定义输入；</w:t>
            </w:r>
          </w:p>
          <w:p>
            <w:pPr>
              <w:jc w:val="both"/>
              <w:rPr>
                <w:rFonts w:hint="eastAsia" w:ascii="Arial" w:hAnsi="Arial"/>
                <w:szCs w:val="18"/>
                <w:lang w:eastAsia="zh-CN"/>
              </w:rPr>
            </w:pPr>
            <w:r>
              <w:rPr>
                <w:rFonts w:hint="eastAsia" w:ascii="Arial" w:hAnsi="Arial"/>
                <w:szCs w:val="18"/>
                <w:lang w:eastAsia="zh-CN"/>
              </w:rPr>
              <w:t>当需要跟一点停或其他第三方平台对接时，该编号需与一点停或第三方平台生成编号一致</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自定义编码</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50个字符以内；</w:t>
            </w:r>
          </w:p>
          <w:p>
            <w:pPr>
              <w:jc w:val="left"/>
              <w:rPr>
                <w:rFonts w:hint="eastAsia" w:ascii="Arial" w:hAnsi="Arial"/>
                <w:szCs w:val="18"/>
                <w:lang w:val="en-US" w:eastAsia="zh-CN"/>
              </w:rPr>
            </w:pPr>
            <w:r>
              <w:rPr>
                <w:rFonts w:hint="eastAsia" w:ascii="Arial" w:hAnsi="Arial"/>
                <w:szCs w:val="18"/>
                <w:lang w:val="en-US" w:eastAsia="zh-CN"/>
              </w:rPr>
              <w:t>不可输入特殊字符，不包含空格。</w:t>
            </w:r>
          </w:p>
          <w:p>
            <w:pPr>
              <w:jc w:val="left"/>
              <w:rPr>
                <w:rFonts w:hint="eastAsia" w:ascii="Arial" w:hAnsi="Arial"/>
                <w:szCs w:val="18"/>
                <w:lang w:val="en-US" w:eastAsia="zh-CN"/>
              </w:rPr>
            </w:pPr>
            <w:r>
              <w:rPr>
                <w:rFonts w:hint="eastAsia" w:ascii="Arial" w:hAnsi="Arial"/>
                <w:szCs w:val="18"/>
                <w:lang w:val="en-US" w:eastAsia="zh-CN"/>
              </w:rPr>
              <w:t>具有唯一性，</w:t>
            </w:r>
          </w:p>
          <w:p>
            <w:pPr>
              <w:jc w:val="left"/>
              <w:rPr>
                <w:rFonts w:hint="eastAsia" w:ascii="Arial" w:hAnsi="Arial"/>
                <w:szCs w:val="18"/>
                <w:lang w:val="en-US" w:eastAsia="zh-CN"/>
              </w:rPr>
            </w:pPr>
            <w:r>
              <w:rPr>
                <w:rFonts w:hint="eastAsia" w:ascii="Arial" w:hAnsi="Arial"/>
                <w:szCs w:val="18"/>
                <w:lang w:val="en-US" w:eastAsia="zh-CN"/>
              </w:rPr>
              <w:t>若有接口需求，则需按照接口需求填写。</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自定义编号可自定义输入；</w:t>
            </w:r>
          </w:p>
          <w:p>
            <w:pPr>
              <w:jc w:val="both"/>
              <w:rPr>
                <w:rFonts w:hint="eastAsia" w:ascii="Arial" w:hAnsi="Arial" w:eastAsia="宋体"/>
                <w:szCs w:val="18"/>
                <w:lang w:eastAsia="zh-CN"/>
              </w:rPr>
            </w:pPr>
            <w:r>
              <w:rPr>
                <w:rFonts w:hint="eastAsia" w:ascii="Arial" w:hAnsi="Arial"/>
                <w:szCs w:val="18"/>
                <w:lang w:eastAsia="zh-CN"/>
              </w:rPr>
              <w:t>当需要跟一点停或其他第三方平台对接时，该编号需与一点停或第三方平台生成编号一致</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停车场名称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40个字符以内；</w:t>
            </w:r>
          </w:p>
          <w:p>
            <w:pPr>
              <w:jc w:val="left"/>
              <w:rPr>
                <w:rFonts w:hint="eastAsia" w:ascii="Arial" w:hAnsi="Arial"/>
                <w:szCs w:val="18"/>
                <w:lang w:val="en-US" w:eastAsia="zh-CN"/>
              </w:rPr>
            </w:pPr>
            <w:r>
              <w:rPr>
                <w:rFonts w:hint="eastAsia" w:ascii="Arial" w:hAnsi="Arial"/>
                <w:szCs w:val="18"/>
                <w:lang w:val="en-US" w:eastAsia="zh-CN"/>
              </w:rPr>
              <w:t>不可输入特殊字符，不包含空格</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停车场经纬度</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经度和纬度均用小数形式表示；</w:t>
            </w:r>
          </w:p>
          <w:p>
            <w:pPr>
              <w:jc w:val="left"/>
              <w:rPr>
                <w:rFonts w:hint="eastAsia" w:ascii="Arial" w:hAnsi="Arial"/>
                <w:szCs w:val="18"/>
                <w:lang w:eastAsia="zh-CN"/>
              </w:rPr>
            </w:pPr>
            <w:r>
              <w:rPr>
                <w:rFonts w:hint="eastAsia" w:ascii="Arial" w:hAnsi="Arial"/>
                <w:szCs w:val="18"/>
                <w:lang w:eastAsia="zh-CN"/>
              </w:rPr>
              <w:t>经度范围为</w:t>
            </w:r>
            <w:r>
              <w:rPr>
                <w:rFonts w:hint="eastAsia" w:ascii="Arial" w:hAnsi="Arial"/>
                <w:szCs w:val="18"/>
                <w:lang w:val="en-US" w:eastAsia="zh-CN"/>
              </w:rPr>
              <w:t>-180—180，纬度范围为-90—90；</w:t>
            </w:r>
          </w:p>
          <w:p>
            <w:pPr>
              <w:jc w:val="left"/>
              <w:rPr>
                <w:rFonts w:hint="eastAsia" w:ascii="Arial" w:hAnsi="Arial"/>
                <w:szCs w:val="18"/>
                <w:lang w:eastAsia="zh-CN"/>
              </w:rPr>
            </w:pPr>
            <w:r>
              <w:rPr>
                <w:rFonts w:hint="eastAsia" w:ascii="Arial" w:hAnsi="Arial"/>
                <w:szCs w:val="18"/>
                <w:lang w:eastAsia="zh-CN"/>
              </w:rPr>
              <w:t>经度和纬度需用逗号隔开，逗号前数字为经度，逗号后为纬度</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停车场经纬度填写方式为：</w:t>
            </w:r>
          </w:p>
          <w:p>
            <w:pPr>
              <w:numPr>
                <w:ilvl w:val="0"/>
                <w:numId w:val="18"/>
              </w:numPr>
              <w:jc w:val="both"/>
              <w:rPr>
                <w:rFonts w:hint="eastAsia" w:ascii="Arial" w:hAnsi="Arial"/>
                <w:szCs w:val="18"/>
                <w:lang w:eastAsia="zh-CN"/>
              </w:rPr>
            </w:pPr>
            <w:r>
              <w:rPr>
                <w:rFonts w:hint="eastAsia" w:ascii="Arial" w:hAnsi="Arial"/>
                <w:szCs w:val="18"/>
                <w:lang w:eastAsia="zh-CN"/>
              </w:rPr>
              <w:t>通过点击【选择经纬度】按钮来选择</w:t>
            </w:r>
          </w:p>
          <w:p>
            <w:pPr>
              <w:numPr>
                <w:ilvl w:val="0"/>
                <w:numId w:val="18"/>
              </w:numPr>
              <w:jc w:val="both"/>
              <w:rPr>
                <w:rFonts w:hint="eastAsia" w:ascii="Arial" w:hAnsi="Arial"/>
                <w:szCs w:val="18"/>
                <w:lang w:eastAsia="zh-CN"/>
              </w:rPr>
            </w:pPr>
            <w:r>
              <w:rPr>
                <w:rFonts w:hint="eastAsia" w:ascii="Arial" w:hAnsi="Arial"/>
                <w:szCs w:val="18"/>
                <w:lang w:eastAsia="zh-CN"/>
              </w:rPr>
              <w:t>按规则手动填入</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停车场图片</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图片</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eastAsia="zh-CN"/>
              </w:rPr>
              <w:t>图片格式为</w:t>
            </w:r>
            <w:r>
              <w:rPr>
                <w:rFonts w:hint="eastAsia" w:ascii="Arial" w:hAnsi="Arial"/>
                <w:szCs w:val="18"/>
                <w:lang w:val="en-US" w:eastAsia="zh-CN"/>
              </w:rPr>
              <w:t>jpg格式</w:t>
            </w:r>
          </w:p>
          <w:p>
            <w:pPr>
              <w:jc w:val="left"/>
              <w:rPr>
                <w:rFonts w:hint="eastAsia" w:ascii="Arial" w:hAnsi="Arial"/>
                <w:szCs w:val="18"/>
                <w:lang w:val="en-US" w:eastAsia="zh-CN"/>
              </w:rPr>
            </w:pPr>
            <w:r>
              <w:rPr>
                <w:rFonts w:hint="eastAsia" w:ascii="Arial" w:hAnsi="Arial"/>
                <w:szCs w:val="18"/>
                <w:lang w:val="en-US" w:eastAsia="zh-CN"/>
              </w:rPr>
              <w:t>尺寸不超过750*376px</w:t>
            </w:r>
          </w:p>
          <w:p>
            <w:pPr>
              <w:jc w:val="left"/>
              <w:rPr>
                <w:rFonts w:hint="eastAsia" w:ascii="Arial" w:hAnsi="Arial"/>
                <w:szCs w:val="18"/>
                <w:lang w:val="en-US" w:eastAsia="zh-CN"/>
              </w:rPr>
            </w:pPr>
            <w:r>
              <w:rPr>
                <w:rFonts w:hint="eastAsia" w:ascii="Arial" w:hAnsi="Arial"/>
                <w:szCs w:val="18"/>
                <w:lang w:val="en-US" w:eastAsia="zh-CN"/>
              </w:rPr>
              <w:t>图片大小不超过1M</w:t>
            </w:r>
          </w:p>
          <w:p>
            <w:pPr>
              <w:jc w:val="left"/>
              <w:rPr>
                <w:rFonts w:hint="eastAsia" w:ascii="Arial" w:hAnsi="Arial"/>
                <w:szCs w:val="18"/>
                <w:lang w:val="en-US" w:eastAsia="zh-CN"/>
              </w:rPr>
            </w:pPr>
            <w:r>
              <w:rPr>
                <w:rFonts w:hint="eastAsia" w:ascii="Arial" w:hAnsi="Arial"/>
                <w:szCs w:val="18"/>
                <w:lang w:val="en-US" w:eastAsia="zh-CN"/>
              </w:rPr>
              <w:t>每次只能上传一张图片，上传的第二张图片将覆盖原图片</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地址</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r>
              <w:rPr>
                <w:rFonts w:hint="eastAsia" w:ascii="Arial" w:hAnsi="Arial"/>
                <w:szCs w:val="18"/>
                <w:lang w:val="en-US" w:eastAsia="zh-CN"/>
              </w:rPr>
              <w:t>2-150个字符，不可包含特殊字符。</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总车位数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不超过</w:t>
            </w:r>
            <w:r>
              <w:rPr>
                <w:rFonts w:hint="eastAsia" w:ascii="Arial" w:hAnsi="Arial"/>
                <w:szCs w:val="18"/>
                <w:lang w:val="en-US" w:eastAsia="zh-CN"/>
              </w:rPr>
              <w:t>20个字符长度；</w:t>
            </w:r>
          </w:p>
          <w:p>
            <w:pPr>
              <w:jc w:val="left"/>
              <w:rPr>
                <w:rFonts w:hint="eastAsia" w:ascii="Arial" w:hAnsi="Arial" w:eastAsia="宋体"/>
                <w:szCs w:val="18"/>
                <w:lang w:eastAsia="zh-CN"/>
              </w:rPr>
            </w:pPr>
            <w:r>
              <w:rPr>
                <w:rFonts w:hint="eastAsia" w:ascii="Arial" w:hAnsi="Arial"/>
                <w:szCs w:val="18"/>
                <w:lang w:eastAsia="zh-CN"/>
              </w:rPr>
              <w:t>只能填入大于零的正整数</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临时车位总数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不超过20个字符长度；</w:t>
            </w:r>
          </w:p>
          <w:p>
            <w:pPr>
              <w:jc w:val="left"/>
              <w:rPr>
                <w:rFonts w:hint="eastAsia" w:ascii="Arial" w:hAnsi="Arial"/>
                <w:szCs w:val="18"/>
                <w:lang w:val="en-US" w:eastAsia="zh-CN"/>
              </w:rPr>
            </w:pPr>
            <w:r>
              <w:rPr>
                <w:rFonts w:hint="eastAsia" w:ascii="Arial" w:hAnsi="Arial"/>
                <w:szCs w:val="18"/>
                <w:lang w:val="en-US" w:eastAsia="zh-CN"/>
              </w:rPr>
              <w:t>只能填入大于0的正整数。</w:t>
            </w:r>
          </w:p>
          <w:p>
            <w:pPr>
              <w:jc w:val="left"/>
              <w:rPr>
                <w:rFonts w:hint="eastAsia" w:ascii="Arial" w:hAnsi="Arial"/>
                <w:szCs w:val="18"/>
                <w:lang w:val="en-US" w:eastAsia="zh-CN"/>
              </w:rPr>
            </w:pPr>
            <w:r>
              <w:rPr>
                <w:rFonts w:hint="eastAsia" w:ascii="Arial" w:hAnsi="Arial"/>
                <w:szCs w:val="18"/>
                <w:lang w:val="en-US" w:eastAsia="zh-CN"/>
              </w:rPr>
              <w:t>临时车位总数数值不可大于总车位数</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固定车位总数</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不超过20个字符长度</w:t>
            </w:r>
          </w:p>
          <w:p>
            <w:pPr>
              <w:jc w:val="left"/>
              <w:rPr>
                <w:rFonts w:hint="eastAsia" w:ascii="Arial" w:hAnsi="Arial"/>
                <w:szCs w:val="18"/>
                <w:lang w:val="en-US" w:eastAsia="zh-CN"/>
              </w:rPr>
            </w:pPr>
            <w:r>
              <w:rPr>
                <w:rFonts w:hint="eastAsia" w:ascii="Arial" w:hAnsi="Arial"/>
                <w:szCs w:val="18"/>
                <w:lang w:val="en-US" w:eastAsia="zh-CN"/>
              </w:rPr>
              <w:t>只能填入大于0的正整数。</w:t>
            </w:r>
          </w:p>
          <w:p>
            <w:pPr>
              <w:jc w:val="left"/>
              <w:rPr>
                <w:rFonts w:hint="eastAsia" w:ascii="Arial" w:hAnsi="Arial"/>
                <w:szCs w:val="18"/>
                <w:lang w:val="en-US" w:eastAsia="zh-CN"/>
              </w:rPr>
            </w:pPr>
            <w:r>
              <w:rPr>
                <w:rFonts w:hint="eastAsia" w:ascii="Arial" w:hAnsi="Arial"/>
                <w:szCs w:val="18"/>
                <w:lang w:val="en-US" w:eastAsia="zh-CN"/>
              </w:rPr>
              <w:t>固定车位数数值不可大于总车位数</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租用车位总数</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不超过20个字符长度</w:t>
            </w:r>
          </w:p>
          <w:p>
            <w:pPr>
              <w:jc w:val="left"/>
              <w:rPr>
                <w:rFonts w:hint="eastAsia" w:ascii="Arial" w:hAnsi="Arial"/>
                <w:szCs w:val="18"/>
                <w:lang w:val="en-US" w:eastAsia="zh-CN"/>
              </w:rPr>
            </w:pPr>
            <w:r>
              <w:rPr>
                <w:rFonts w:hint="eastAsia" w:ascii="Arial" w:hAnsi="Arial"/>
                <w:szCs w:val="18"/>
                <w:lang w:val="en-US" w:eastAsia="zh-CN"/>
              </w:rPr>
              <w:t>只能填入大于0的正整数。</w:t>
            </w:r>
          </w:p>
          <w:p>
            <w:pPr>
              <w:jc w:val="left"/>
              <w:rPr>
                <w:rFonts w:hint="eastAsia" w:ascii="Arial" w:hAnsi="Arial" w:eastAsia="宋体"/>
                <w:szCs w:val="18"/>
                <w:lang w:val="en-US" w:eastAsia="zh-CN"/>
              </w:rPr>
            </w:pPr>
            <w:r>
              <w:rPr>
                <w:rFonts w:hint="eastAsia" w:ascii="Arial" w:hAnsi="Arial"/>
                <w:szCs w:val="18"/>
                <w:lang w:val="en-US" w:eastAsia="zh-CN"/>
              </w:rPr>
              <w:t>租用车位数数值不可大于总车位数</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免费车位总数</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不超过20个字符长度</w:t>
            </w:r>
          </w:p>
          <w:p>
            <w:pPr>
              <w:jc w:val="left"/>
              <w:rPr>
                <w:rFonts w:hint="eastAsia" w:ascii="Arial" w:hAnsi="Arial"/>
                <w:szCs w:val="18"/>
                <w:lang w:val="en-US" w:eastAsia="zh-CN"/>
              </w:rPr>
            </w:pPr>
            <w:r>
              <w:rPr>
                <w:rFonts w:hint="eastAsia" w:ascii="Arial" w:hAnsi="Arial"/>
                <w:szCs w:val="18"/>
                <w:lang w:val="en-US" w:eastAsia="zh-CN"/>
              </w:rPr>
              <w:t>只能填入大于0的正整数。</w:t>
            </w:r>
          </w:p>
          <w:p>
            <w:pPr>
              <w:jc w:val="left"/>
              <w:rPr>
                <w:rFonts w:hint="eastAsia" w:ascii="Arial" w:hAnsi="Arial" w:eastAsia="宋体"/>
                <w:szCs w:val="18"/>
                <w:lang w:val="en-US" w:eastAsia="zh-CN"/>
              </w:rPr>
            </w:pPr>
            <w:r>
              <w:rPr>
                <w:rFonts w:hint="eastAsia" w:ascii="Arial" w:hAnsi="Arial"/>
                <w:szCs w:val="18"/>
                <w:lang w:val="en-US" w:eastAsia="zh-CN"/>
              </w:rPr>
              <w:t>免费车位数数值不可大于总车位数</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预订车位总数</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不超过20个字符长度</w:t>
            </w:r>
          </w:p>
          <w:p>
            <w:pPr>
              <w:jc w:val="left"/>
              <w:rPr>
                <w:rFonts w:hint="eastAsia" w:ascii="Arial" w:hAnsi="Arial"/>
                <w:szCs w:val="18"/>
                <w:lang w:val="en-US" w:eastAsia="zh-CN"/>
              </w:rPr>
            </w:pPr>
            <w:r>
              <w:rPr>
                <w:rFonts w:hint="eastAsia" w:ascii="Arial" w:hAnsi="Arial"/>
                <w:szCs w:val="18"/>
                <w:lang w:val="en-US" w:eastAsia="zh-CN"/>
              </w:rPr>
              <w:t>只能填入大于0的正整数。</w:t>
            </w:r>
          </w:p>
          <w:p>
            <w:pPr>
              <w:jc w:val="left"/>
              <w:rPr>
                <w:rFonts w:hint="eastAsia" w:ascii="Arial" w:hAnsi="Arial" w:eastAsia="宋体"/>
                <w:szCs w:val="18"/>
                <w:lang w:val="en-US" w:eastAsia="zh-CN"/>
              </w:rPr>
            </w:pPr>
            <w:r>
              <w:rPr>
                <w:rFonts w:hint="eastAsia" w:ascii="Arial" w:hAnsi="Arial"/>
                <w:szCs w:val="18"/>
                <w:lang w:val="en-US" w:eastAsia="zh-CN"/>
              </w:rPr>
              <w:t>预定车位数数值不可大于总车位数</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默认车牌简称</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不可输入下拉框</w:t>
            </w:r>
          </w:p>
          <w:p>
            <w:pPr>
              <w:jc w:val="left"/>
              <w:rPr>
                <w:rFonts w:hint="eastAsia" w:ascii="Arial" w:hAnsi="Arial"/>
                <w:szCs w:val="18"/>
                <w:lang w:val="en-US" w:eastAsia="zh-CN"/>
              </w:rPr>
            </w:pPr>
            <w:r>
              <w:rPr>
                <w:rFonts w:hint="eastAsia" w:ascii="Arial" w:hAnsi="Arial"/>
                <w:szCs w:val="18"/>
                <w:lang w:val="en-US" w:eastAsia="zh-CN"/>
              </w:rPr>
              <w:t>默认显示选中的“默认车牌简称”</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绑定进场检测设备</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val="en-US" w:eastAsia="zh-CN"/>
              </w:rPr>
            </w:pPr>
            <w:r>
              <w:rPr>
                <w:rFonts w:hint="eastAsia" w:ascii="Arial" w:hAnsi="Arial"/>
                <w:szCs w:val="18"/>
                <w:lang w:val="en-US" w:eastAsia="zh-CN"/>
              </w:rPr>
              <w:t>按钮</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暂时不做</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绑定出场检测设备</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按钮</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2830"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暂时不做</w:t>
            </w:r>
          </w:p>
        </w:tc>
        <w:tc>
          <w:tcPr>
            <w:tcW w:w="1700"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324" w:name="_Toc2644"/>
      <w:r>
        <w:rPr>
          <w:rFonts w:hint="eastAsia"/>
          <w:lang w:eastAsia="zh-CN"/>
        </w:rPr>
        <w:t>输出内容</w:t>
      </w:r>
      <w:bookmarkEnd w:id="324"/>
    </w:p>
    <w:p>
      <w:pPr>
        <w:rPr>
          <w:rFonts w:hint="eastAsia" w:eastAsia="宋体"/>
          <w:lang w:eastAsia="zh-CN"/>
        </w:rPr>
      </w:pPr>
      <w:r>
        <w:rPr>
          <w:rFonts w:hint="eastAsia"/>
          <w:lang w:eastAsia="zh-CN"/>
        </w:rPr>
        <w:t>无</w:t>
      </w:r>
    </w:p>
    <w:p>
      <w:pPr>
        <w:pStyle w:val="19"/>
      </w:pPr>
      <w:bookmarkStart w:id="325" w:name="_Toc26156"/>
      <w:r>
        <w:rPr>
          <w:rFonts w:hint="eastAsia"/>
        </w:rPr>
        <w:t>用例</w:t>
      </w:r>
      <w:bookmarkEnd w:id="325"/>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用户输入相关查询条件对相应数据进行搜索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页面数据更新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唯一性字段重复</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页面提示，该字段已存在，请重新填写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停车场基础数据由后台生成，生成后可进行编辑。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326" w:name="_Toc32599"/>
      <w:r>
        <w:rPr>
          <w:rFonts w:hint="eastAsia"/>
          <w:lang w:val="en-US" w:eastAsia="zh-CN"/>
        </w:rPr>
        <w:t>停车场管理-车场地图-页面展示</w:t>
      </w:r>
      <w:bookmarkEnd w:id="326"/>
    </w:p>
    <w:p>
      <w:pPr>
        <w:pStyle w:val="19"/>
      </w:pPr>
      <w:bookmarkStart w:id="327" w:name="_Toc20140"/>
      <w:r>
        <w:rPr>
          <w:rFonts w:hint="eastAsia"/>
        </w:rPr>
        <w:t>原型界面</w:t>
      </w:r>
      <w:bookmarkEnd w:id="327"/>
    </w:p>
    <w:p>
      <w:pPr>
        <w:rPr>
          <w:rFonts w:hint="eastAsia" w:eastAsia="宋体"/>
          <w:lang w:eastAsia="zh-CN"/>
        </w:rPr>
      </w:pPr>
      <w:r>
        <w:rPr>
          <w:rFonts w:hint="eastAsia" w:eastAsia="宋体"/>
          <w:lang w:eastAsia="zh-CN"/>
        </w:rPr>
        <w:drawing>
          <wp:inline distT="0" distB="0" distL="114300" distR="114300">
            <wp:extent cx="5273040" cy="3995420"/>
            <wp:effectExtent l="0" t="0" r="3810" b="5080"/>
            <wp:docPr id="11" name="图片 11" descr="车场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车场地图"/>
                    <pic:cNvPicPr>
                      <a:picLocks noChangeAspect="1"/>
                    </pic:cNvPicPr>
                  </pic:nvPicPr>
                  <pic:blipFill>
                    <a:blip r:embed="rId42"/>
                    <a:stretch>
                      <a:fillRect/>
                    </a:stretch>
                  </pic:blipFill>
                  <pic:spPr>
                    <a:xfrm>
                      <a:off x="0" y="0"/>
                      <a:ext cx="5273040" cy="3995420"/>
                    </a:xfrm>
                    <a:prstGeom prst="rect">
                      <a:avLst/>
                    </a:prstGeom>
                  </pic:spPr>
                </pic:pic>
              </a:graphicData>
            </a:graphic>
          </wp:inline>
        </w:drawing>
      </w:r>
    </w:p>
    <w:p>
      <w:pPr>
        <w:keepNext/>
      </w:pPr>
    </w:p>
    <w:p>
      <w:pPr>
        <w:pStyle w:val="19"/>
        <w:rPr>
          <w:rFonts w:hint="eastAsia"/>
        </w:rPr>
      </w:pPr>
      <w:bookmarkStart w:id="328" w:name="_Toc27996"/>
      <w:r>
        <w:rPr>
          <w:rFonts w:hint="eastAsia"/>
        </w:rPr>
        <w:t>界面说明</w:t>
      </w:r>
      <w:bookmarkEnd w:id="328"/>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车场地图</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图片</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编辑</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无</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点击编辑按钮，进入地图编辑器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车场总览</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实时数据，车位总数、占用车位、剩余车位</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今日之最</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实时数据，最大占用数、最大空闲数、平均占用数</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昨日概况</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使用率最高、使用率最低、周转率最高、周转率最低</w:t>
            </w:r>
          </w:p>
        </w:tc>
      </w:tr>
    </w:tbl>
    <w:p>
      <w:pPr>
        <w:rPr>
          <w:rFonts w:hint="eastAsia"/>
          <w:lang w:eastAsia="zh-CN"/>
        </w:rPr>
      </w:pPr>
    </w:p>
    <w:p>
      <w:pPr>
        <w:pStyle w:val="19"/>
        <w:rPr>
          <w:rFonts w:hint="eastAsia"/>
          <w:lang w:eastAsia="zh-CN"/>
        </w:rPr>
      </w:pPr>
      <w:bookmarkStart w:id="329" w:name="_Toc5039"/>
      <w:r>
        <w:rPr>
          <w:rFonts w:hint="eastAsia"/>
          <w:lang w:eastAsia="zh-CN"/>
        </w:rPr>
        <w:t>输入内容</w:t>
      </w:r>
      <w:bookmarkEnd w:id="329"/>
    </w:p>
    <w:p>
      <w:pPr>
        <w:rPr>
          <w:rFonts w:hint="eastAsia"/>
          <w:lang w:eastAsia="zh-CN"/>
        </w:rPr>
      </w:pPr>
      <w:r>
        <w:rPr>
          <w:rFonts w:hint="eastAsia"/>
          <w:lang w:eastAsia="zh-CN"/>
        </w:rPr>
        <w:t>无</w:t>
      </w:r>
    </w:p>
    <w:p>
      <w:pPr>
        <w:pStyle w:val="19"/>
        <w:rPr>
          <w:rFonts w:hint="eastAsia"/>
          <w:lang w:eastAsia="zh-CN"/>
        </w:rPr>
      </w:pPr>
      <w:bookmarkStart w:id="330" w:name="_Toc24639"/>
      <w:r>
        <w:rPr>
          <w:rFonts w:hint="eastAsia"/>
          <w:lang w:eastAsia="zh-CN"/>
        </w:rPr>
        <w:t>输出内容</w:t>
      </w:r>
      <w:bookmarkEnd w:id="330"/>
    </w:p>
    <w:p>
      <w:pPr>
        <w:rPr>
          <w:rFonts w:hint="eastAsia"/>
          <w:lang w:eastAsia="zh-CN"/>
        </w:rPr>
      </w:pPr>
      <w:r>
        <w:rPr>
          <w:rFonts w:hint="eastAsia"/>
          <w:lang w:eastAsia="zh-CN"/>
        </w:rPr>
        <w:t>无</w:t>
      </w:r>
    </w:p>
    <w:p>
      <w:pPr>
        <w:pStyle w:val="19"/>
      </w:pPr>
      <w:bookmarkStart w:id="331" w:name="_Toc10209"/>
      <w:r>
        <w:rPr>
          <w:rFonts w:hint="eastAsia"/>
        </w:rPr>
        <w:t>用例</w:t>
      </w:r>
      <w:bookmarkEnd w:id="331"/>
    </w:p>
    <w:p>
      <w:pPr>
        <w:rPr>
          <w:rFonts w:hint="eastAsia"/>
          <w:lang w:eastAsia="zh-CN"/>
        </w:rPr>
      </w:pPr>
      <w:r>
        <w:rPr>
          <w:rFonts w:hint="eastAsia"/>
          <w:lang w:eastAsia="zh-CN"/>
        </w:rPr>
        <w:t>无</w:t>
      </w:r>
    </w:p>
    <w:p>
      <w:pPr>
        <w:pStyle w:val="5"/>
        <w:rPr>
          <w:color w:val="auto"/>
        </w:rPr>
      </w:pPr>
      <w:bookmarkStart w:id="332" w:name="_Toc17719"/>
      <w:r>
        <w:rPr>
          <w:rFonts w:hint="eastAsia"/>
          <w:color w:val="auto"/>
          <w:lang w:val="en-US" w:eastAsia="zh-CN"/>
        </w:rPr>
        <w:t>车场地图-编辑</w:t>
      </w:r>
      <w:bookmarkEnd w:id="332"/>
    </w:p>
    <w:p>
      <w:pPr>
        <w:pStyle w:val="19"/>
      </w:pPr>
      <w:bookmarkStart w:id="333" w:name="_Toc23539"/>
      <w:r>
        <w:rPr>
          <w:rFonts w:hint="eastAsia"/>
        </w:rPr>
        <w:t>原型界面</w:t>
      </w:r>
      <w:bookmarkEnd w:id="333"/>
    </w:p>
    <w:p>
      <w:pPr>
        <w:rPr>
          <w:rFonts w:hint="eastAsia" w:eastAsia="宋体"/>
          <w:lang w:eastAsia="zh-CN"/>
        </w:rPr>
      </w:pPr>
      <w:r>
        <w:rPr>
          <w:rFonts w:hint="eastAsia"/>
          <w:lang w:eastAsia="zh-CN"/>
        </w:rPr>
        <w:t>参见地图编辑器</w:t>
      </w:r>
    </w:p>
    <w:p>
      <w:pPr>
        <w:keepNext/>
      </w:pPr>
    </w:p>
    <w:p>
      <w:pPr>
        <w:pStyle w:val="19"/>
        <w:rPr>
          <w:rFonts w:hint="eastAsia"/>
        </w:rPr>
      </w:pPr>
      <w:bookmarkStart w:id="334" w:name="_Toc10556"/>
      <w:r>
        <w:rPr>
          <w:rFonts w:hint="eastAsia"/>
        </w:rPr>
        <w:t>界面说明</w:t>
      </w:r>
      <w:bookmarkEnd w:id="334"/>
    </w:p>
    <w:p>
      <w:pPr>
        <w:rPr>
          <w:rFonts w:hint="eastAsia"/>
          <w:lang w:eastAsia="zh-CN"/>
        </w:rPr>
      </w:pPr>
      <w:r>
        <w:rPr>
          <w:rFonts w:hint="eastAsia"/>
          <w:lang w:eastAsia="zh-CN"/>
        </w:rPr>
        <w:t>无</w:t>
      </w:r>
    </w:p>
    <w:p>
      <w:pPr>
        <w:pStyle w:val="19"/>
        <w:rPr>
          <w:rFonts w:hint="eastAsia"/>
          <w:lang w:eastAsia="zh-CN"/>
        </w:rPr>
      </w:pPr>
      <w:bookmarkStart w:id="335" w:name="_Toc13273"/>
      <w:r>
        <w:rPr>
          <w:rFonts w:hint="eastAsia"/>
          <w:lang w:eastAsia="zh-CN"/>
        </w:rPr>
        <w:t>输入内容</w:t>
      </w:r>
      <w:bookmarkEnd w:id="335"/>
    </w:p>
    <w:p>
      <w:pPr>
        <w:rPr>
          <w:rFonts w:hint="eastAsia"/>
          <w:lang w:eastAsia="zh-CN"/>
        </w:rPr>
      </w:pPr>
      <w:r>
        <w:rPr>
          <w:rFonts w:hint="eastAsia"/>
          <w:lang w:eastAsia="zh-CN"/>
        </w:rPr>
        <w:t>《地图对应关系设置对照表excel》中有的所有数据都要列为编辑数据，并随着编辑自动保存到相应模块。</w:t>
      </w:r>
    </w:p>
    <w:p>
      <w:pPr>
        <w:pStyle w:val="19"/>
        <w:rPr>
          <w:rFonts w:hint="eastAsia"/>
          <w:lang w:eastAsia="zh-CN"/>
        </w:rPr>
      </w:pPr>
      <w:bookmarkStart w:id="336" w:name="_Toc1991"/>
      <w:r>
        <w:rPr>
          <w:rFonts w:hint="eastAsia"/>
          <w:lang w:eastAsia="zh-CN"/>
        </w:rPr>
        <w:t>输出内容</w:t>
      </w:r>
      <w:bookmarkEnd w:id="336"/>
    </w:p>
    <w:p>
      <w:pPr>
        <w:rPr>
          <w:rFonts w:hint="eastAsia" w:eastAsia="宋体"/>
          <w:lang w:eastAsia="zh-CN"/>
        </w:rPr>
      </w:pPr>
      <w:r>
        <w:rPr>
          <w:rFonts w:hint="eastAsia"/>
          <w:lang w:eastAsia="zh-CN"/>
        </w:rPr>
        <w:t>无</w:t>
      </w:r>
    </w:p>
    <w:p>
      <w:pPr>
        <w:pStyle w:val="19"/>
      </w:pPr>
      <w:bookmarkStart w:id="337" w:name="_Toc3871"/>
      <w:r>
        <w:rPr>
          <w:rFonts w:hint="eastAsia"/>
        </w:rPr>
        <w:t>用例</w:t>
      </w:r>
      <w:bookmarkEnd w:id="337"/>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地图编辑器是</w:t>
            </w:r>
            <w:r>
              <w:rPr>
                <w:rFonts w:hint="eastAsia" w:ascii="Arial" w:hAnsi="Arial"/>
                <w:sz w:val="18"/>
                <w:szCs w:val="18"/>
                <w:lang w:val="en-US" w:eastAsia="zh-CN"/>
              </w:rPr>
              <w:t>MPGS中很多元素的新增和修改的入口，详见《地图对应关系设置对照表excel》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查看流程图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对应《地图对应关系设置对照表excel》关联数据有相应的更新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地图编辑器联动《地图对应关系设置对照表excel》中描述的相关内容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338" w:name="_Toc5217"/>
      <w:r>
        <w:rPr>
          <w:rFonts w:hint="eastAsia"/>
          <w:lang w:val="en-US" w:eastAsia="zh-CN"/>
        </w:rPr>
        <w:t>停车场管理-停车位管理-页面展示</w:t>
      </w:r>
      <w:bookmarkEnd w:id="338"/>
    </w:p>
    <w:p>
      <w:pPr>
        <w:pStyle w:val="19"/>
      </w:pPr>
      <w:bookmarkStart w:id="339" w:name="_Toc1192"/>
      <w:r>
        <w:rPr>
          <w:rFonts w:hint="eastAsia"/>
        </w:rPr>
        <w:t>原型界面</w:t>
      </w:r>
      <w:bookmarkEnd w:id="339"/>
    </w:p>
    <w:p>
      <w:pPr>
        <w:rPr>
          <w:rFonts w:hint="eastAsia" w:eastAsia="宋体"/>
          <w:lang w:eastAsia="zh-CN"/>
        </w:rPr>
      </w:pPr>
      <w:r>
        <w:drawing>
          <wp:inline distT="0" distB="0" distL="114300" distR="114300">
            <wp:extent cx="5271135" cy="1310640"/>
            <wp:effectExtent l="0" t="0" r="5715" b="3810"/>
            <wp:docPr id="127"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13"/>
                    <pic:cNvPicPr>
                      <a:picLocks noChangeAspect="1"/>
                    </pic:cNvPicPr>
                  </pic:nvPicPr>
                  <pic:blipFill>
                    <a:blip r:embed="rId43"/>
                    <a:stretch>
                      <a:fillRect/>
                    </a:stretch>
                  </pic:blipFill>
                  <pic:spPr>
                    <a:xfrm>
                      <a:off x="0" y="0"/>
                      <a:ext cx="5271135" cy="1310640"/>
                    </a:xfrm>
                    <a:prstGeom prst="rect">
                      <a:avLst/>
                    </a:prstGeom>
                    <a:noFill/>
                    <a:ln w="9525">
                      <a:noFill/>
                    </a:ln>
                  </pic:spPr>
                </pic:pic>
              </a:graphicData>
            </a:graphic>
          </wp:inline>
        </w:drawing>
      </w:r>
    </w:p>
    <w:p>
      <w:pPr>
        <w:keepNext/>
      </w:pPr>
    </w:p>
    <w:p>
      <w:pPr>
        <w:pStyle w:val="19"/>
        <w:rPr>
          <w:rFonts w:hint="eastAsia"/>
        </w:rPr>
      </w:pPr>
      <w:bookmarkStart w:id="340" w:name="_Toc32222"/>
      <w:r>
        <w:rPr>
          <w:rFonts w:hint="eastAsia"/>
        </w:rPr>
        <w:t>界面说明</w:t>
      </w:r>
      <w:bookmarkEnd w:id="340"/>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eastAsia="zh-CN"/>
              </w:rPr>
            </w:pPr>
            <w:r>
              <w:rPr>
                <w:rFonts w:hint="eastAsia"/>
                <w:szCs w:val="18"/>
                <w:lang w:eastAsia="zh-CN"/>
              </w:rPr>
              <w:t>车位编号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车位别称</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车位类型</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全部、临时车位、固定车位、租用车位、免费车位、预订车位。默认全部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车位状态</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导出</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车位列表</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szCs w:val="18"/>
                <w:lang w:val="en-US" w:eastAsia="zh-CN"/>
              </w:rPr>
              <w:t>序号、车位编号、车位类型、车位别称、车位状态、占用车辆、最后更新时间</w:t>
            </w:r>
          </w:p>
        </w:tc>
      </w:tr>
    </w:tbl>
    <w:p>
      <w:pPr>
        <w:rPr>
          <w:rFonts w:hint="eastAsia"/>
          <w:lang w:eastAsia="zh-CN"/>
        </w:rPr>
      </w:pPr>
    </w:p>
    <w:p>
      <w:pPr>
        <w:pStyle w:val="19"/>
        <w:rPr>
          <w:rFonts w:hint="eastAsia"/>
          <w:lang w:eastAsia="zh-CN"/>
        </w:rPr>
      </w:pPr>
      <w:bookmarkStart w:id="341" w:name="_Toc5518"/>
      <w:r>
        <w:rPr>
          <w:rFonts w:hint="eastAsia"/>
          <w:lang w:eastAsia="zh-CN"/>
        </w:rPr>
        <w:t>输入内容</w:t>
      </w:r>
      <w:bookmarkEnd w:id="341"/>
    </w:p>
    <w:p>
      <w:pPr>
        <w:rPr>
          <w:rFonts w:hint="eastAsia"/>
          <w:lang w:eastAsia="zh-CN"/>
        </w:rPr>
      </w:pPr>
      <w:r>
        <w:rPr>
          <w:rFonts w:hint="eastAsia"/>
          <w:lang w:eastAsia="zh-CN"/>
        </w:rPr>
        <w:t>无</w:t>
      </w:r>
    </w:p>
    <w:p>
      <w:pPr>
        <w:pStyle w:val="19"/>
        <w:rPr>
          <w:rFonts w:hint="eastAsia"/>
          <w:lang w:eastAsia="zh-CN"/>
        </w:rPr>
      </w:pPr>
      <w:bookmarkStart w:id="342" w:name="_Toc24629"/>
      <w:r>
        <w:rPr>
          <w:rFonts w:hint="eastAsia"/>
          <w:lang w:eastAsia="zh-CN"/>
        </w:rPr>
        <w:t>输出内容</w:t>
      </w:r>
      <w:bookmarkEnd w:id="342"/>
    </w:p>
    <w:p>
      <w:pPr>
        <w:rPr>
          <w:rFonts w:hint="eastAsia"/>
          <w:lang w:eastAsia="zh-CN"/>
        </w:rPr>
      </w:pPr>
      <w:r>
        <w:rPr>
          <w:rFonts w:hint="eastAsia"/>
          <w:lang w:eastAsia="zh-CN"/>
        </w:rPr>
        <w:t>无</w:t>
      </w:r>
    </w:p>
    <w:p>
      <w:pPr>
        <w:pStyle w:val="19"/>
      </w:pPr>
      <w:bookmarkStart w:id="343" w:name="_Toc14347"/>
      <w:r>
        <w:rPr>
          <w:rFonts w:hint="eastAsia"/>
        </w:rPr>
        <w:t>用例</w:t>
      </w:r>
      <w:bookmarkEnd w:id="343"/>
    </w:p>
    <w:p>
      <w:pPr>
        <w:rPr>
          <w:rFonts w:hint="eastAsia"/>
          <w:lang w:eastAsia="zh-CN"/>
        </w:rPr>
      </w:pPr>
      <w:r>
        <w:rPr>
          <w:rFonts w:hint="eastAsia"/>
          <w:lang w:eastAsia="zh-CN"/>
        </w:rPr>
        <w:t>无</w:t>
      </w:r>
    </w:p>
    <w:p>
      <w:pPr>
        <w:pStyle w:val="5"/>
      </w:pPr>
      <w:bookmarkStart w:id="344" w:name="_Toc596"/>
      <w:r>
        <w:rPr>
          <w:rFonts w:hint="eastAsia"/>
          <w:lang w:val="en-US" w:eastAsia="zh-CN"/>
        </w:rPr>
        <w:t>停车位管理-搜索</w:t>
      </w:r>
      <w:bookmarkEnd w:id="344"/>
    </w:p>
    <w:p>
      <w:pPr>
        <w:pStyle w:val="6"/>
        <w:rPr>
          <w:rFonts w:hint="eastAsia"/>
          <w:lang w:val="en-US" w:eastAsia="zh-CN"/>
        </w:rPr>
      </w:pPr>
      <w:bookmarkStart w:id="345" w:name="_Toc650"/>
      <w:r>
        <w:rPr>
          <w:rFonts w:hint="eastAsia"/>
          <w:lang w:val="en-US" w:eastAsia="zh-CN"/>
        </w:rPr>
        <w:t>原型界面</w:t>
      </w:r>
      <w:bookmarkEnd w:id="345"/>
    </w:p>
    <w:p>
      <w:pPr>
        <w:rPr>
          <w:rFonts w:hint="eastAsia"/>
          <w:lang w:val="en-US" w:eastAsia="zh-CN"/>
        </w:rPr>
      </w:pPr>
      <w:r>
        <w:rPr>
          <w:rFonts w:hint="eastAsia"/>
          <w:lang w:val="en-US" w:eastAsia="zh-CN"/>
        </w:rPr>
        <w:t>无</w:t>
      </w:r>
    </w:p>
    <w:p>
      <w:pPr>
        <w:pStyle w:val="6"/>
        <w:rPr>
          <w:rFonts w:hint="eastAsia"/>
          <w:lang w:val="en-US" w:eastAsia="zh-CN"/>
        </w:rPr>
      </w:pPr>
      <w:bookmarkStart w:id="346" w:name="_Toc10084"/>
      <w:r>
        <w:rPr>
          <w:rFonts w:hint="eastAsia"/>
          <w:lang w:val="en-US" w:eastAsia="zh-CN"/>
        </w:rPr>
        <w:t>界面说明</w:t>
      </w:r>
      <w:bookmarkEnd w:id="346"/>
    </w:p>
    <w:p>
      <w:pPr>
        <w:rPr>
          <w:rFonts w:hint="eastAsia"/>
          <w:lang w:val="en-US" w:eastAsia="zh-CN"/>
        </w:rPr>
      </w:pPr>
      <w:r>
        <w:rPr>
          <w:rFonts w:hint="eastAsia"/>
          <w:lang w:val="en-US" w:eastAsia="zh-CN"/>
        </w:rPr>
        <w:t>无</w:t>
      </w:r>
    </w:p>
    <w:p>
      <w:pPr>
        <w:pStyle w:val="6"/>
        <w:rPr>
          <w:rFonts w:hint="eastAsia"/>
          <w:lang w:val="en-US" w:eastAsia="zh-CN"/>
        </w:rPr>
      </w:pPr>
      <w:bookmarkStart w:id="347" w:name="_Toc16463"/>
      <w:r>
        <w:rPr>
          <w:rFonts w:hint="eastAsia"/>
          <w:lang w:val="en-US" w:eastAsia="zh-CN"/>
        </w:rPr>
        <w:t>输入内容</w:t>
      </w:r>
      <w:bookmarkEnd w:id="34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车位编号</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numPr>
                <w:ilvl w:val="0"/>
                <w:numId w:val="0"/>
              </w:numPr>
              <w:jc w:val="left"/>
              <w:rPr>
                <w:rFonts w:hint="eastAsia" w:ascii="Arial" w:hAnsi="Arial"/>
                <w:szCs w:val="18"/>
                <w:lang w:val="en-US" w:eastAsia="zh-CN"/>
              </w:rPr>
            </w:pPr>
            <w:r>
              <w:rPr>
                <w:rFonts w:hint="eastAsia" w:ascii="Arial" w:hAnsi="Arial"/>
                <w:szCs w:val="18"/>
                <w:lang w:val="en-US" w:eastAsia="zh-CN"/>
              </w:rPr>
              <w:t>1、默认为空</w:t>
            </w:r>
          </w:p>
          <w:p>
            <w:pPr>
              <w:numPr>
                <w:ilvl w:val="0"/>
                <w:numId w:val="0"/>
              </w:numPr>
              <w:jc w:val="left"/>
              <w:rPr>
                <w:rFonts w:hint="eastAsia" w:ascii="Arial" w:hAnsi="Arial"/>
                <w:szCs w:val="18"/>
                <w:lang w:val="en-US" w:eastAsia="zh-CN"/>
              </w:rPr>
            </w:pPr>
            <w:r>
              <w:rPr>
                <w:rFonts w:hint="eastAsia" w:ascii="Arial" w:hAnsi="Arial"/>
                <w:szCs w:val="18"/>
                <w:lang w:val="en-US" w:eastAsia="zh-CN"/>
              </w:rPr>
              <w:t>2、字符最长为20个字符</w:t>
            </w:r>
          </w:p>
          <w:p>
            <w:pPr>
              <w:jc w:val="center"/>
              <w:rPr>
                <w:rFonts w:hint="eastAsia" w:ascii="Arial" w:hAnsi="Arial"/>
                <w:szCs w:val="18"/>
                <w:lang w:val="en-US" w:eastAsia="zh-CN"/>
              </w:rPr>
            </w:pPr>
            <w:r>
              <w:rPr>
                <w:rFonts w:hint="eastAsia" w:ascii="Arial" w:hAnsi="Arial"/>
                <w:szCs w:val="18"/>
                <w:lang w:val="en-US" w:eastAsia="zh-CN"/>
              </w:rPr>
              <w:t>3、不允许包含特殊字符。</w:t>
            </w:r>
          </w:p>
          <w:p>
            <w:pPr>
              <w:jc w:val="center"/>
              <w:rPr>
                <w:rFonts w:hint="eastAsia" w:ascii="Arial" w:hAnsi="Arial"/>
                <w:szCs w:val="18"/>
                <w:lang w:val="en-US" w:eastAsia="zh-CN"/>
              </w:rPr>
            </w:pPr>
            <w:r>
              <w:rPr>
                <w:rFonts w:hint="eastAsia" w:ascii="Arial" w:hAnsi="Arial"/>
                <w:szCs w:val="18"/>
                <w:lang w:val="en-US" w:eastAsia="zh-CN"/>
              </w:rPr>
              <w:t>具有唯一性</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车位别称</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numPr>
                <w:ilvl w:val="0"/>
                <w:numId w:val="0"/>
              </w:numPr>
              <w:jc w:val="left"/>
              <w:rPr>
                <w:rFonts w:hint="eastAsia" w:ascii="Arial" w:hAnsi="Arial"/>
                <w:szCs w:val="18"/>
                <w:lang w:val="en-US" w:eastAsia="zh-CN"/>
              </w:rPr>
            </w:pPr>
            <w:r>
              <w:rPr>
                <w:rFonts w:hint="eastAsia" w:ascii="Arial" w:hAnsi="Arial"/>
                <w:szCs w:val="18"/>
                <w:lang w:val="en-US" w:eastAsia="zh-CN"/>
              </w:rPr>
              <w:t>1、默认为空</w:t>
            </w:r>
          </w:p>
          <w:p>
            <w:pPr>
              <w:numPr>
                <w:ilvl w:val="0"/>
                <w:numId w:val="0"/>
              </w:numPr>
              <w:jc w:val="left"/>
              <w:rPr>
                <w:rFonts w:hint="eastAsia" w:ascii="Arial" w:hAnsi="Arial"/>
                <w:szCs w:val="18"/>
                <w:lang w:val="en-US" w:eastAsia="zh-CN"/>
              </w:rPr>
            </w:pPr>
            <w:r>
              <w:rPr>
                <w:rFonts w:hint="eastAsia" w:ascii="Arial" w:hAnsi="Arial"/>
                <w:szCs w:val="18"/>
                <w:lang w:val="en-US" w:eastAsia="zh-CN"/>
              </w:rPr>
              <w:t>2、字符最长为20个字符</w:t>
            </w:r>
          </w:p>
          <w:p>
            <w:pPr>
              <w:jc w:val="center"/>
              <w:rPr>
                <w:rFonts w:hint="eastAsia" w:ascii="Arial" w:hAnsi="Arial"/>
                <w:szCs w:val="18"/>
                <w:lang w:val="en-US" w:eastAsia="zh-CN"/>
              </w:rPr>
            </w:pPr>
            <w:r>
              <w:rPr>
                <w:rFonts w:hint="eastAsia" w:ascii="Arial" w:hAnsi="Arial"/>
                <w:szCs w:val="18"/>
                <w:lang w:val="en-US" w:eastAsia="zh-CN"/>
              </w:rPr>
              <w:t>3、不允许包含特殊字符。</w:t>
            </w:r>
          </w:p>
          <w:p>
            <w:pPr>
              <w:jc w:val="center"/>
              <w:rPr>
                <w:rFonts w:hint="eastAsia" w:ascii="Arial" w:hAnsi="Arial"/>
                <w:szCs w:val="18"/>
                <w:lang w:val="en-US" w:eastAsia="zh-CN"/>
              </w:rPr>
            </w:pPr>
            <w:r>
              <w:rPr>
                <w:rFonts w:hint="eastAsia" w:ascii="Arial" w:hAnsi="Arial"/>
                <w:szCs w:val="18"/>
                <w:lang w:val="en-US" w:eastAsia="zh-CN"/>
              </w:rPr>
              <w:t>具有唯一性</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车位类型</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numPr>
                <w:ilvl w:val="0"/>
                <w:numId w:val="19"/>
              </w:numPr>
              <w:jc w:val="center"/>
              <w:rPr>
                <w:rFonts w:hint="eastAsia"/>
                <w:vertAlign w:val="baseline"/>
                <w:lang w:val="en-US" w:eastAsia="zh-CN"/>
              </w:rPr>
            </w:pPr>
            <w:r>
              <w:rPr>
                <w:rFonts w:hint="eastAsia"/>
                <w:vertAlign w:val="baseline"/>
                <w:lang w:val="en-US" w:eastAsia="zh-CN"/>
              </w:rPr>
              <w:t>默认为全部</w:t>
            </w:r>
          </w:p>
          <w:p>
            <w:pPr>
              <w:numPr>
                <w:ilvl w:val="0"/>
                <w:numId w:val="19"/>
              </w:numPr>
              <w:jc w:val="center"/>
              <w:rPr>
                <w:rFonts w:hint="eastAsia"/>
                <w:vertAlign w:val="baseline"/>
                <w:lang w:val="en-US" w:eastAsia="zh-CN"/>
              </w:rPr>
            </w:pPr>
            <w:r>
              <w:rPr>
                <w:rFonts w:hint="eastAsia"/>
                <w:vertAlign w:val="baseline"/>
                <w:lang w:val="en-US" w:eastAsia="zh-CN"/>
              </w:rPr>
              <w:t>下拉选项为：全部、读取车位类型列表</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车位状态</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numPr>
                <w:ilvl w:val="0"/>
                <w:numId w:val="20"/>
              </w:numPr>
              <w:jc w:val="center"/>
              <w:rPr>
                <w:rFonts w:hint="eastAsia"/>
                <w:vertAlign w:val="baseline"/>
                <w:lang w:val="en-US" w:eastAsia="zh-CN"/>
              </w:rPr>
            </w:pPr>
            <w:r>
              <w:rPr>
                <w:rFonts w:hint="eastAsia"/>
                <w:vertAlign w:val="baseline"/>
                <w:lang w:val="en-US" w:eastAsia="zh-CN"/>
              </w:rPr>
              <w:t>默认为全部</w:t>
            </w:r>
          </w:p>
          <w:p>
            <w:pPr>
              <w:numPr>
                <w:ilvl w:val="0"/>
                <w:numId w:val="20"/>
              </w:numPr>
              <w:jc w:val="center"/>
              <w:rPr>
                <w:rFonts w:hint="eastAsia"/>
                <w:vertAlign w:val="baseline"/>
                <w:lang w:val="en-US" w:eastAsia="zh-CN"/>
              </w:rPr>
            </w:pPr>
            <w:r>
              <w:rPr>
                <w:rFonts w:hint="eastAsia"/>
                <w:vertAlign w:val="baseline"/>
                <w:lang w:val="en-US" w:eastAsia="zh-CN"/>
              </w:rPr>
              <w:t>下拉选项为：全部、占用。空闲</w:t>
            </w:r>
          </w:p>
        </w:tc>
        <w:tc>
          <w:tcPr>
            <w:tcW w:w="1705" w:type="dxa"/>
            <w:vAlign w:val="center"/>
          </w:tcPr>
          <w:p>
            <w:pPr>
              <w:jc w:val="center"/>
              <w:rPr>
                <w:rFonts w:hint="eastAsia"/>
                <w:vertAlign w:val="baseline"/>
                <w:lang w:eastAsia="zh-CN"/>
              </w:rPr>
            </w:pPr>
          </w:p>
        </w:tc>
      </w:tr>
    </w:tbl>
    <w:p>
      <w:pPr>
        <w:rPr>
          <w:rFonts w:hint="eastAsia"/>
          <w:lang w:val="en-US" w:eastAsia="zh-CN"/>
        </w:rPr>
      </w:pPr>
    </w:p>
    <w:p>
      <w:pPr>
        <w:pStyle w:val="6"/>
        <w:rPr>
          <w:rFonts w:hint="eastAsia"/>
          <w:lang w:val="en-US" w:eastAsia="zh-CN"/>
        </w:rPr>
      </w:pPr>
      <w:bookmarkStart w:id="348" w:name="_Toc14167"/>
      <w:r>
        <w:rPr>
          <w:rFonts w:hint="eastAsia"/>
          <w:lang w:val="en-US" w:eastAsia="zh-CN"/>
        </w:rPr>
        <w:t>输出内容</w:t>
      </w:r>
      <w:bookmarkEnd w:id="348"/>
    </w:p>
    <w:p>
      <w:pPr>
        <w:rPr>
          <w:rFonts w:hint="eastAsia"/>
          <w:lang w:val="en-US" w:eastAsia="zh-CN"/>
        </w:rPr>
      </w:pPr>
      <w:r>
        <w:rPr>
          <w:rFonts w:hint="eastAsia"/>
          <w:lang w:val="en-US" w:eastAsia="zh-CN"/>
        </w:rPr>
        <w:t>停车场管理列表中展示符合搜索条件的数据</w:t>
      </w:r>
    </w:p>
    <w:p>
      <w:pPr>
        <w:pStyle w:val="6"/>
        <w:rPr>
          <w:rFonts w:hint="eastAsia"/>
          <w:lang w:val="en-US" w:eastAsia="zh-CN"/>
        </w:rPr>
      </w:pPr>
      <w:bookmarkStart w:id="349" w:name="_Toc17496"/>
      <w:r>
        <w:rPr>
          <w:rFonts w:hint="eastAsia"/>
          <w:lang w:val="en-US" w:eastAsia="zh-CN"/>
        </w:rPr>
        <w:t>用例</w:t>
      </w:r>
      <w:bookmarkEnd w:id="349"/>
    </w:p>
    <w:p>
      <w:pPr>
        <w:rPr>
          <w:rFonts w:hint="eastAsia"/>
          <w:lang w:val="en-US" w:eastAsia="zh-CN"/>
        </w:rPr>
      </w:pPr>
      <w:r>
        <w:rPr>
          <w:rFonts w:hint="eastAsia"/>
          <w:lang w:val="en-US" w:eastAsia="zh-CN"/>
        </w:rPr>
        <w:t>标准搜索</w:t>
      </w:r>
    </w:p>
    <w:p>
      <w:pPr>
        <w:pStyle w:val="5"/>
      </w:pPr>
      <w:bookmarkStart w:id="350" w:name="_Toc24757"/>
      <w:r>
        <w:rPr>
          <w:rFonts w:hint="eastAsia"/>
          <w:lang w:val="en-US" w:eastAsia="zh-CN"/>
        </w:rPr>
        <w:t>停车位管理-导出</w:t>
      </w:r>
      <w:bookmarkEnd w:id="350"/>
    </w:p>
    <w:p>
      <w:pPr>
        <w:rPr>
          <w:rFonts w:hint="eastAsia"/>
          <w:lang w:val="en-US" w:eastAsia="zh-CN"/>
        </w:rPr>
      </w:pPr>
      <w:r>
        <w:rPr>
          <w:rFonts w:hint="eastAsia"/>
          <w:lang w:val="en-US" w:eastAsia="zh-CN"/>
        </w:rPr>
        <w:t>标准导出</w:t>
      </w:r>
    </w:p>
    <w:p>
      <w:pPr>
        <w:pStyle w:val="5"/>
        <w:rPr>
          <w:rFonts w:hint="eastAsia"/>
          <w:lang w:val="en-US" w:eastAsia="zh-CN"/>
        </w:rPr>
      </w:pPr>
      <w:bookmarkStart w:id="351" w:name="_Toc13422"/>
      <w:r>
        <w:rPr>
          <w:rFonts w:hint="eastAsia"/>
          <w:lang w:val="en-US" w:eastAsia="zh-CN"/>
        </w:rPr>
        <w:t>停车位设置</w:t>
      </w:r>
      <w:bookmarkEnd w:id="351"/>
    </w:p>
    <w:p>
      <w:pPr>
        <w:pStyle w:val="6"/>
        <w:rPr>
          <w:rFonts w:hint="eastAsia"/>
          <w:lang w:val="en-US" w:eastAsia="zh-CN"/>
        </w:rPr>
      </w:pPr>
      <w:bookmarkStart w:id="352" w:name="_Toc9731"/>
      <w:r>
        <w:rPr>
          <w:rFonts w:hint="eastAsia"/>
          <w:lang w:val="en-US" w:eastAsia="zh-CN"/>
        </w:rPr>
        <w:t>原型界面</w:t>
      </w:r>
      <w:bookmarkEnd w:id="352"/>
    </w:p>
    <w:p>
      <w:pPr>
        <w:rPr>
          <w:rFonts w:hint="eastAsia"/>
          <w:lang w:val="en-US" w:eastAsia="zh-CN"/>
        </w:rPr>
      </w:pPr>
      <w:r>
        <w:drawing>
          <wp:inline distT="0" distB="0" distL="114300" distR="114300">
            <wp:extent cx="3371215" cy="4190365"/>
            <wp:effectExtent l="0" t="0" r="635" b="63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4"/>
                    <a:stretch>
                      <a:fillRect/>
                    </a:stretch>
                  </pic:blipFill>
                  <pic:spPr>
                    <a:xfrm>
                      <a:off x="0" y="0"/>
                      <a:ext cx="3371215" cy="4190365"/>
                    </a:xfrm>
                    <a:prstGeom prst="rect">
                      <a:avLst/>
                    </a:prstGeom>
                    <a:noFill/>
                    <a:ln w="9525">
                      <a:noFill/>
                    </a:ln>
                  </pic:spPr>
                </pic:pic>
              </a:graphicData>
            </a:graphic>
          </wp:inline>
        </w:drawing>
      </w:r>
    </w:p>
    <w:p>
      <w:pPr>
        <w:pStyle w:val="6"/>
        <w:rPr>
          <w:rFonts w:hint="eastAsia"/>
          <w:lang w:val="en-US" w:eastAsia="zh-CN"/>
        </w:rPr>
      </w:pPr>
      <w:bookmarkStart w:id="353" w:name="_Toc5494"/>
      <w:r>
        <w:rPr>
          <w:rFonts w:hint="eastAsia"/>
          <w:lang w:val="en-US" w:eastAsia="zh-CN"/>
        </w:rPr>
        <w:t>界面说明</w:t>
      </w:r>
      <w:bookmarkEnd w:id="353"/>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停车位设置</w:t>
            </w:r>
          </w:p>
        </w:tc>
        <w:tc>
          <w:tcPr>
            <w:tcW w:w="1704" w:type="dxa"/>
            <w:vAlign w:val="center"/>
          </w:tcPr>
          <w:p>
            <w:pPr>
              <w:jc w:val="center"/>
              <w:rPr>
                <w:rFonts w:hint="eastAsia"/>
                <w:vertAlign w:val="baseline"/>
                <w:lang w:eastAsia="zh-CN"/>
              </w:rPr>
            </w:pPr>
            <w:r>
              <w:rPr>
                <w:rFonts w:hint="eastAsia"/>
                <w:vertAlign w:val="baseline"/>
                <w:lang w:eastAsia="zh-CN"/>
              </w:rPr>
              <w:t>车位编号</w:t>
            </w:r>
          </w:p>
        </w:tc>
        <w:tc>
          <w:tcPr>
            <w:tcW w:w="1704" w:type="dxa"/>
            <w:vAlign w:val="center"/>
          </w:tcPr>
          <w:p>
            <w:pPr>
              <w:jc w:val="center"/>
              <w:rPr>
                <w:rFonts w:hint="eastAsia"/>
                <w:vertAlign w:val="baseline"/>
                <w:lang w:eastAsia="zh-CN"/>
              </w:rPr>
            </w:pPr>
            <w:r>
              <w:rPr>
                <w:rFonts w:hint="eastAsia"/>
                <w:vertAlign w:val="baseline"/>
                <w:lang w:eastAsia="zh-CN"/>
              </w:rPr>
              <w:t>文本</w:t>
            </w:r>
          </w:p>
        </w:tc>
        <w:tc>
          <w:tcPr>
            <w:tcW w:w="1705" w:type="dxa"/>
            <w:vAlign w:val="center"/>
          </w:tcPr>
          <w:p>
            <w:pPr>
              <w:jc w:val="center"/>
              <w:rPr>
                <w:rFonts w:hint="eastAsia"/>
                <w:vertAlign w:val="baseline"/>
                <w:lang w:eastAsia="zh-CN"/>
              </w:rPr>
            </w:pPr>
            <w:r>
              <w:rPr>
                <w:rFonts w:hint="eastAsia"/>
                <w:vertAlign w:val="baseline"/>
                <w:lang w:eastAsia="zh-CN"/>
              </w:rPr>
              <w:t>后台数据</w:t>
            </w:r>
          </w:p>
        </w:tc>
        <w:tc>
          <w:tcPr>
            <w:tcW w:w="1705" w:type="dxa"/>
            <w:vAlign w:val="center"/>
          </w:tcPr>
          <w:p>
            <w:pPr>
              <w:jc w:val="both"/>
              <w:rPr>
                <w:rFonts w:hint="eastAsia"/>
                <w:vertAlign w:val="baseline"/>
                <w:lang w:eastAsia="zh-CN"/>
              </w:rPr>
            </w:pPr>
            <w:r>
              <w:rPr>
                <w:rFonts w:hint="eastAsia"/>
                <w:vertAlign w:val="baseline"/>
                <w:lang w:eastAsia="zh-CN"/>
              </w:rPr>
              <w:t>文本显示车位编号为勾选设置的车位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车位类型</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后台数据</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车位别称</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是否支持预约</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后台数据</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检测设备设置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所有设备均后台读取，不可主动选择绑定，点击可打开设置页面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车位灯设置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所有设备均后台读取，不可主动选择绑定，点击可打开设置页面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车位屏设置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所有设备均后台读取，不可主动选择绑定，点击可打开设置页面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充电桩设置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所有设备均后台读取，不可主动选择绑定，点击可打开设置页面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车位锁设置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所有设备均后台读取，不可主动选择绑定，点击可打开设置页面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播报设置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所有设备均后台读取，不可主动选择绑定，点击可打开设置页面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监控视频设置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所有设备均后台读取，不可主动选择绑定，点击可打开设置页面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照明灯设置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所有设备均后台读取，不可主动选择绑定，点击可打开设置页面</w:t>
            </w:r>
          </w:p>
        </w:tc>
      </w:tr>
    </w:tbl>
    <w:p>
      <w:pPr>
        <w:pStyle w:val="6"/>
        <w:rPr>
          <w:rFonts w:hint="eastAsia"/>
          <w:lang w:val="en-US" w:eastAsia="zh-CN"/>
        </w:rPr>
      </w:pPr>
      <w:bookmarkStart w:id="354" w:name="_Toc6972"/>
      <w:r>
        <w:rPr>
          <w:rFonts w:hint="eastAsia"/>
          <w:lang w:val="en-US" w:eastAsia="zh-CN"/>
        </w:rPr>
        <w:t>输入内容</w:t>
      </w:r>
      <w:bookmarkEnd w:id="35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车位类型</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默认显示为临时车位</w:t>
            </w:r>
          </w:p>
          <w:p>
            <w:pPr>
              <w:jc w:val="center"/>
              <w:rPr>
                <w:rFonts w:hint="eastAsia"/>
                <w:vertAlign w:val="baseline"/>
                <w:lang w:eastAsia="zh-CN"/>
              </w:rPr>
            </w:pPr>
            <w:r>
              <w:rPr>
                <w:rFonts w:hint="eastAsia"/>
                <w:vertAlign w:val="baseline"/>
                <w:lang w:eastAsia="zh-CN"/>
              </w:rPr>
              <w:t>下拉框选项为：临时车位，固定车位，租用车位，免费车位</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车位别称</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val="en-US" w:eastAsia="zh-CN"/>
              </w:rPr>
            </w:pPr>
            <w:r>
              <w:rPr>
                <w:rFonts w:hint="eastAsia"/>
                <w:vertAlign w:val="baseline"/>
                <w:lang w:eastAsia="zh-CN"/>
              </w:rPr>
              <w:t>不超过</w:t>
            </w:r>
            <w:r>
              <w:rPr>
                <w:rFonts w:hint="eastAsia"/>
                <w:vertAlign w:val="baseline"/>
                <w:lang w:val="en-US" w:eastAsia="zh-CN"/>
              </w:rPr>
              <w:t>20个字符，不可输入空格及特殊字符；</w:t>
            </w:r>
          </w:p>
          <w:p>
            <w:pPr>
              <w:jc w:val="center"/>
              <w:rPr>
                <w:rFonts w:hint="eastAsia"/>
                <w:vertAlign w:val="baseline"/>
                <w:lang w:val="en-US" w:eastAsia="zh-CN"/>
              </w:rPr>
            </w:pPr>
            <w:r>
              <w:rPr>
                <w:rFonts w:hint="eastAsia"/>
                <w:vertAlign w:val="baseline"/>
                <w:lang w:val="en-US" w:eastAsia="zh-CN"/>
              </w:rPr>
              <w:t>具有唯一性，不可重复。</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是否支持预约</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默认为否；</w:t>
            </w:r>
          </w:p>
          <w:p>
            <w:pPr>
              <w:jc w:val="center"/>
              <w:rPr>
                <w:rFonts w:hint="eastAsia"/>
                <w:vertAlign w:val="baseline"/>
                <w:lang w:eastAsia="zh-CN"/>
              </w:rPr>
            </w:pPr>
            <w:r>
              <w:rPr>
                <w:rFonts w:hint="eastAsia"/>
                <w:vertAlign w:val="baseline"/>
                <w:lang w:eastAsia="zh-CN"/>
              </w:rPr>
              <w:t>下拉框选项为是、否</w:t>
            </w:r>
          </w:p>
        </w:tc>
        <w:tc>
          <w:tcPr>
            <w:tcW w:w="1705" w:type="dxa"/>
            <w:vAlign w:val="center"/>
          </w:tcPr>
          <w:p>
            <w:pPr>
              <w:jc w:val="center"/>
              <w:rPr>
                <w:rFonts w:hint="eastAsia"/>
                <w:vertAlign w:val="baseline"/>
                <w:lang w:eastAsia="zh-CN"/>
              </w:rPr>
            </w:pPr>
          </w:p>
        </w:tc>
      </w:tr>
    </w:tbl>
    <w:p>
      <w:pPr>
        <w:pStyle w:val="6"/>
        <w:rPr>
          <w:rFonts w:hint="eastAsia"/>
          <w:lang w:val="en-US" w:eastAsia="zh-CN"/>
        </w:rPr>
      </w:pPr>
      <w:bookmarkStart w:id="355" w:name="_Toc27516"/>
      <w:r>
        <w:rPr>
          <w:rFonts w:hint="eastAsia"/>
          <w:lang w:val="en-US" w:eastAsia="zh-CN"/>
        </w:rPr>
        <w:t>输出内容</w:t>
      </w:r>
      <w:bookmarkEnd w:id="355"/>
    </w:p>
    <w:p>
      <w:pPr>
        <w:rPr>
          <w:rFonts w:hint="eastAsia"/>
          <w:lang w:val="en-US" w:eastAsia="zh-CN"/>
        </w:rPr>
      </w:pPr>
      <w:r>
        <w:rPr>
          <w:rFonts w:hint="eastAsia"/>
          <w:lang w:val="en-US" w:eastAsia="zh-CN"/>
        </w:rPr>
        <w:t>停车位表格按设置刷新内容。</w:t>
      </w:r>
    </w:p>
    <w:p>
      <w:pPr>
        <w:pStyle w:val="6"/>
        <w:rPr>
          <w:rFonts w:hint="eastAsia"/>
          <w:lang w:val="en-US" w:eastAsia="zh-CN"/>
        </w:rPr>
      </w:pPr>
      <w:bookmarkStart w:id="356" w:name="_Toc31794"/>
      <w:r>
        <w:rPr>
          <w:rFonts w:hint="eastAsia"/>
          <w:lang w:val="en-US" w:eastAsia="zh-CN"/>
        </w:rPr>
        <w:t>用例</w:t>
      </w:r>
      <w:bookmarkEnd w:id="356"/>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停车位设置</w:t>
            </w:r>
            <w:r>
              <w:rPr>
                <w:rFonts w:hint="eastAsia"/>
                <w:color w:val="auto"/>
                <w:sz w:val="18"/>
                <w:szCs w:val="18"/>
                <w:lang w:val="en-US" w:eastAsia="zh-CN"/>
              </w:rPr>
              <w:t>(初步设置）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停车位设置完成后，点击保存，保存后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保存车位设置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设置停车位并保存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设备暂不可绑定；</w:t>
            </w:r>
          </w:p>
          <w:p>
            <w:pPr>
              <w:pStyle w:val="21"/>
              <w:spacing w:line="400" w:lineRule="exact"/>
              <w:rPr>
                <w:rFonts w:hint="eastAsia" w:ascii="Arial" w:hAnsi="Arial"/>
                <w:sz w:val="18"/>
                <w:szCs w:val="18"/>
                <w:lang w:eastAsia="zh-CN"/>
              </w:rPr>
            </w:pPr>
            <w:r>
              <w:rPr>
                <w:rFonts w:hint="eastAsia" w:ascii="Arial" w:hAnsi="Arial"/>
                <w:sz w:val="18"/>
                <w:szCs w:val="18"/>
                <w:lang w:eastAsia="zh-CN"/>
              </w:rPr>
              <w:t>车位设置中的设置和取消不约束设备。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p>
        </w:tc>
      </w:tr>
    </w:tbl>
    <w:p>
      <w:pPr>
        <w:pStyle w:val="5"/>
        <w:rPr>
          <w:rFonts w:hint="eastAsia"/>
          <w:lang w:val="en-US" w:eastAsia="zh-CN"/>
        </w:rPr>
      </w:pPr>
      <w:bookmarkStart w:id="357" w:name="_Toc4896"/>
      <w:r>
        <w:rPr>
          <w:rFonts w:hint="eastAsia"/>
          <w:lang w:val="en-US" w:eastAsia="zh-CN"/>
        </w:rPr>
        <w:t>停车位设置-车位灯设置</w:t>
      </w:r>
      <w:bookmarkEnd w:id="357"/>
    </w:p>
    <w:p>
      <w:pPr>
        <w:pStyle w:val="6"/>
        <w:rPr>
          <w:rFonts w:hint="eastAsia"/>
          <w:lang w:val="en-US" w:eastAsia="zh-CN"/>
        </w:rPr>
      </w:pPr>
      <w:bookmarkStart w:id="358" w:name="_Toc19153"/>
      <w:r>
        <w:rPr>
          <w:rFonts w:hint="eastAsia"/>
          <w:lang w:val="en-US" w:eastAsia="zh-CN"/>
        </w:rPr>
        <w:t>原型界面</w:t>
      </w:r>
      <w:bookmarkEnd w:id="358"/>
    </w:p>
    <w:p>
      <w:pPr>
        <w:rPr>
          <w:rFonts w:hint="eastAsia"/>
          <w:lang w:val="en-US" w:eastAsia="zh-CN"/>
        </w:rPr>
      </w:pPr>
      <w:r>
        <w:drawing>
          <wp:inline distT="0" distB="0" distL="114300" distR="114300">
            <wp:extent cx="4533265" cy="3104515"/>
            <wp:effectExtent l="0" t="0" r="63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5"/>
                    <a:stretch>
                      <a:fillRect/>
                    </a:stretch>
                  </pic:blipFill>
                  <pic:spPr>
                    <a:xfrm>
                      <a:off x="0" y="0"/>
                      <a:ext cx="4533265" cy="3104515"/>
                    </a:xfrm>
                    <a:prstGeom prst="rect">
                      <a:avLst/>
                    </a:prstGeom>
                    <a:noFill/>
                    <a:ln w="9525">
                      <a:noFill/>
                    </a:ln>
                  </pic:spPr>
                </pic:pic>
              </a:graphicData>
            </a:graphic>
          </wp:inline>
        </w:drawing>
      </w:r>
    </w:p>
    <w:p>
      <w:pPr>
        <w:pStyle w:val="6"/>
        <w:rPr>
          <w:rFonts w:hint="eastAsia"/>
          <w:lang w:val="en-US" w:eastAsia="zh-CN"/>
        </w:rPr>
      </w:pPr>
      <w:bookmarkStart w:id="359" w:name="_Toc26433"/>
      <w:r>
        <w:rPr>
          <w:rFonts w:hint="eastAsia"/>
          <w:lang w:val="en-US" w:eastAsia="zh-CN"/>
        </w:rPr>
        <w:t>界面说明</w:t>
      </w:r>
      <w:bookmarkEnd w:id="359"/>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车位灯设置</w:t>
            </w:r>
          </w:p>
        </w:tc>
        <w:tc>
          <w:tcPr>
            <w:tcW w:w="1704" w:type="dxa"/>
            <w:vAlign w:val="center"/>
          </w:tcPr>
          <w:p>
            <w:pPr>
              <w:jc w:val="center"/>
              <w:rPr>
                <w:rFonts w:hint="eastAsia"/>
                <w:vertAlign w:val="baseline"/>
                <w:lang w:eastAsia="zh-CN"/>
              </w:rPr>
            </w:pPr>
            <w:r>
              <w:rPr>
                <w:rFonts w:hint="eastAsia"/>
                <w:vertAlign w:val="baseline"/>
                <w:lang w:eastAsia="zh-CN"/>
              </w:rPr>
              <w:t>添加条件</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点击添加条件，添加条件及颜色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条件</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默认有两条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显示颜色</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删除</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点击删除后，弹出确认窗口，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点击取消，直接关闭窗口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点击设置，暂时保存设置并关闭窗口</w:t>
            </w:r>
          </w:p>
        </w:tc>
      </w:tr>
    </w:tbl>
    <w:p>
      <w:pPr>
        <w:pStyle w:val="6"/>
        <w:rPr>
          <w:rFonts w:hint="eastAsia"/>
          <w:lang w:val="en-US" w:eastAsia="zh-CN"/>
        </w:rPr>
      </w:pPr>
      <w:bookmarkStart w:id="360" w:name="_Toc23702"/>
      <w:r>
        <w:rPr>
          <w:rFonts w:hint="eastAsia"/>
          <w:lang w:val="en-US" w:eastAsia="zh-CN"/>
        </w:rPr>
        <w:t>输入内容</w:t>
      </w:r>
      <w:bookmarkEnd w:id="360"/>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条件</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新建时，默认为无车；</w:t>
            </w:r>
          </w:p>
          <w:p>
            <w:pPr>
              <w:jc w:val="center"/>
              <w:rPr>
                <w:rFonts w:hint="eastAsia"/>
                <w:vertAlign w:val="baseline"/>
                <w:lang w:eastAsia="zh-CN"/>
              </w:rPr>
            </w:pPr>
            <w:r>
              <w:rPr>
                <w:rFonts w:hint="eastAsia"/>
                <w:vertAlign w:val="baseline"/>
                <w:lang w:eastAsia="zh-CN"/>
              </w:rPr>
              <w:t>条件具有唯一性，一个条件只能出现一次。</w:t>
            </w:r>
          </w:p>
        </w:tc>
        <w:tc>
          <w:tcPr>
            <w:tcW w:w="1705" w:type="dxa"/>
            <w:vAlign w:val="center"/>
          </w:tcPr>
          <w:p>
            <w:pPr>
              <w:jc w:val="center"/>
              <w:rPr>
                <w:rFonts w:hint="eastAsia"/>
                <w:vertAlign w:val="baseline"/>
                <w:lang w:eastAsia="zh-CN"/>
              </w:rPr>
            </w:pPr>
            <w:r>
              <w:rPr>
                <w:rFonts w:hint="eastAsia"/>
                <w:vertAlign w:val="baseline"/>
                <w:lang w:eastAsia="zh-CN"/>
              </w:rPr>
              <w:t>条件、及与颜色对应关系见停车位设置表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显示颜色</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新建时，默认为红色。</w:t>
            </w:r>
          </w:p>
          <w:p>
            <w:pPr>
              <w:jc w:val="center"/>
              <w:rPr>
                <w:rFonts w:hint="eastAsia"/>
                <w:vertAlign w:val="baseline"/>
                <w:lang w:eastAsia="zh-CN"/>
              </w:rPr>
            </w:pPr>
            <w:r>
              <w:rPr>
                <w:rFonts w:hint="eastAsia"/>
                <w:vertAlign w:val="baseline"/>
                <w:lang w:eastAsia="zh-CN"/>
              </w:rPr>
              <w:t>颜色具有唯一性，一个条件只能出现一次。</w:t>
            </w:r>
          </w:p>
        </w:tc>
        <w:tc>
          <w:tcPr>
            <w:tcW w:w="1705" w:type="dxa"/>
            <w:vAlign w:val="center"/>
          </w:tcPr>
          <w:p>
            <w:pPr>
              <w:jc w:val="center"/>
              <w:rPr>
                <w:rFonts w:hint="eastAsia"/>
                <w:vertAlign w:val="baseline"/>
                <w:lang w:eastAsia="zh-CN"/>
              </w:rPr>
            </w:pPr>
            <w:r>
              <w:rPr>
                <w:rFonts w:hint="eastAsia"/>
                <w:vertAlign w:val="baseline"/>
                <w:lang w:eastAsia="zh-CN"/>
              </w:rPr>
              <w:t>颜色及其与条件对应关系见《停车位设置表》</w:t>
            </w:r>
          </w:p>
        </w:tc>
      </w:tr>
    </w:tbl>
    <w:p>
      <w:pPr>
        <w:rPr>
          <w:rFonts w:hint="eastAsia"/>
          <w:lang w:val="en-US" w:eastAsia="zh-CN"/>
        </w:rPr>
      </w:pPr>
    </w:p>
    <w:p>
      <w:pPr>
        <w:pStyle w:val="6"/>
        <w:rPr>
          <w:rFonts w:hint="eastAsia"/>
          <w:lang w:val="en-US" w:eastAsia="zh-CN"/>
        </w:rPr>
      </w:pPr>
      <w:bookmarkStart w:id="361" w:name="_Toc7448"/>
      <w:r>
        <w:rPr>
          <w:rFonts w:hint="eastAsia"/>
          <w:lang w:val="en-US" w:eastAsia="zh-CN"/>
        </w:rPr>
        <w:t>输出内容</w:t>
      </w:r>
      <w:bookmarkEnd w:id="361"/>
    </w:p>
    <w:p>
      <w:pPr>
        <w:rPr>
          <w:rFonts w:hint="eastAsia"/>
          <w:lang w:val="en-US" w:eastAsia="zh-CN"/>
        </w:rPr>
      </w:pPr>
    </w:p>
    <w:p>
      <w:pPr>
        <w:pStyle w:val="6"/>
        <w:rPr>
          <w:rFonts w:hint="eastAsia"/>
          <w:lang w:val="en-US" w:eastAsia="zh-CN"/>
        </w:rPr>
      </w:pPr>
      <w:bookmarkStart w:id="362" w:name="_Toc14529"/>
      <w:r>
        <w:rPr>
          <w:rFonts w:hint="eastAsia"/>
          <w:lang w:val="en-US" w:eastAsia="zh-CN"/>
        </w:rPr>
        <w:t>用例</w:t>
      </w:r>
      <w:bookmarkEnd w:id="362"/>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车位灯设置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用户添加条件后，生成一组条件及显示颜色，条件与颜色是对应关系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用户已登录且拥有权限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车位灯设置暂时生成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车位灯设置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条件及显示颜色为一一对应关系，同一个条件或是显示颜色只能出现一次。</w:t>
            </w:r>
          </w:p>
          <w:p>
            <w:pPr>
              <w:pStyle w:val="21"/>
              <w:spacing w:line="400" w:lineRule="exact"/>
              <w:rPr>
                <w:rFonts w:hint="eastAsia" w:ascii="Arial" w:hAnsi="Arial"/>
                <w:sz w:val="18"/>
                <w:szCs w:val="18"/>
                <w:lang w:eastAsia="zh-CN"/>
              </w:rPr>
            </w:pPr>
            <w:r>
              <w:rPr>
                <w:rFonts w:hint="eastAsia" w:ascii="Arial" w:hAnsi="Arial"/>
                <w:sz w:val="18"/>
                <w:szCs w:val="18"/>
                <w:lang w:eastAsia="zh-CN"/>
              </w:rPr>
              <w:t>点击设置后，即保存当前车位设置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车位灯设置优先级高于默认设置</w:t>
            </w:r>
          </w:p>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点击添加条件，生成的条件及显示颜色为：临时车有车，红色</w:t>
            </w:r>
          </w:p>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点击删除时，弹出提示框，提示是否删除该条件。点击确认后删除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若无特殊说明，将此设备设置用例作为停车位设备标准设置用例</w:t>
            </w:r>
          </w:p>
        </w:tc>
      </w:tr>
    </w:tbl>
    <w:p>
      <w:pPr>
        <w:pStyle w:val="5"/>
        <w:rPr>
          <w:rFonts w:hint="eastAsia"/>
          <w:lang w:val="en-US" w:eastAsia="zh-CN"/>
        </w:rPr>
      </w:pPr>
      <w:bookmarkStart w:id="363" w:name="_Toc21032"/>
      <w:r>
        <w:rPr>
          <w:rFonts w:hint="eastAsia"/>
          <w:lang w:val="en-US" w:eastAsia="zh-CN"/>
        </w:rPr>
        <w:t>停车位设置-车位屏设置</w:t>
      </w:r>
      <w:bookmarkEnd w:id="363"/>
    </w:p>
    <w:p>
      <w:pPr>
        <w:pStyle w:val="6"/>
        <w:rPr>
          <w:rFonts w:hint="eastAsia"/>
          <w:lang w:val="en-US" w:eastAsia="zh-CN"/>
        </w:rPr>
      </w:pPr>
      <w:bookmarkStart w:id="364" w:name="_Toc29957"/>
      <w:r>
        <w:rPr>
          <w:rFonts w:hint="eastAsia"/>
          <w:lang w:val="en-US" w:eastAsia="zh-CN"/>
        </w:rPr>
        <w:t>原型界面</w:t>
      </w:r>
      <w:bookmarkEnd w:id="364"/>
    </w:p>
    <w:p>
      <w:pPr>
        <w:rPr>
          <w:rFonts w:hint="eastAsia"/>
          <w:lang w:val="en-US" w:eastAsia="zh-CN"/>
        </w:rPr>
      </w:pPr>
      <w:r>
        <w:drawing>
          <wp:inline distT="0" distB="0" distL="114300" distR="114300">
            <wp:extent cx="4552315" cy="3152140"/>
            <wp:effectExtent l="0" t="0" r="635"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46"/>
                    <a:stretch>
                      <a:fillRect/>
                    </a:stretch>
                  </pic:blipFill>
                  <pic:spPr>
                    <a:xfrm>
                      <a:off x="0" y="0"/>
                      <a:ext cx="4552315" cy="3152140"/>
                    </a:xfrm>
                    <a:prstGeom prst="rect">
                      <a:avLst/>
                    </a:prstGeom>
                    <a:noFill/>
                    <a:ln w="9525">
                      <a:noFill/>
                    </a:ln>
                  </pic:spPr>
                </pic:pic>
              </a:graphicData>
            </a:graphic>
          </wp:inline>
        </w:drawing>
      </w:r>
    </w:p>
    <w:p>
      <w:pPr>
        <w:pStyle w:val="6"/>
        <w:rPr>
          <w:rFonts w:hint="eastAsia"/>
          <w:lang w:val="en-US" w:eastAsia="zh-CN"/>
        </w:rPr>
      </w:pPr>
      <w:bookmarkStart w:id="365" w:name="_Toc25255"/>
      <w:r>
        <w:rPr>
          <w:rFonts w:hint="eastAsia"/>
          <w:lang w:val="en-US" w:eastAsia="zh-CN"/>
        </w:rPr>
        <w:t>界面说明</w:t>
      </w:r>
      <w:bookmarkEnd w:id="365"/>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车位屏设置</w:t>
            </w:r>
          </w:p>
        </w:tc>
        <w:tc>
          <w:tcPr>
            <w:tcW w:w="1704" w:type="dxa"/>
            <w:vAlign w:val="center"/>
          </w:tcPr>
          <w:p>
            <w:pPr>
              <w:jc w:val="center"/>
              <w:rPr>
                <w:rFonts w:hint="eastAsia"/>
                <w:vertAlign w:val="baseline"/>
                <w:lang w:eastAsia="zh-CN"/>
              </w:rPr>
            </w:pPr>
            <w:r>
              <w:rPr>
                <w:rFonts w:hint="eastAsia"/>
                <w:vertAlign w:val="baseline"/>
                <w:lang w:eastAsia="zh-CN"/>
              </w:rPr>
              <w:t>添加条件</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条件</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显示颜色</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显示内容</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删除</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p>
        </w:tc>
      </w:tr>
    </w:tbl>
    <w:p>
      <w:pPr>
        <w:pStyle w:val="6"/>
        <w:rPr>
          <w:rFonts w:hint="eastAsia"/>
          <w:lang w:val="en-US" w:eastAsia="zh-CN"/>
        </w:rPr>
      </w:pPr>
      <w:bookmarkStart w:id="366" w:name="_Toc27843"/>
      <w:r>
        <w:rPr>
          <w:rFonts w:hint="eastAsia"/>
          <w:lang w:val="en-US" w:eastAsia="zh-CN"/>
        </w:rPr>
        <w:t>输入内容</w:t>
      </w:r>
      <w:bookmarkEnd w:id="36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新建时，默认为无车；</w:t>
            </w:r>
          </w:p>
          <w:p>
            <w:pPr>
              <w:jc w:val="center"/>
              <w:rPr>
                <w:rFonts w:hint="eastAsia"/>
                <w:vertAlign w:val="baseline"/>
                <w:lang w:eastAsia="zh-CN"/>
              </w:rPr>
            </w:pPr>
            <w:r>
              <w:rPr>
                <w:rFonts w:hint="eastAsia"/>
                <w:vertAlign w:val="baseline"/>
                <w:lang w:eastAsia="zh-CN"/>
              </w:rPr>
              <w:t>条件具有唯一性，一个条件只能出现一次。</w:t>
            </w:r>
          </w:p>
        </w:tc>
        <w:tc>
          <w:tcPr>
            <w:tcW w:w="1705" w:type="dxa"/>
            <w:textDirection w:val="lrTb"/>
            <w:vAlign w:val="center"/>
          </w:tcPr>
          <w:p>
            <w:pPr>
              <w:jc w:val="center"/>
              <w:rPr>
                <w:rFonts w:hint="eastAsia"/>
                <w:vertAlign w:val="baseline"/>
                <w:lang w:eastAsia="zh-CN"/>
              </w:rPr>
            </w:pPr>
            <w:r>
              <w:rPr>
                <w:rFonts w:hint="eastAsia"/>
                <w:vertAlign w:val="baseline"/>
                <w:lang w:eastAsia="zh-CN"/>
              </w:rPr>
              <w:t>条件、及与颜色对应关系见停车位设置表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显示颜色</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新建时，默认为红色。</w:t>
            </w:r>
          </w:p>
          <w:p>
            <w:pPr>
              <w:jc w:val="center"/>
              <w:rPr>
                <w:rFonts w:hint="eastAsia"/>
                <w:vertAlign w:val="baseline"/>
                <w:lang w:eastAsia="zh-CN"/>
              </w:rPr>
            </w:pPr>
            <w:r>
              <w:rPr>
                <w:rFonts w:hint="eastAsia"/>
                <w:vertAlign w:val="baseline"/>
                <w:lang w:eastAsia="zh-CN"/>
              </w:rPr>
              <w:t>颜色具有唯一性，一个条件只能出现一次。</w:t>
            </w:r>
          </w:p>
        </w:tc>
        <w:tc>
          <w:tcPr>
            <w:tcW w:w="1705" w:type="dxa"/>
            <w:textDirection w:val="lrTb"/>
            <w:vAlign w:val="center"/>
          </w:tcPr>
          <w:p>
            <w:pPr>
              <w:jc w:val="center"/>
              <w:rPr>
                <w:rFonts w:hint="eastAsia"/>
                <w:vertAlign w:val="baseline"/>
                <w:lang w:eastAsia="zh-CN"/>
              </w:rPr>
            </w:pPr>
            <w:r>
              <w:rPr>
                <w:rFonts w:hint="eastAsia"/>
                <w:vertAlign w:val="baseline"/>
                <w:lang w:eastAsia="zh-CN"/>
              </w:rPr>
              <w:t>颜色及其与条件对应关系见《停车位设置表》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显示内容</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默认为空，不超过</w:t>
            </w:r>
            <w:r>
              <w:rPr>
                <w:rFonts w:hint="eastAsia"/>
                <w:vertAlign w:val="baseline"/>
                <w:lang w:val="en-US" w:eastAsia="zh-CN"/>
              </w:rPr>
              <w:t>100个字符，不可输入空格及特殊字符</w:t>
            </w:r>
          </w:p>
        </w:tc>
        <w:tc>
          <w:tcPr>
            <w:tcW w:w="1705" w:type="dxa"/>
            <w:vAlign w:val="center"/>
          </w:tcPr>
          <w:p>
            <w:pPr>
              <w:jc w:val="center"/>
              <w:rPr>
                <w:rFonts w:hint="eastAsia"/>
                <w:vertAlign w:val="baseline"/>
                <w:lang w:eastAsia="zh-CN"/>
              </w:rPr>
            </w:pPr>
          </w:p>
        </w:tc>
      </w:tr>
    </w:tbl>
    <w:p>
      <w:pPr>
        <w:pStyle w:val="6"/>
        <w:rPr>
          <w:rFonts w:hint="eastAsia"/>
          <w:lang w:val="en-US" w:eastAsia="zh-CN"/>
        </w:rPr>
      </w:pPr>
      <w:bookmarkStart w:id="367" w:name="_Toc5208"/>
      <w:r>
        <w:rPr>
          <w:rFonts w:hint="eastAsia"/>
          <w:lang w:val="en-US" w:eastAsia="zh-CN"/>
        </w:rPr>
        <w:t>输出内容</w:t>
      </w:r>
      <w:bookmarkEnd w:id="367"/>
    </w:p>
    <w:p>
      <w:pPr>
        <w:rPr>
          <w:rFonts w:hint="eastAsia"/>
          <w:lang w:val="en-US" w:eastAsia="zh-CN"/>
        </w:rPr>
      </w:pPr>
      <w:r>
        <w:rPr>
          <w:rFonts w:hint="eastAsia"/>
          <w:lang w:val="en-US" w:eastAsia="zh-CN"/>
        </w:rPr>
        <w:t>无</w:t>
      </w:r>
    </w:p>
    <w:p>
      <w:pPr>
        <w:pStyle w:val="6"/>
        <w:rPr>
          <w:rFonts w:hint="eastAsia"/>
          <w:lang w:val="en-US" w:eastAsia="zh-CN"/>
        </w:rPr>
      </w:pPr>
      <w:bookmarkStart w:id="368" w:name="_Toc20243"/>
      <w:r>
        <w:rPr>
          <w:rFonts w:hint="eastAsia"/>
          <w:lang w:val="en-US" w:eastAsia="zh-CN"/>
        </w:rPr>
        <w:t>用例</w:t>
      </w:r>
      <w:bookmarkEnd w:id="368"/>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车位屏设置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用户设置车位屏的显示条件、显示颜色及显示内容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用户已登录且拥有权限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车位屏设置生成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设置车位屏的显示条件，显示颜色，及显示内容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eastAsia="zh-CN"/>
              </w:rPr>
              <w:t>条件</w:t>
            </w:r>
            <w:r>
              <w:rPr>
                <w:rFonts w:hint="eastAsia" w:ascii="Arial" w:hAnsi="Arial"/>
                <w:sz w:val="18"/>
                <w:szCs w:val="18"/>
                <w:lang w:val="en-US" w:eastAsia="zh-CN"/>
              </w:rPr>
              <w:t>/显示颜色不可有重复</w:t>
            </w:r>
          </w:p>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该车位屏设置优先级高于默认设置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pStyle w:val="5"/>
        <w:rPr>
          <w:rFonts w:hint="eastAsia"/>
          <w:lang w:val="en-US" w:eastAsia="zh-CN"/>
        </w:rPr>
      </w:pPr>
      <w:bookmarkStart w:id="369" w:name="_Toc16607"/>
      <w:r>
        <w:rPr>
          <w:rFonts w:hint="eastAsia"/>
          <w:lang w:val="en-US" w:eastAsia="zh-CN"/>
        </w:rPr>
        <w:t>停车位设置-检测设备设置</w:t>
      </w:r>
      <w:bookmarkEnd w:id="369"/>
    </w:p>
    <w:p>
      <w:pPr>
        <w:pStyle w:val="6"/>
        <w:rPr>
          <w:rFonts w:hint="eastAsia"/>
          <w:lang w:val="en-US" w:eastAsia="zh-CN"/>
        </w:rPr>
      </w:pPr>
      <w:bookmarkStart w:id="370" w:name="_Toc8749"/>
      <w:r>
        <w:rPr>
          <w:rFonts w:hint="eastAsia"/>
          <w:lang w:val="en-US" w:eastAsia="zh-CN"/>
        </w:rPr>
        <w:t>原型界面</w:t>
      </w:r>
      <w:bookmarkEnd w:id="370"/>
    </w:p>
    <w:p>
      <w:pPr>
        <w:rPr>
          <w:rFonts w:hint="eastAsia"/>
          <w:lang w:val="en-US" w:eastAsia="zh-CN"/>
        </w:rPr>
      </w:pPr>
      <w:r>
        <w:drawing>
          <wp:inline distT="0" distB="0" distL="114300" distR="114300">
            <wp:extent cx="4514215" cy="3142615"/>
            <wp:effectExtent l="0" t="0" r="635" b="63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47"/>
                    <a:stretch>
                      <a:fillRect/>
                    </a:stretch>
                  </pic:blipFill>
                  <pic:spPr>
                    <a:xfrm>
                      <a:off x="0" y="0"/>
                      <a:ext cx="4514215" cy="3142615"/>
                    </a:xfrm>
                    <a:prstGeom prst="rect">
                      <a:avLst/>
                    </a:prstGeom>
                    <a:noFill/>
                    <a:ln w="9525">
                      <a:noFill/>
                    </a:ln>
                  </pic:spPr>
                </pic:pic>
              </a:graphicData>
            </a:graphic>
          </wp:inline>
        </w:drawing>
      </w:r>
    </w:p>
    <w:p>
      <w:pPr>
        <w:pStyle w:val="6"/>
        <w:rPr>
          <w:rFonts w:hint="eastAsia"/>
          <w:lang w:val="en-US" w:eastAsia="zh-CN"/>
        </w:rPr>
      </w:pPr>
      <w:bookmarkStart w:id="371" w:name="_Toc17440"/>
      <w:r>
        <w:rPr>
          <w:rFonts w:hint="eastAsia"/>
          <w:lang w:val="en-US" w:eastAsia="zh-CN"/>
        </w:rPr>
        <w:t>界面说明</w:t>
      </w:r>
      <w:bookmarkEnd w:id="371"/>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检测设备设置</w:t>
            </w:r>
          </w:p>
        </w:tc>
        <w:tc>
          <w:tcPr>
            <w:tcW w:w="1704" w:type="dxa"/>
            <w:vAlign w:val="center"/>
          </w:tcPr>
          <w:p>
            <w:pPr>
              <w:jc w:val="center"/>
              <w:rPr>
                <w:rFonts w:hint="eastAsia"/>
                <w:vertAlign w:val="baseline"/>
                <w:lang w:eastAsia="zh-CN"/>
              </w:rPr>
            </w:pPr>
            <w:r>
              <w:rPr>
                <w:rFonts w:hint="eastAsia"/>
                <w:vertAlign w:val="baseline"/>
                <w:lang w:eastAsia="zh-CN"/>
              </w:rPr>
              <w:t>检测设备设置</w:t>
            </w:r>
          </w:p>
        </w:tc>
        <w:tc>
          <w:tcPr>
            <w:tcW w:w="1704" w:type="dxa"/>
            <w:vAlign w:val="center"/>
          </w:tcPr>
          <w:p>
            <w:pPr>
              <w:jc w:val="center"/>
              <w:rPr>
                <w:rFonts w:hint="eastAsia"/>
                <w:vertAlign w:val="baseline"/>
                <w:lang w:eastAsia="zh-CN"/>
              </w:rPr>
            </w:pPr>
            <w:r>
              <w:rPr>
                <w:rFonts w:hint="eastAsia"/>
                <w:vertAlign w:val="baseline"/>
                <w:lang w:eastAsia="zh-CN"/>
              </w:rPr>
              <w:t>单选项</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bl>
    <w:p>
      <w:pPr>
        <w:pStyle w:val="6"/>
        <w:rPr>
          <w:rFonts w:hint="eastAsia"/>
          <w:lang w:val="en-US" w:eastAsia="zh-CN"/>
        </w:rPr>
      </w:pPr>
      <w:bookmarkStart w:id="372" w:name="_Toc3814"/>
      <w:r>
        <w:rPr>
          <w:rFonts w:hint="eastAsia"/>
          <w:lang w:val="en-US" w:eastAsia="zh-CN"/>
        </w:rPr>
        <w:t>输入内容</w:t>
      </w:r>
      <w:bookmarkEnd w:id="372"/>
    </w:p>
    <w:p>
      <w:pPr>
        <w:rPr>
          <w:rFonts w:hint="eastAsia"/>
          <w:lang w:val="en-US" w:eastAsia="zh-CN"/>
        </w:rPr>
      </w:pPr>
      <w:r>
        <w:rPr>
          <w:rFonts w:hint="eastAsia"/>
          <w:lang w:val="en-US" w:eastAsia="zh-CN"/>
        </w:rPr>
        <w:t>无</w:t>
      </w:r>
    </w:p>
    <w:p>
      <w:pPr>
        <w:pStyle w:val="6"/>
        <w:rPr>
          <w:rFonts w:hint="eastAsia"/>
          <w:lang w:val="en-US" w:eastAsia="zh-CN"/>
        </w:rPr>
      </w:pPr>
      <w:bookmarkStart w:id="373" w:name="_Toc22052"/>
      <w:r>
        <w:rPr>
          <w:rFonts w:hint="eastAsia"/>
          <w:lang w:val="en-US" w:eastAsia="zh-CN"/>
        </w:rPr>
        <w:t>输出内容</w:t>
      </w:r>
      <w:bookmarkEnd w:id="373"/>
    </w:p>
    <w:p>
      <w:pPr>
        <w:rPr>
          <w:rFonts w:hint="eastAsia"/>
          <w:lang w:val="en-US" w:eastAsia="zh-CN"/>
        </w:rPr>
      </w:pPr>
      <w:r>
        <w:rPr>
          <w:rFonts w:hint="eastAsia"/>
          <w:lang w:val="en-US" w:eastAsia="zh-CN"/>
        </w:rPr>
        <w:t>无</w:t>
      </w:r>
    </w:p>
    <w:p>
      <w:pPr>
        <w:pStyle w:val="6"/>
        <w:rPr>
          <w:rFonts w:hint="eastAsia"/>
          <w:lang w:val="en-US" w:eastAsia="zh-CN"/>
        </w:rPr>
      </w:pPr>
      <w:bookmarkStart w:id="374" w:name="_Toc7527"/>
      <w:r>
        <w:rPr>
          <w:rFonts w:hint="eastAsia"/>
          <w:lang w:val="en-US" w:eastAsia="zh-CN"/>
        </w:rPr>
        <w:t>用例</w:t>
      </w:r>
      <w:bookmarkEnd w:id="374"/>
      <w:r>
        <w:rPr>
          <w:rFonts w:hint="eastAsia"/>
          <w:lang w:val="en-US" w:eastAsia="zh-CN"/>
        </w:rPr>
        <w:t xml:space="preserve"> </w:t>
      </w:r>
    </w:p>
    <w:p>
      <w:pPr>
        <w:rPr>
          <w:rFonts w:hint="eastAsia"/>
          <w:lang w:val="en-US" w:eastAsia="zh-CN"/>
        </w:rPr>
      </w:pPr>
      <w:r>
        <w:rPr>
          <w:rFonts w:hint="eastAsia"/>
          <w:lang w:val="en-US" w:eastAsia="zh-CN"/>
        </w:rPr>
        <w:t>无</w:t>
      </w:r>
    </w:p>
    <w:p>
      <w:pPr>
        <w:pStyle w:val="5"/>
        <w:rPr>
          <w:rFonts w:hint="eastAsia"/>
          <w:lang w:val="en-US" w:eastAsia="zh-CN"/>
        </w:rPr>
      </w:pPr>
      <w:bookmarkStart w:id="375" w:name="_Toc30104"/>
      <w:r>
        <w:rPr>
          <w:rFonts w:hint="eastAsia"/>
          <w:lang w:val="en-US" w:eastAsia="zh-CN"/>
        </w:rPr>
        <w:t>充电桩设置</w:t>
      </w:r>
      <w:bookmarkEnd w:id="375"/>
    </w:p>
    <w:p>
      <w:pPr>
        <w:pStyle w:val="6"/>
        <w:rPr>
          <w:rFonts w:hint="eastAsia"/>
          <w:lang w:val="en-US" w:eastAsia="zh-CN"/>
        </w:rPr>
      </w:pPr>
      <w:bookmarkStart w:id="376" w:name="_Toc5190"/>
      <w:r>
        <w:rPr>
          <w:rFonts w:hint="eastAsia"/>
          <w:lang w:val="en-US" w:eastAsia="zh-CN"/>
        </w:rPr>
        <w:t>原型界面</w:t>
      </w:r>
      <w:bookmarkEnd w:id="376"/>
    </w:p>
    <w:p>
      <w:pPr>
        <w:rPr>
          <w:rFonts w:hint="eastAsia"/>
          <w:lang w:val="en-US" w:eastAsia="zh-CN"/>
        </w:rPr>
      </w:pPr>
      <w:r>
        <w:drawing>
          <wp:inline distT="0" distB="0" distL="114300" distR="114300">
            <wp:extent cx="4552315" cy="3161665"/>
            <wp:effectExtent l="0" t="0" r="635" b="63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48"/>
                    <a:stretch>
                      <a:fillRect/>
                    </a:stretch>
                  </pic:blipFill>
                  <pic:spPr>
                    <a:xfrm>
                      <a:off x="0" y="0"/>
                      <a:ext cx="4552315" cy="3161665"/>
                    </a:xfrm>
                    <a:prstGeom prst="rect">
                      <a:avLst/>
                    </a:prstGeom>
                    <a:noFill/>
                    <a:ln w="9525">
                      <a:noFill/>
                    </a:ln>
                  </pic:spPr>
                </pic:pic>
              </a:graphicData>
            </a:graphic>
          </wp:inline>
        </w:drawing>
      </w:r>
    </w:p>
    <w:p>
      <w:pPr>
        <w:pStyle w:val="6"/>
        <w:rPr>
          <w:rFonts w:hint="eastAsia"/>
          <w:lang w:val="en-US" w:eastAsia="zh-CN"/>
        </w:rPr>
      </w:pPr>
      <w:bookmarkStart w:id="377" w:name="_Toc28395"/>
      <w:r>
        <w:rPr>
          <w:rFonts w:hint="eastAsia"/>
          <w:lang w:val="en-US" w:eastAsia="zh-CN"/>
        </w:rPr>
        <w:t>界面说明</w:t>
      </w:r>
      <w:bookmarkEnd w:id="37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充电桩设置</w:t>
            </w:r>
          </w:p>
        </w:tc>
        <w:tc>
          <w:tcPr>
            <w:tcW w:w="1704" w:type="dxa"/>
            <w:vAlign w:val="center"/>
          </w:tcPr>
          <w:p>
            <w:pPr>
              <w:jc w:val="center"/>
              <w:rPr>
                <w:rFonts w:hint="eastAsia"/>
                <w:vertAlign w:val="baseline"/>
                <w:lang w:eastAsia="zh-CN"/>
              </w:rPr>
            </w:pPr>
            <w:r>
              <w:rPr>
                <w:rFonts w:hint="eastAsia"/>
                <w:vertAlign w:val="baseline"/>
                <w:lang w:eastAsia="zh-CN"/>
              </w:rPr>
              <w:t>添加条件</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充电桩设置</w:t>
            </w:r>
          </w:p>
        </w:tc>
        <w:tc>
          <w:tcPr>
            <w:tcW w:w="1704" w:type="dxa"/>
            <w:vAlign w:val="center"/>
          </w:tcPr>
          <w:p>
            <w:pPr>
              <w:jc w:val="center"/>
              <w:rPr>
                <w:rFonts w:hint="eastAsia"/>
                <w:vertAlign w:val="baseline"/>
                <w:lang w:eastAsia="zh-CN"/>
              </w:rPr>
            </w:pPr>
            <w:r>
              <w:rPr>
                <w:rFonts w:hint="eastAsia"/>
                <w:vertAlign w:val="baseline"/>
                <w:lang w:eastAsia="zh-CN"/>
              </w:rPr>
              <w:t>条件</w:t>
            </w:r>
          </w:p>
        </w:tc>
        <w:tc>
          <w:tcPr>
            <w:tcW w:w="1704" w:type="dxa"/>
            <w:vAlign w:val="center"/>
          </w:tcPr>
          <w:p>
            <w:pPr>
              <w:jc w:val="center"/>
              <w:rPr>
                <w:rFonts w:hint="eastAsia"/>
                <w:vertAlign w:val="baseline"/>
                <w:lang w:eastAsia="zh-CN"/>
              </w:rPr>
            </w:pPr>
            <w:r>
              <w:rPr>
                <w:rFonts w:hint="eastAsia"/>
                <w:vertAlign w:val="baseline"/>
                <w:lang w:eastAsia="zh-CN"/>
              </w:rPr>
              <w:t>下拉框及输入框</w:t>
            </w:r>
          </w:p>
        </w:tc>
        <w:tc>
          <w:tcPr>
            <w:tcW w:w="1705" w:type="dxa"/>
            <w:vAlign w:val="center"/>
          </w:tcPr>
          <w:p>
            <w:pPr>
              <w:jc w:val="center"/>
              <w:rPr>
                <w:rFonts w:hint="eastAsia"/>
                <w:vertAlign w:val="baseline"/>
                <w:lang w:eastAsia="zh-CN"/>
              </w:rPr>
            </w:pPr>
            <w:r>
              <w:rPr>
                <w:rFonts w:hint="eastAsia"/>
                <w:vertAlign w:val="baseline"/>
                <w:lang w:eastAsia="zh-CN"/>
              </w:rPr>
              <w:t>后台获取及用户输入</w:t>
            </w:r>
          </w:p>
        </w:tc>
        <w:tc>
          <w:tcPr>
            <w:tcW w:w="1705" w:type="dxa"/>
            <w:vAlign w:val="center"/>
          </w:tcPr>
          <w:p>
            <w:pPr>
              <w:jc w:val="both"/>
              <w:rPr>
                <w:rFonts w:hint="eastAsia"/>
                <w:vertAlign w:val="baseline"/>
                <w:lang w:eastAsia="zh-CN"/>
              </w:rPr>
            </w:pPr>
            <w:r>
              <w:rPr>
                <w:rFonts w:hint="eastAsia"/>
                <w:vertAlign w:val="baseline"/>
                <w:lang w:eastAsia="zh-CN"/>
              </w:rPr>
              <w:t>当条件下拉选项为指定车牌时，出现输入框，用户输入车牌后充电桩则只有在该车牌进入时处于设置状态（开启）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状态</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该状态为充电桩状态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删除</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bl>
    <w:p>
      <w:pPr>
        <w:rPr>
          <w:rFonts w:hint="eastAsia"/>
          <w:lang w:val="en-US" w:eastAsia="zh-CN"/>
        </w:rPr>
      </w:pPr>
    </w:p>
    <w:p>
      <w:pPr>
        <w:pStyle w:val="6"/>
        <w:rPr>
          <w:rFonts w:hint="eastAsia"/>
          <w:lang w:val="en-US" w:eastAsia="zh-CN"/>
        </w:rPr>
      </w:pPr>
      <w:bookmarkStart w:id="378" w:name="_Toc30112"/>
      <w:r>
        <w:rPr>
          <w:rFonts w:hint="eastAsia"/>
          <w:lang w:val="en-US" w:eastAsia="zh-CN"/>
        </w:rPr>
        <w:t>输入内容</w:t>
      </w:r>
      <w:bookmarkEnd w:id="37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条件</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新增时，默认条件为无车</w:t>
            </w:r>
          </w:p>
          <w:p>
            <w:pPr>
              <w:jc w:val="center"/>
              <w:rPr>
                <w:rFonts w:hint="eastAsia"/>
                <w:vertAlign w:val="baseline"/>
                <w:lang w:eastAsia="zh-CN"/>
              </w:rPr>
            </w:pPr>
            <w:r>
              <w:rPr>
                <w:rFonts w:hint="eastAsia"/>
                <w:vertAlign w:val="baseline"/>
                <w:lang w:eastAsia="zh-CN"/>
              </w:rPr>
              <w:t>下拉框选项为：无车、指定车牌、与车位开通</w:t>
            </w:r>
            <w:r>
              <w:rPr>
                <w:rFonts w:hint="eastAsia"/>
                <w:vertAlign w:val="baseline"/>
                <w:lang w:val="en-US" w:eastAsia="zh-CN"/>
              </w:rPr>
              <w:t>VIP一致</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条件（指定车牌）</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val="en-US" w:eastAsia="zh-CN"/>
              </w:rPr>
            </w:pPr>
            <w:r>
              <w:rPr>
                <w:rFonts w:hint="eastAsia"/>
                <w:vertAlign w:val="baseline"/>
                <w:lang w:val="en-US" w:eastAsia="zh-CN"/>
              </w:rPr>
              <w:t xml:space="preserve">默认为空，填入不超过20个字符，不可填入空格或特殊字符   </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状态</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val="en-US" w:eastAsia="zh-CN"/>
              </w:rPr>
            </w:pPr>
            <w:r>
              <w:rPr>
                <w:rFonts w:hint="eastAsia"/>
                <w:vertAlign w:val="baseline"/>
                <w:lang w:val="en-US" w:eastAsia="zh-CN"/>
              </w:rPr>
              <w:t>新增加时默认显示关闭，下拉选项为：开启、关闭</w:t>
            </w:r>
          </w:p>
        </w:tc>
        <w:tc>
          <w:tcPr>
            <w:tcW w:w="1705" w:type="dxa"/>
            <w:vAlign w:val="center"/>
          </w:tcPr>
          <w:p>
            <w:pPr>
              <w:jc w:val="center"/>
              <w:rPr>
                <w:rFonts w:hint="eastAsia"/>
                <w:vertAlign w:val="baseline"/>
                <w:lang w:eastAsia="zh-CN"/>
              </w:rPr>
            </w:pPr>
          </w:p>
        </w:tc>
      </w:tr>
    </w:tbl>
    <w:p>
      <w:pPr>
        <w:rPr>
          <w:rFonts w:hint="eastAsia"/>
          <w:lang w:val="en-US" w:eastAsia="zh-CN"/>
        </w:rPr>
      </w:pPr>
    </w:p>
    <w:p>
      <w:pPr>
        <w:pStyle w:val="6"/>
        <w:rPr>
          <w:rFonts w:hint="eastAsia"/>
          <w:lang w:val="en-US" w:eastAsia="zh-CN"/>
        </w:rPr>
      </w:pPr>
      <w:bookmarkStart w:id="379" w:name="_Toc11653"/>
      <w:r>
        <w:rPr>
          <w:rFonts w:hint="eastAsia"/>
          <w:lang w:val="en-US" w:eastAsia="zh-CN"/>
        </w:rPr>
        <w:t>输出内容</w:t>
      </w:r>
      <w:bookmarkEnd w:id="379"/>
    </w:p>
    <w:p>
      <w:pPr>
        <w:rPr>
          <w:rFonts w:hint="eastAsia"/>
          <w:lang w:val="en-US" w:eastAsia="zh-CN"/>
        </w:rPr>
      </w:pPr>
      <w:r>
        <w:rPr>
          <w:rFonts w:hint="eastAsia"/>
          <w:lang w:val="en-US" w:eastAsia="zh-CN"/>
        </w:rPr>
        <w:t>无</w:t>
      </w:r>
    </w:p>
    <w:p>
      <w:pPr>
        <w:pStyle w:val="6"/>
        <w:rPr>
          <w:rFonts w:hint="eastAsia"/>
          <w:lang w:val="en-US" w:eastAsia="zh-CN"/>
        </w:rPr>
      </w:pPr>
      <w:bookmarkStart w:id="380" w:name="_Toc12788"/>
      <w:r>
        <w:rPr>
          <w:rFonts w:hint="eastAsia"/>
          <w:lang w:val="en-US" w:eastAsia="zh-CN"/>
        </w:rPr>
        <w:t>用例</w:t>
      </w:r>
      <w:bookmarkEnd w:id="380"/>
    </w:p>
    <w:p>
      <w:pPr>
        <w:rPr>
          <w:rFonts w:hint="eastAsia"/>
          <w:lang w:val="en-US" w:eastAsia="zh-CN"/>
        </w:rPr>
      </w:pPr>
      <w:r>
        <w:rPr>
          <w:rFonts w:hint="eastAsia"/>
          <w:lang w:val="en-US" w:eastAsia="zh-CN"/>
        </w:rPr>
        <w:t>标准设备设置</w:t>
      </w:r>
    </w:p>
    <w:p>
      <w:pPr>
        <w:pStyle w:val="5"/>
        <w:rPr>
          <w:rFonts w:hint="eastAsia"/>
          <w:lang w:val="en-US" w:eastAsia="zh-CN"/>
        </w:rPr>
      </w:pPr>
      <w:bookmarkStart w:id="381" w:name="_Toc12224"/>
      <w:r>
        <w:rPr>
          <w:rFonts w:hint="eastAsia"/>
          <w:lang w:val="en-US" w:eastAsia="zh-CN"/>
        </w:rPr>
        <w:t>车位锁设置</w:t>
      </w:r>
      <w:bookmarkEnd w:id="381"/>
    </w:p>
    <w:p>
      <w:pPr>
        <w:pStyle w:val="6"/>
        <w:rPr>
          <w:rFonts w:hint="eastAsia"/>
          <w:lang w:val="en-US" w:eastAsia="zh-CN"/>
        </w:rPr>
      </w:pPr>
      <w:bookmarkStart w:id="382" w:name="_Toc9921"/>
      <w:r>
        <w:rPr>
          <w:rFonts w:hint="eastAsia"/>
          <w:lang w:val="en-US" w:eastAsia="zh-CN"/>
        </w:rPr>
        <w:t>原型界面</w:t>
      </w:r>
      <w:bookmarkEnd w:id="382"/>
    </w:p>
    <w:p>
      <w:pPr>
        <w:rPr>
          <w:rFonts w:hint="eastAsia"/>
          <w:lang w:val="en-US" w:eastAsia="zh-CN"/>
        </w:rPr>
      </w:pPr>
      <w:r>
        <w:drawing>
          <wp:inline distT="0" distB="0" distL="114300" distR="114300">
            <wp:extent cx="4523740" cy="3123565"/>
            <wp:effectExtent l="0" t="0" r="10160"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9"/>
                    <a:stretch>
                      <a:fillRect/>
                    </a:stretch>
                  </pic:blipFill>
                  <pic:spPr>
                    <a:xfrm>
                      <a:off x="0" y="0"/>
                      <a:ext cx="4523740" cy="3123565"/>
                    </a:xfrm>
                    <a:prstGeom prst="rect">
                      <a:avLst/>
                    </a:prstGeom>
                    <a:noFill/>
                    <a:ln w="9525">
                      <a:noFill/>
                    </a:ln>
                  </pic:spPr>
                </pic:pic>
              </a:graphicData>
            </a:graphic>
          </wp:inline>
        </w:drawing>
      </w:r>
    </w:p>
    <w:p>
      <w:pPr>
        <w:pStyle w:val="6"/>
        <w:rPr>
          <w:rFonts w:hint="eastAsia"/>
          <w:lang w:val="en-US" w:eastAsia="zh-CN"/>
        </w:rPr>
      </w:pPr>
      <w:bookmarkStart w:id="383" w:name="_Toc31614"/>
      <w:r>
        <w:rPr>
          <w:rFonts w:hint="eastAsia"/>
          <w:lang w:val="en-US" w:eastAsia="zh-CN"/>
        </w:rPr>
        <w:t>界面说明</w:t>
      </w:r>
      <w:bookmarkEnd w:id="383"/>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车位锁设置</w:t>
            </w:r>
          </w:p>
        </w:tc>
        <w:tc>
          <w:tcPr>
            <w:tcW w:w="1704" w:type="dxa"/>
            <w:textDirection w:val="lrTb"/>
            <w:vAlign w:val="center"/>
          </w:tcPr>
          <w:p>
            <w:pPr>
              <w:jc w:val="center"/>
              <w:rPr>
                <w:rFonts w:hint="eastAsia"/>
                <w:vertAlign w:val="baseline"/>
                <w:lang w:eastAsia="zh-CN"/>
              </w:rPr>
            </w:pPr>
            <w:r>
              <w:rPr>
                <w:rFonts w:hint="eastAsia"/>
                <w:vertAlign w:val="baseline"/>
                <w:lang w:eastAsia="zh-CN"/>
              </w:rPr>
              <w:t>添加条件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textDirection w:val="lrTb"/>
            <w:vAlign w:val="center"/>
          </w:tcPr>
          <w:p>
            <w:pPr>
              <w:jc w:val="center"/>
              <w:rPr>
                <w:rFonts w:hint="eastAsia"/>
                <w:vertAlign w:val="baseline"/>
                <w:lang w:eastAsia="zh-CN"/>
              </w:rPr>
            </w:pPr>
            <w:r>
              <w:rPr>
                <w:rFonts w:hint="eastAsia"/>
                <w:vertAlign w:val="baseline"/>
                <w:lang w:eastAsia="zh-CN"/>
              </w:rPr>
              <w:t>无</w:t>
            </w:r>
          </w:p>
        </w:tc>
        <w:tc>
          <w:tcPr>
            <w:tcW w:w="1705" w:type="dxa"/>
            <w:textDirection w:val="lrTb"/>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车位锁设置</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下拉框及输入框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后台获取及用户输入</w:t>
            </w:r>
          </w:p>
        </w:tc>
        <w:tc>
          <w:tcPr>
            <w:tcW w:w="1705" w:type="dxa"/>
            <w:textDirection w:val="lrTb"/>
            <w:vAlign w:val="center"/>
          </w:tcPr>
          <w:p>
            <w:pPr>
              <w:jc w:val="both"/>
              <w:rPr>
                <w:rFonts w:hint="eastAsia"/>
                <w:vertAlign w:val="baseline"/>
                <w:lang w:eastAsia="zh-CN"/>
              </w:rPr>
            </w:pPr>
            <w:r>
              <w:rPr>
                <w:rFonts w:hint="eastAsia"/>
                <w:vertAlign w:val="baseline"/>
                <w:lang w:eastAsia="zh-CN"/>
              </w:rPr>
              <w:t>当条件下拉选项为指定车牌时，出现输入框，用户输入车牌后车位锁则只有在该车牌进入时处于设置状态（关闭）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状态</w:t>
            </w:r>
          </w:p>
        </w:tc>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后台获取</w:t>
            </w:r>
          </w:p>
        </w:tc>
        <w:tc>
          <w:tcPr>
            <w:tcW w:w="1705" w:type="dxa"/>
            <w:textDirection w:val="lrTb"/>
            <w:vAlign w:val="center"/>
          </w:tcPr>
          <w:p>
            <w:pPr>
              <w:jc w:val="both"/>
              <w:rPr>
                <w:rFonts w:hint="eastAsia"/>
                <w:vertAlign w:val="baseline"/>
                <w:lang w:eastAsia="zh-CN"/>
              </w:rPr>
            </w:pPr>
            <w:r>
              <w:rPr>
                <w:rFonts w:hint="eastAsia"/>
                <w:vertAlign w:val="baseline"/>
                <w:lang w:eastAsia="zh-CN"/>
              </w:rPr>
              <w:t>该状态为车位锁状态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删除</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textDirection w:val="lrTb"/>
            <w:vAlign w:val="center"/>
          </w:tcPr>
          <w:p>
            <w:pPr>
              <w:jc w:val="center"/>
              <w:rPr>
                <w:rFonts w:hint="eastAsia"/>
                <w:vertAlign w:val="baseline"/>
                <w:lang w:eastAsia="zh-CN"/>
              </w:rPr>
            </w:pPr>
            <w:r>
              <w:rPr>
                <w:rFonts w:hint="eastAsia"/>
                <w:vertAlign w:val="baseline"/>
                <w:lang w:eastAsia="zh-CN"/>
              </w:rPr>
              <w:t>无</w:t>
            </w:r>
          </w:p>
        </w:tc>
        <w:tc>
          <w:tcPr>
            <w:tcW w:w="1705" w:type="dxa"/>
            <w:textDirection w:val="lrTb"/>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取消</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textDirection w:val="lrTb"/>
            <w:vAlign w:val="center"/>
          </w:tcPr>
          <w:p>
            <w:pPr>
              <w:jc w:val="center"/>
              <w:rPr>
                <w:rFonts w:hint="eastAsia"/>
                <w:vertAlign w:val="baseline"/>
                <w:lang w:eastAsia="zh-CN"/>
              </w:rPr>
            </w:pPr>
            <w:r>
              <w:rPr>
                <w:rFonts w:hint="eastAsia"/>
                <w:vertAlign w:val="baseline"/>
                <w:lang w:eastAsia="zh-CN"/>
              </w:rPr>
              <w:t>无</w:t>
            </w:r>
          </w:p>
        </w:tc>
        <w:tc>
          <w:tcPr>
            <w:tcW w:w="1705" w:type="dxa"/>
            <w:textDirection w:val="lrTb"/>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设置</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textDirection w:val="lrTb"/>
            <w:vAlign w:val="center"/>
          </w:tcPr>
          <w:p>
            <w:pPr>
              <w:jc w:val="center"/>
              <w:rPr>
                <w:rFonts w:hint="eastAsia"/>
                <w:vertAlign w:val="baseline"/>
                <w:lang w:eastAsia="zh-CN"/>
              </w:rPr>
            </w:pPr>
            <w:r>
              <w:rPr>
                <w:rFonts w:hint="eastAsia"/>
                <w:vertAlign w:val="baseline"/>
                <w:lang w:eastAsia="zh-CN"/>
              </w:rPr>
              <w:t>无</w:t>
            </w:r>
          </w:p>
        </w:tc>
        <w:tc>
          <w:tcPr>
            <w:tcW w:w="1705" w:type="dxa"/>
            <w:textDirection w:val="lrTb"/>
            <w:vAlign w:val="center"/>
          </w:tcPr>
          <w:p>
            <w:pPr>
              <w:jc w:val="both"/>
              <w:rPr>
                <w:rFonts w:hint="eastAsia"/>
                <w:vertAlign w:val="baseline"/>
                <w:lang w:eastAsia="zh-CN"/>
              </w:rPr>
            </w:pPr>
          </w:p>
        </w:tc>
      </w:tr>
    </w:tbl>
    <w:p>
      <w:pPr>
        <w:pStyle w:val="6"/>
        <w:rPr>
          <w:rFonts w:hint="eastAsia"/>
          <w:lang w:val="en-US" w:eastAsia="zh-CN"/>
        </w:rPr>
      </w:pPr>
      <w:bookmarkStart w:id="384" w:name="_Toc28477"/>
      <w:r>
        <w:rPr>
          <w:rFonts w:hint="eastAsia"/>
          <w:lang w:val="en-US" w:eastAsia="zh-CN"/>
        </w:rPr>
        <w:t>输入内容</w:t>
      </w:r>
      <w:bookmarkEnd w:id="38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条件</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新增时，默认条件为无车</w:t>
            </w:r>
          </w:p>
          <w:p>
            <w:pPr>
              <w:jc w:val="center"/>
              <w:rPr>
                <w:rFonts w:hint="eastAsia"/>
                <w:vertAlign w:val="baseline"/>
                <w:lang w:eastAsia="zh-CN"/>
              </w:rPr>
            </w:pPr>
            <w:r>
              <w:rPr>
                <w:rFonts w:hint="eastAsia"/>
                <w:vertAlign w:val="baseline"/>
                <w:lang w:eastAsia="zh-CN"/>
              </w:rPr>
              <w:t>下拉框选项为：无车、指定车牌、与车位开通</w:t>
            </w:r>
            <w:r>
              <w:rPr>
                <w:rFonts w:hint="eastAsia"/>
                <w:vertAlign w:val="baseline"/>
                <w:lang w:val="en-US" w:eastAsia="zh-CN"/>
              </w:rPr>
              <w:t>VIP一致</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条件（指定车牌）</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val="en-US" w:eastAsia="zh-CN"/>
              </w:rPr>
            </w:pPr>
            <w:r>
              <w:rPr>
                <w:rFonts w:hint="eastAsia"/>
                <w:vertAlign w:val="baseline"/>
                <w:lang w:val="en-US" w:eastAsia="zh-CN"/>
              </w:rPr>
              <w:t xml:space="preserve">默认为空，填入不超过20个字符，不可填入空格或特殊字符   </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状态</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val="en-US" w:eastAsia="zh-CN"/>
              </w:rPr>
            </w:pPr>
            <w:r>
              <w:rPr>
                <w:rFonts w:hint="eastAsia"/>
                <w:vertAlign w:val="baseline"/>
                <w:lang w:val="en-US" w:eastAsia="zh-CN"/>
              </w:rPr>
              <w:t>新增加时默认显示关闭，下拉选项为：开启、关闭</w:t>
            </w:r>
          </w:p>
        </w:tc>
        <w:tc>
          <w:tcPr>
            <w:tcW w:w="1705" w:type="dxa"/>
            <w:vAlign w:val="center"/>
          </w:tcPr>
          <w:p>
            <w:pPr>
              <w:jc w:val="center"/>
              <w:rPr>
                <w:rFonts w:hint="eastAsia"/>
                <w:vertAlign w:val="baseline"/>
                <w:lang w:eastAsia="zh-CN"/>
              </w:rPr>
            </w:pPr>
          </w:p>
        </w:tc>
      </w:tr>
    </w:tbl>
    <w:p>
      <w:pPr>
        <w:rPr>
          <w:rFonts w:hint="eastAsia"/>
          <w:lang w:val="en-US" w:eastAsia="zh-CN"/>
        </w:rPr>
      </w:pPr>
    </w:p>
    <w:p>
      <w:pPr>
        <w:pStyle w:val="6"/>
        <w:rPr>
          <w:rFonts w:hint="eastAsia"/>
          <w:lang w:val="en-US" w:eastAsia="zh-CN"/>
        </w:rPr>
      </w:pPr>
      <w:bookmarkStart w:id="385" w:name="_Toc8334"/>
      <w:r>
        <w:rPr>
          <w:rFonts w:hint="eastAsia"/>
          <w:lang w:val="en-US" w:eastAsia="zh-CN"/>
        </w:rPr>
        <w:t>输出内容</w:t>
      </w:r>
      <w:bookmarkEnd w:id="385"/>
    </w:p>
    <w:p>
      <w:pPr>
        <w:rPr>
          <w:rFonts w:hint="eastAsia"/>
          <w:lang w:val="en-US" w:eastAsia="zh-CN"/>
        </w:rPr>
      </w:pPr>
      <w:r>
        <w:rPr>
          <w:rFonts w:hint="eastAsia"/>
          <w:lang w:val="en-US" w:eastAsia="zh-CN"/>
        </w:rPr>
        <w:t>无</w:t>
      </w:r>
    </w:p>
    <w:p>
      <w:pPr>
        <w:pStyle w:val="6"/>
        <w:rPr>
          <w:rFonts w:hint="eastAsia"/>
          <w:lang w:val="en-US" w:eastAsia="zh-CN"/>
        </w:rPr>
      </w:pPr>
      <w:bookmarkStart w:id="386" w:name="_Toc32671"/>
      <w:r>
        <w:rPr>
          <w:rFonts w:hint="eastAsia"/>
          <w:lang w:val="en-US" w:eastAsia="zh-CN"/>
        </w:rPr>
        <w:t>用例</w:t>
      </w:r>
      <w:bookmarkEnd w:id="386"/>
    </w:p>
    <w:p>
      <w:pPr>
        <w:rPr>
          <w:rFonts w:hint="eastAsia"/>
          <w:lang w:val="en-US" w:eastAsia="zh-CN"/>
        </w:rPr>
      </w:pPr>
      <w:r>
        <w:rPr>
          <w:rFonts w:hint="eastAsia"/>
          <w:lang w:val="en-US" w:eastAsia="zh-CN"/>
        </w:rPr>
        <w:t>标准设备设置</w:t>
      </w:r>
    </w:p>
    <w:p>
      <w:pPr>
        <w:pStyle w:val="5"/>
        <w:rPr>
          <w:rFonts w:hint="eastAsia"/>
          <w:lang w:val="en-US" w:eastAsia="zh-CN"/>
        </w:rPr>
      </w:pPr>
      <w:bookmarkStart w:id="387" w:name="_Toc32589"/>
      <w:r>
        <w:rPr>
          <w:rFonts w:hint="eastAsia"/>
          <w:lang w:val="en-US" w:eastAsia="zh-CN"/>
        </w:rPr>
        <w:t>播报设备设置</w:t>
      </w:r>
      <w:bookmarkEnd w:id="387"/>
    </w:p>
    <w:p>
      <w:pPr>
        <w:pStyle w:val="6"/>
        <w:rPr>
          <w:rFonts w:hint="eastAsia"/>
          <w:lang w:val="en-US" w:eastAsia="zh-CN"/>
        </w:rPr>
      </w:pPr>
      <w:bookmarkStart w:id="388" w:name="_Toc1998"/>
      <w:r>
        <w:rPr>
          <w:rFonts w:hint="eastAsia"/>
          <w:lang w:val="en-US" w:eastAsia="zh-CN"/>
        </w:rPr>
        <w:t>原型界面</w:t>
      </w:r>
      <w:bookmarkEnd w:id="388"/>
    </w:p>
    <w:p>
      <w:pPr>
        <w:rPr>
          <w:rFonts w:hint="eastAsia"/>
          <w:lang w:val="en-US" w:eastAsia="zh-CN"/>
        </w:rPr>
      </w:pPr>
      <w:r>
        <w:drawing>
          <wp:inline distT="0" distB="0" distL="114300" distR="114300">
            <wp:extent cx="4542790" cy="3133090"/>
            <wp:effectExtent l="0" t="0" r="10160" b="1016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50"/>
                    <a:stretch>
                      <a:fillRect/>
                    </a:stretch>
                  </pic:blipFill>
                  <pic:spPr>
                    <a:xfrm>
                      <a:off x="0" y="0"/>
                      <a:ext cx="4542790" cy="3133090"/>
                    </a:xfrm>
                    <a:prstGeom prst="rect">
                      <a:avLst/>
                    </a:prstGeom>
                    <a:noFill/>
                    <a:ln w="9525">
                      <a:noFill/>
                    </a:ln>
                  </pic:spPr>
                </pic:pic>
              </a:graphicData>
            </a:graphic>
          </wp:inline>
        </w:drawing>
      </w:r>
    </w:p>
    <w:p>
      <w:pPr>
        <w:pStyle w:val="6"/>
        <w:rPr>
          <w:rFonts w:hint="eastAsia"/>
          <w:lang w:val="en-US" w:eastAsia="zh-CN"/>
        </w:rPr>
      </w:pPr>
      <w:bookmarkStart w:id="389" w:name="_Toc32027"/>
      <w:r>
        <w:rPr>
          <w:rFonts w:hint="eastAsia"/>
          <w:lang w:val="en-US" w:eastAsia="zh-CN"/>
        </w:rPr>
        <w:t>界面说明</w:t>
      </w:r>
      <w:bookmarkEnd w:id="389"/>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播报设备设置</w:t>
            </w:r>
          </w:p>
        </w:tc>
        <w:tc>
          <w:tcPr>
            <w:tcW w:w="1704" w:type="dxa"/>
            <w:vAlign w:val="center"/>
          </w:tcPr>
          <w:p>
            <w:pPr>
              <w:jc w:val="center"/>
              <w:rPr>
                <w:rFonts w:hint="eastAsia"/>
                <w:vertAlign w:val="baseline"/>
                <w:lang w:eastAsia="zh-CN"/>
              </w:rPr>
            </w:pPr>
            <w:r>
              <w:rPr>
                <w:rFonts w:hint="eastAsia"/>
                <w:vertAlign w:val="baseline"/>
                <w:lang w:eastAsia="zh-CN"/>
              </w:rPr>
              <w:t>类型</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播报类型包括：非绑定车辆进入及离开，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播报内容</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下拉框选项为：请停入其他车位、一路顺风、自定义。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播报内容</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当下拉框选项为自定义时，出现输入框，允许用户自行输入相关值。</w:t>
            </w:r>
          </w:p>
        </w:tc>
      </w:tr>
    </w:tbl>
    <w:p>
      <w:pPr>
        <w:rPr>
          <w:rFonts w:hint="eastAsia"/>
          <w:lang w:val="en-US" w:eastAsia="zh-CN"/>
        </w:rPr>
      </w:pPr>
    </w:p>
    <w:p>
      <w:pPr>
        <w:pStyle w:val="6"/>
        <w:rPr>
          <w:rFonts w:hint="eastAsia"/>
          <w:lang w:val="en-US" w:eastAsia="zh-CN"/>
        </w:rPr>
      </w:pPr>
      <w:bookmarkStart w:id="390" w:name="_Toc16501"/>
      <w:r>
        <w:rPr>
          <w:rFonts w:hint="eastAsia"/>
          <w:lang w:val="en-US" w:eastAsia="zh-CN"/>
        </w:rPr>
        <w:t>输入内容</w:t>
      </w:r>
      <w:bookmarkEnd w:id="390"/>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类型</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下拉框中的默认选项为非绑定车辆进入车位、非绑定车辆离开车位</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播报内容</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默认为请停入其他车位、一路顺风、自定义</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播报内容</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默认为空，不超过</w:t>
            </w:r>
            <w:r>
              <w:rPr>
                <w:rFonts w:hint="eastAsia"/>
                <w:vertAlign w:val="baseline"/>
                <w:lang w:val="en-US" w:eastAsia="zh-CN"/>
              </w:rPr>
              <w:t>50个字符，不可输入空格及特殊字符。</w:t>
            </w:r>
          </w:p>
        </w:tc>
        <w:tc>
          <w:tcPr>
            <w:tcW w:w="1705" w:type="dxa"/>
            <w:vAlign w:val="center"/>
          </w:tcPr>
          <w:p>
            <w:pPr>
              <w:jc w:val="center"/>
              <w:rPr>
                <w:rFonts w:hint="eastAsia"/>
                <w:vertAlign w:val="baseline"/>
                <w:lang w:eastAsia="zh-CN"/>
              </w:rPr>
            </w:pPr>
            <w:r>
              <w:rPr>
                <w:rFonts w:hint="eastAsia"/>
                <w:vertAlign w:val="baseline"/>
                <w:lang w:eastAsia="zh-CN"/>
              </w:rPr>
              <w:t>当播报内容下拉框选项为自定义时出现输入框</w:t>
            </w:r>
          </w:p>
        </w:tc>
      </w:tr>
    </w:tbl>
    <w:p>
      <w:pPr>
        <w:rPr>
          <w:rFonts w:hint="eastAsia"/>
          <w:lang w:val="en-US" w:eastAsia="zh-CN"/>
        </w:rPr>
      </w:pPr>
    </w:p>
    <w:p>
      <w:pPr>
        <w:pStyle w:val="6"/>
        <w:rPr>
          <w:rFonts w:hint="eastAsia"/>
          <w:lang w:val="en-US" w:eastAsia="zh-CN"/>
        </w:rPr>
      </w:pPr>
      <w:bookmarkStart w:id="391" w:name="_Toc23960"/>
      <w:r>
        <w:rPr>
          <w:rFonts w:hint="eastAsia"/>
          <w:lang w:val="en-US" w:eastAsia="zh-CN"/>
        </w:rPr>
        <w:t>输出内容</w:t>
      </w:r>
      <w:bookmarkEnd w:id="391"/>
    </w:p>
    <w:p>
      <w:pPr>
        <w:rPr>
          <w:rFonts w:hint="eastAsia"/>
          <w:lang w:val="en-US" w:eastAsia="zh-CN"/>
        </w:rPr>
      </w:pPr>
      <w:r>
        <w:rPr>
          <w:rFonts w:hint="eastAsia"/>
          <w:lang w:val="en-US" w:eastAsia="zh-CN"/>
        </w:rPr>
        <w:t>无</w:t>
      </w:r>
    </w:p>
    <w:p>
      <w:pPr>
        <w:pStyle w:val="6"/>
        <w:rPr>
          <w:rFonts w:hint="eastAsia"/>
          <w:lang w:val="en-US" w:eastAsia="zh-CN"/>
        </w:rPr>
      </w:pPr>
      <w:bookmarkStart w:id="392" w:name="_Toc7626"/>
      <w:r>
        <w:rPr>
          <w:rFonts w:hint="eastAsia"/>
          <w:lang w:val="en-US" w:eastAsia="zh-CN"/>
        </w:rPr>
        <w:t>用例</w:t>
      </w:r>
      <w:bookmarkEnd w:id="392"/>
    </w:p>
    <w:p>
      <w:pPr>
        <w:rPr>
          <w:rFonts w:hint="eastAsia"/>
          <w:lang w:val="en-US" w:eastAsia="zh-CN"/>
        </w:rPr>
      </w:pPr>
      <w:r>
        <w:rPr>
          <w:rFonts w:hint="eastAsia"/>
          <w:lang w:val="en-US" w:eastAsia="zh-CN"/>
        </w:rPr>
        <w:t>标准设备设置</w:t>
      </w:r>
    </w:p>
    <w:p>
      <w:pPr>
        <w:pStyle w:val="5"/>
        <w:rPr>
          <w:rFonts w:hint="eastAsia"/>
          <w:lang w:val="en-US" w:eastAsia="zh-CN"/>
        </w:rPr>
      </w:pPr>
      <w:bookmarkStart w:id="393" w:name="_Toc28370"/>
      <w:r>
        <w:rPr>
          <w:rFonts w:hint="eastAsia"/>
          <w:lang w:val="en-US" w:eastAsia="zh-CN"/>
        </w:rPr>
        <w:t>照明灯设置</w:t>
      </w:r>
      <w:bookmarkEnd w:id="393"/>
    </w:p>
    <w:p>
      <w:pPr>
        <w:pStyle w:val="6"/>
        <w:rPr>
          <w:rFonts w:hint="eastAsia"/>
          <w:lang w:val="en-US" w:eastAsia="zh-CN"/>
        </w:rPr>
      </w:pPr>
      <w:bookmarkStart w:id="394" w:name="_Toc32145"/>
      <w:r>
        <w:rPr>
          <w:rFonts w:hint="eastAsia"/>
          <w:lang w:val="en-US" w:eastAsia="zh-CN"/>
        </w:rPr>
        <w:t>原型界面</w:t>
      </w:r>
      <w:bookmarkEnd w:id="394"/>
    </w:p>
    <w:p>
      <w:pPr>
        <w:rPr>
          <w:rFonts w:hint="eastAsia"/>
          <w:lang w:val="en-US" w:eastAsia="zh-CN"/>
        </w:rPr>
      </w:pPr>
      <w:r>
        <w:drawing>
          <wp:inline distT="0" distB="0" distL="114300" distR="114300">
            <wp:extent cx="5271770" cy="2572385"/>
            <wp:effectExtent l="0" t="0" r="5080" b="1841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51"/>
                    <a:stretch>
                      <a:fillRect/>
                    </a:stretch>
                  </pic:blipFill>
                  <pic:spPr>
                    <a:xfrm>
                      <a:off x="0" y="0"/>
                      <a:ext cx="5271770" cy="2572385"/>
                    </a:xfrm>
                    <a:prstGeom prst="rect">
                      <a:avLst/>
                    </a:prstGeom>
                    <a:noFill/>
                    <a:ln w="9525">
                      <a:noFill/>
                    </a:ln>
                  </pic:spPr>
                </pic:pic>
              </a:graphicData>
            </a:graphic>
          </wp:inline>
        </w:drawing>
      </w:r>
    </w:p>
    <w:p>
      <w:pPr>
        <w:pStyle w:val="6"/>
        <w:rPr>
          <w:rFonts w:hint="eastAsia"/>
          <w:lang w:val="en-US" w:eastAsia="zh-CN"/>
        </w:rPr>
      </w:pPr>
      <w:bookmarkStart w:id="395" w:name="_Toc26561"/>
      <w:r>
        <w:rPr>
          <w:rFonts w:hint="eastAsia"/>
          <w:lang w:val="en-US" w:eastAsia="zh-CN"/>
        </w:rPr>
        <w:t>界面说明</w:t>
      </w:r>
      <w:bookmarkEnd w:id="395"/>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照明灯设置</w:t>
            </w:r>
          </w:p>
        </w:tc>
        <w:tc>
          <w:tcPr>
            <w:tcW w:w="1704" w:type="dxa"/>
            <w:vAlign w:val="center"/>
          </w:tcPr>
          <w:p>
            <w:pPr>
              <w:jc w:val="center"/>
              <w:rPr>
                <w:rFonts w:hint="eastAsia"/>
                <w:vertAlign w:val="baseline"/>
                <w:lang w:eastAsia="zh-CN"/>
              </w:rPr>
            </w:pPr>
            <w:r>
              <w:rPr>
                <w:rFonts w:hint="eastAsia"/>
                <w:vertAlign w:val="baseline"/>
                <w:lang w:eastAsia="zh-CN"/>
              </w:rPr>
              <w:t>添加条件</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时间</w:t>
            </w:r>
          </w:p>
        </w:tc>
        <w:tc>
          <w:tcPr>
            <w:tcW w:w="1704" w:type="dxa"/>
            <w:vAlign w:val="center"/>
          </w:tcPr>
          <w:p>
            <w:pPr>
              <w:jc w:val="center"/>
              <w:rPr>
                <w:rFonts w:hint="eastAsia"/>
                <w:vertAlign w:val="baseline"/>
                <w:lang w:eastAsia="zh-CN"/>
              </w:rPr>
            </w:pPr>
            <w:r>
              <w:rPr>
                <w:rFonts w:hint="eastAsia"/>
                <w:vertAlign w:val="baseline"/>
                <w:lang w:eastAsia="zh-CN"/>
              </w:rPr>
              <w:t>下拉框及时间框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当用户选择不限制时，不显示时间框，当用户选中指定时间区间时，出现时间框，供用户选中，时间框只能选择</w:t>
            </w:r>
            <w:r>
              <w:rPr>
                <w:rFonts w:hint="eastAsia"/>
                <w:vertAlign w:val="baseline"/>
                <w:lang w:val="en-US" w:eastAsia="zh-CN"/>
              </w:rPr>
              <w:t>24小时中的某一时段。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条件</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条件下拉框选项为占用及空闲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亮度</w:t>
            </w:r>
          </w:p>
        </w:tc>
        <w:tc>
          <w:tcPr>
            <w:tcW w:w="1704" w:type="dxa"/>
            <w:vAlign w:val="center"/>
          </w:tcPr>
          <w:p>
            <w:pPr>
              <w:jc w:val="center"/>
              <w:rPr>
                <w:rFonts w:hint="eastAsia"/>
                <w:vertAlign w:val="baseline"/>
                <w:lang w:eastAsia="zh-CN"/>
              </w:rPr>
            </w:pPr>
            <w:r>
              <w:rPr>
                <w:rFonts w:hint="eastAsia"/>
                <w:vertAlign w:val="baseline"/>
                <w:lang w:eastAsia="zh-CN"/>
              </w:rPr>
              <w:t>按钮及亮度调节条</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点击按钮出现亮度调节条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饱和度</w:t>
            </w:r>
          </w:p>
        </w:tc>
        <w:tc>
          <w:tcPr>
            <w:tcW w:w="1704" w:type="dxa"/>
            <w:vAlign w:val="center"/>
          </w:tcPr>
          <w:p>
            <w:pPr>
              <w:jc w:val="center"/>
              <w:rPr>
                <w:rFonts w:hint="eastAsia"/>
                <w:vertAlign w:val="baseline"/>
                <w:lang w:eastAsia="zh-CN"/>
              </w:rPr>
            </w:pPr>
            <w:r>
              <w:rPr>
                <w:rFonts w:hint="eastAsia"/>
                <w:vertAlign w:val="baseline"/>
                <w:lang w:eastAsia="zh-CN"/>
              </w:rPr>
              <w:t>按钮及饱和度调节条</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点击按钮出现饱和度调节图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色调</w:t>
            </w:r>
          </w:p>
        </w:tc>
        <w:tc>
          <w:tcPr>
            <w:tcW w:w="1704" w:type="dxa"/>
            <w:vAlign w:val="center"/>
          </w:tcPr>
          <w:p>
            <w:pPr>
              <w:jc w:val="center"/>
              <w:rPr>
                <w:rFonts w:hint="eastAsia"/>
                <w:vertAlign w:val="baseline"/>
                <w:lang w:eastAsia="zh-CN"/>
              </w:rPr>
            </w:pPr>
            <w:r>
              <w:rPr>
                <w:rFonts w:hint="eastAsia"/>
                <w:vertAlign w:val="baseline"/>
                <w:lang w:eastAsia="zh-CN"/>
              </w:rPr>
              <w:t>按钮及色调调节条</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点击按钮出现色调调节条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删除</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bl>
    <w:p>
      <w:pPr>
        <w:pStyle w:val="6"/>
        <w:rPr>
          <w:rFonts w:hint="eastAsia"/>
          <w:lang w:val="en-US" w:eastAsia="zh-CN"/>
        </w:rPr>
      </w:pPr>
      <w:bookmarkStart w:id="396" w:name="_Toc21018"/>
      <w:r>
        <w:rPr>
          <w:rFonts w:hint="eastAsia"/>
          <w:lang w:val="en-US" w:eastAsia="zh-CN"/>
        </w:rPr>
        <w:t>输入内容</w:t>
      </w:r>
      <w:bookmarkEnd w:id="39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时间框</w:t>
            </w:r>
          </w:p>
        </w:tc>
        <w:tc>
          <w:tcPr>
            <w:tcW w:w="1704" w:type="dxa"/>
            <w:vAlign w:val="center"/>
          </w:tcPr>
          <w:p>
            <w:pPr>
              <w:jc w:val="center"/>
              <w:rPr>
                <w:rFonts w:hint="eastAsia"/>
                <w:vertAlign w:val="baseline"/>
                <w:lang w:eastAsia="zh-CN"/>
              </w:rPr>
            </w:pPr>
            <w:r>
              <w:rPr>
                <w:rFonts w:hint="eastAsia"/>
                <w:vertAlign w:val="baseline"/>
                <w:lang w:eastAsia="zh-CN"/>
              </w:rPr>
              <w:t>时间</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both"/>
              <w:rPr>
                <w:rFonts w:hint="eastAsia"/>
                <w:vertAlign w:val="baseline"/>
                <w:lang w:eastAsia="zh-CN"/>
              </w:rPr>
            </w:pPr>
            <w:r>
              <w:rPr>
                <w:rFonts w:hint="eastAsia"/>
                <w:vertAlign w:val="baseline"/>
                <w:lang w:eastAsia="zh-CN"/>
              </w:rPr>
              <w:t>只能选择</w:t>
            </w:r>
            <w:r>
              <w:rPr>
                <w:rFonts w:hint="eastAsia"/>
                <w:vertAlign w:val="baseline"/>
                <w:lang w:val="en-US" w:eastAsia="zh-CN"/>
              </w:rPr>
              <w:t>24小时，时间精确至秒</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新建时，默认为无车；</w:t>
            </w:r>
          </w:p>
          <w:p>
            <w:pPr>
              <w:jc w:val="center"/>
              <w:rPr>
                <w:rFonts w:hint="eastAsia"/>
                <w:vertAlign w:val="baseline"/>
                <w:lang w:eastAsia="zh-CN"/>
              </w:rPr>
            </w:pPr>
            <w:r>
              <w:rPr>
                <w:rFonts w:hint="eastAsia"/>
                <w:vertAlign w:val="baseline"/>
                <w:lang w:eastAsia="zh-CN"/>
              </w:rPr>
              <w:t>条件具有唯一性，一个条件只能出现一次。</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r>
              <w:rPr>
                <w:rFonts w:hint="eastAsia"/>
                <w:vertAlign w:val="baseline"/>
                <w:lang w:val="en-US" w:eastAsia="zh-CN"/>
              </w:rPr>
              <w:t>(前）</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默认为空，只能填入非负整数，且该值必须小于等于条件（前）输入框</w:t>
            </w:r>
            <w:r>
              <w:rPr>
                <w:rFonts w:hint="eastAsia"/>
                <w:vertAlign w:val="baseline"/>
                <w:lang w:val="en-US" w:eastAsia="zh-CN"/>
              </w:rPr>
              <w:t>那个中的值</w:t>
            </w:r>
          </w:p>
        </w:tc>
        <w:tc>
          <w:tcPr>
            <w:tcW w:w="1705" w:type="dxa"/>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r>
              <w:rPr>
                <w:rFonts w:hint="eastAsia"/>
                <w:vertAlign w:val="baseline"/>
                <w:lang w:val="en-US" w:eastAsia="zh-CN"/>
              </w:rPr>
              <w:t>(后)</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默认为空，只能填入非负整数，且该值必须大于等于条件（前）输入框</w:t>
            </w:r>
            <w:r>
              <w:rPr>
                <w:rFonts w:hint="eastAsia"/>
                <w:vertAlign w:val="baseline"/>
                <w:lang w:val="en-US" w:eastAsia="zh-CN"/>
              </w:rPr>
              <w:t>那个中的值</w:t>
            </w:r>
          </w:p>
        </w:tc>
        <w:tc>
          <w:tcPr>
            <w:tcW w:w="1705" w:type="dxa"/>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调节条</w:t>
            </w:r>
          </w:p>
        </w:tc>
        <w:tc>
          <w:tcPr>
            <w:tcW w:w="1704" w:type="dxa"/>
            <w:textDirection w:val="lrTb"/>
            <w:vAlign w:val="center"/>
          </w:tcPr>
          <w:p>
            <w:pPr>
              <w:jc w:val="center"/>
              <w:rPr>
                <w:rFonts w:hint="eastAsia"/>
                <w:vertAlign w:val="baseline"/>
                <w:lang w:eastAsia="zh-CN"/>
              </w:rPr>
            </w:pPr>
            <w:r>
              <w:rPr>
                <w:rFonts w:hint="eastAsia"/>
                <w:vertAlign w:val="baseline"/>
                <w:lang w:eastAsia="zh-CN"/>
              </w:rPr>
              <w:t>亮度</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进度调节值为从</w:t>
            </w:r>
            <w:r>
              <w:rPr>
                <w:rFonts w:hint="eastAsia"/>
                <w:vertAlign w:val="baseline"/>
                <w:lang w:val="en-US" w:eastAsia="zh-CN"/>
              </w:rPr>
              <w:t>0到100间的整数</w:t>
            </w:r>
          </w:p>
        </w:tc>
        <w:tc>
          <w:tcPr>
            <w:tcW w:w="1705" w:type="dxa"/>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调节条</w:t>
            </w:r>
          </w:p>
        </w:tc>
        <w:tc>
          <w:tcPr>
            <w:tcW w:w="1704" w:type="dxa"/>
            <w:textDirection w:val="lrTb"/>
            <w:vAlign w:val="center"/>
          </w:tcPr>
          <w:p>
            <w:pPr>
              <w:jc w:val="center"/>
              <w:rPr>
                <w:rFonts w:hint="eastAsia"/>
                <w:vertAlign w:val="baseline"/>
                <w:lang w:eastAsia="zh-CN"/>
              </w:rPr>
            </w:pPr>
            <w:r>
              <w:rPr>
                <w:rFonts w:hint="eastAsia"/>
                <w:vertAlign w:val="baseline"/>
                <w:lang w:eastAsia="zh-CN"/>
              </w:rPr>
              <w:t>饱和度</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进度调节值为从</w:t>
            </w:r>
            <w:r>
              <w:rPr>
                <w:rFonts w:hint="eastAsia"/>
                <w:vertAlign w:val="baseline"/>
                <w:lang w:val="en-US" w:eastAsia="zh-CN"/>
              </w:rPr>
              <w:t>0到100间的整数</w:t>
            </w:r>
          </w:p>
        </w:tc>
        <w:tc>
          <w:tcPr>
            <w:tcW w:w="1705" w:type="dxa"/>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调节条</w:t>
            </w:r>
          </w:p>
        </w:tc>
        <w:tc>
          <w:tcPr>
            <w:tcW w:w="1704" w:type="dxa"/>
            <w:textDirection w:val="lrTb"/>
            <w:vAlign w:val="center"/>
          </w:tcPr>
          <w:p>
            <w:pPr>
              <w:jc w:val="center"/>
              <w:rPr>
                <w:rFonts w:hint="eastAsia"/>
                <w:vertAlign w:val="baseline"/>
                <w:lang w:eastAsia="zh-CN"/>
              </w:rPr>
            </w:pPr>
            <w:r>
              <w:rPr>
                <w:rFonts w:hint="eastAsia"/>
                <w:vertAlign w:val="baseline"/>
                <w:lang w:eastAsia="zh-CN"/>
              </w:rPr>
              <w:t>色调</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进度调节值为从</w:t>
            </w:r>
            <w:r>
              <w:rPr>
                <w:rFonts w:hint="eastAsia"/>
                <w:vertAlign w:val="baseline"/>
                <w:lang w:val="en-US" w:eastAsia="zh-CN"/>
              </w:rPr>
              <w:t>0到100间的整数</w:t>
            </w:r>
          </w:p>
        </w:tc>
        <w:tc>
          <w:tcPr>
            <w:tcW w:w="1705" w:type="dxa"/>
          </w:tcPr>
          <w:p>
            <w:pPr>
              <w:jc w:val="center"/>
              <w:rPr>
                <w:rFonts w:hint="eastAsia"/>
                <w:vertAlign w:val="baseline"/>
                <w:lang w:eastAsia="zh-CN"/>
              </w:rPr>
            </w:pPr>
          </w:p>
        </w:tc>
      </w:tr>
    </w:tbl>
    <w:p>
      <w:pPr>
        <w:pStyle w:val="6"/>
        <w:rPr>
          <w:rFonts w:hint="eastAsia"/>
          <w:lang w:val="en-US" w:eastAsia="zh-CN"/>
        </w:rPr>
      </w:pPr>
      <w:bookmarkStart w:id="397" w:name="_Toc5061"/>
      <w:r>
        <w:rPr>
          <w:rFonts w:hint="eastAsia"/>
          <w:lang w:val="en-US" w:eastAsia="zh-CN"/>
        </w:rPr>
        <w:t>输出内容</w:t>
      </w:r>
      <w:bookmarkEnd w:id="397"/>
    </w:p>
    <w:p>
      <w:pPr>
        <w:rPr>
          <w:rFonts w:hint="eastAsia"/>
          <w:lang w:val="en-US" w:eastAsia="zh-CN"/>
        </w:rPr>
      </w:pPr>
      <w:r>
        <w:rPr>
          <w:rFonts w:hint="eastAsia"/>
          <w:lang w:val="en-US" w:eastAsia="zh-CN"/>
        </w:rPr>
        <w:t>无</w:t>
      </w:r>
    </w:p>
    <w:p>
      <w:pPr>
        <w:pStyle w:val="6"/>
        <w:rPr>
          <w:rFonts w:hint="eastAsia"/>
          <w:lang w:val="en-US" w:eastAsia="zh-CN"/>
        </w:rPr>
      </w:pPr>
      <w:bookmarkStart w:id="398" w:name="_Toc6733"/>
      <w:r>
        <w:rPr>
          <w:rFonts w:hint="eastAsia"/>
          <w:lang w:val="en-US" w:eastAsia="zh-CN"/>
        </w:rPr>
        <w:t>用例</w:t>
      </w:r>
      <w:bookmarkEnd w:id="398"/>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照明灯设置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用户在此设置照明灯在不同条件下开启的状态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系统用户已登录，设备已绑定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设置生效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点击设备设置窗口中的设置按钮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照明灯设置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时间区间不可重复，亮度不可重复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eastAsia="zh-CN"/>
        </w:rPr>
      </w:pPr>
    </w:p>
    <w:p>
      <w:pPr>
        <w:pStyle w:val="5"/>
      </w:pPr>
      <w:bookmarkStart w:id="399" w:name="_Toc31498"/>
      <w:r>
        <w:rPr>
          <w:rFonts w:hint="eastAsia"/>
          <w:lang w:val="en-US" w:eastAsia="zh-CN"/>
        </w:rPr>
        <w:t>停车场管理-区域管理-页面展示</w:t>
      </w:r>
      <w:bookmarkEnd w:id="399"/>
    </w:p>
    <w:p>
      <w:pPr>
        <w:pStyle w:val="19"/>
      </w:pPr>
      <w:bookmarkStart w:id="400" w:name="_Toc14085"/>
      <w:r>
        <w:rPr>
          <w:rFonts w:hint="eastAsia"/>
        </w:rPr>
        <w:t>原型界面</w:t>
      </w:r>
      <w:bookmarkEnd w:id="400"/>
    </w:p>
    <w:p>
      <w:pPr>
        <w:rPr>
          <w:rFonts w:hint="eastAsia" w:eastAsia="宋体"/>
          <w:lang w:eastAsia="zh-CN"/>
        </w:rPr>
      </w:pPr>
      <w:r>
        <w:drawing>
          <wp:inline distT="0" distB="0" distL="114300" distR="114300">
            <wp:extent cx="5273675" cy="1144270"/>
            <wp:effectExtent l="0" t="0" r="3175" b="17780"/>
            <wp:docPr id="128"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4"/>
                    <pic:cNvPicPr>
                      <a:picLocks noChangeAspect="1"/>
                    </pic:cNvPicPr>
                  </pic:nvPicPr>
                  <pic:blipFill>
                    <a:blip r:embed="rId52"/>
                    <a:stretch>
                      <a:fillRect/>
                    </a:stretch>
                  </pic:blipFill>
                  <pic:spPr>
                    <a:xfrm>
                      <a:off x="0" y="0"/>
                      <a:ext cx="5273675" cy="1144270"/>
                    </a:xfrm>
                    <a:prstGeom prst="rect">
                      <a:avLst/>
                    </a:prstGeom>
                    <a:noFill/>
                    <a:ln w="9525">
                      <a:noFill/>
                    </a:ln>
                  </pic:spPr>
                </pic:pic>
              </a:graphicData>
            </a:graphic>
          </wp:inline>
        </w:drawing>
      </w:r>
    </w:p>
    <w:p>
      <w:pPr>
        <w:keepNext/>
      </w:pPr>
    </w:p>
    <w:p>
      <w:pPr>
        <w:pStyle w:val="19"/>
        <w:rPr>
          <w:rFonts w:hint="eastAsia"/>
        </w:rPr>
      </w:pPr>
      <w:bookmarkStart w:id="401" w:name="_Toc30450"/>
      <w:r>
        <w:rPr>
          <w:rFonts w:hint="eastAsia"/>
        </w:rPr>
        <w:t>界面说明</w:t>
      </w:r>
      <w:bookmarkEnd w:id="401"/>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eastAsia="zh-CN"/>
              </w:rPr>
            </w:pPr>
            <w:r>
              <w:rPr>
                <w:rFonts w:hint="eastAsia"/>
                <w:szCs w:val="18"/>
                <w:lang w:eastAsia="zh-CN"/>
              </w:rPr>
              <w:t>区域编号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区域名称</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区域类型</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下拉框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全部、引导区域、统计区域。默认全部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区域列表</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szCs w:val="18"/>
                <w:lang w:val="en-US" w:eastAsia="zh-CN"/>
              </w:rPr>
              <w:t>序号、区域编号、区域类型、区域名称、区域车位总数（点击可查看该区域的剩余车位）、区域地图（点击可打开地图编辑器的浏览模式，并高亮当前区域）</w:t>
            </w:r>
          </w:p>
        </w:tc>
      </w:tr>
    </w:tbl>
    <w:p>
      <w:pPr>
        <w:rPr>
          <w:rFonts w:hint="eastAsia"/>
          <w:lang w:eastAsia="zh-CN"/>
        </w:rPr>
      </w:pPr>
    </w:p>
    <w:p>
      <w:pPr>
        <w:pStyle w:val="19"/>
        <w:rPr>
          <w:rFonts w:hint="eastAsia"/>
          <w:lang w:eastAsia="zh-CN"/>
        </w:rPr>
      </w:pPr>
      <w:bookmarkStart w:id="402" w:name="_Toc28737"/>
      <w:r>
        <w:rPr>
          <w:rFonts w:hint="eastAsia"/>
          <w:lang w:eastAsia="zh-CN"/>
        </w:rPr>
        <w:t>输入内容</w:t>
      </w:r>
      <w:bookmarkEnd w:id="402"/>
    </w:p>
    <w:p>
      <w:pPr>
        <w:rPr>
          <w:rFonts w:hint="eastAsia"/>
          <w:lang w:eastAsia="zh-CN"/>
        </w:rPr>
      </w:pPr>
      <w:r>
        <w:rPr>
          <w:rFonts w:hint="eastAsia"/>
          <w:lang w:eastAsia="zh-CN"/>
        </w:rPr>
        <w:t>无</w:t>
      </w:r>
    </w:p>
    <w:p>
      <w:pPr>
        <w:pStyle w:val="19"/>
        <w:rPr>
          <w:rFonts w:hint="eastAsia"/>
          <w:lang w:eastAsia="zh-CN"/>
        </w:rPr>
      </w:pPr>
      <w:bookmarkStart w:id="403" w:name="_Toc23293"/>
      <w:r>
        <w:rPr>
          <w:rFonts w:hint="eastAsia"/>
          <w:lang w:eastAsia="zh-CN"/>
        </w:rPr>
        <w:t>输出内容</w:t>
      </w:r>
      <w:bookmarkEnd w:id="403"/>
    </w:p>
    <w:p/>
    <w:p>
      <w:pPr>
        <w:rPr>
          <w:rFonts w:hint="eastAsia"/>
          <w:lang w:eastAsia="zh-CN"/>
        </w:rPr>
      </w:pPr>
      <w:r>
        <w:rPr>
          <w:rFonts w:hint="eastAsia"/>
          <w:lang w:eastAsia="zh-CN"/>
        </w:rPr>
        <w:t>无</w:t>
      </w:r>
    </w:p>
    <w:p>
      <w:pPr>
        <w:pStyle w:val="19"/>
      </w:pPr>
      <w:bookmarkStart w:id="404" w:name="_Toc20736"/>
      <w:r>
        <w:rPr>
          <w:rFonts w:hint="eastAsia"/>
        </w:rPr>
        <w:t>用例</w:t>
      </w:r>
      <w:bookmarkEnd w:id="404"/>
    </w:p>
    <w:p>
      <w:pPr>
        <w:rPr>
          <w:rFonts w:hint="eastAsia"/>
          <w:lang w:eastAsia="zh-CN"/>
        </w:rPr>
      </w:pPr>
      <w:r>
        <w:rPr>
          <w:rFonts w:hint="eastAsia"/>
          <w:lang w:eastAsia="zh-CN"/>
        </w:rPr>
        <w:t>无</w:t>
      </w:r>
    </w:p>
    <w:p>
      <w:pPr>
        <w:pStyle w:val="5"/>
      </w:pPr>
      <w:bookmarkStart w:id="405" w:name="_Toc24005"/>
      <w:r>
        <w:rPr>
          <w:rFonts w:hint="eastAsia"/>
          <w:lang w:val="en-US" w:eastAsia="zh-CN"/>
        </w:rPr>
        <w:t>区域管理-搜索</w:t>
      </w:r>
      <w:bookmarkEnd w:id="405"/>
    </w:p>
    <w:p>
      <w:pPr>
        <w:pStyle w:val="6"/>
        <w:rPr>
          <w:rFonts w:hint="eastAsia"/>
          <w:lang w:eastAsia="zh-CN"/>
        </w:rPr>
      </w:pPr>
      <w:bookmarkStart w:id="406" w:name="_Toc30391"/>
      <w:r>
        <w:rPr>
          <w:rFonts w:hint="eastAsia"/>
          <w:lang w:eastAsia="zh-CN"/>
        </w:rPr>
        <w:t>原型界面</w:t>
      </w:r>
      <w:bookmarkEnd w:id="406"/>
    </w:p>
    <w:p>
      <w:pPr>
        <w:rPr>
          <w:rFonts w:hint="eastAsia"/>
          <w:lang w:eastAsia="zh-CN"/>
        </w:rPr>
      </w:pPr>
      <w:r>
        <w:rPr>
          <w:rFonts w:hint="eastAsia"/>
          <w:lang w:eastAsia="zh-CN"/>
        </w:rPr>
        <w:t>无</w:t>
      </w:r>
    </w:p>
    <w:p>
      <w:pPr>
        <w:pStyle w:val="6"/>
        <w:rPr>
          <w:rFonts w:hint="eastAsia"/>
          <w:lang w:eastAsia="zh-CN"/>
        </w:rPr>
      </w:pPr>
      <w:bookmarkStart w:id="407" w:name="_Toc2827"/>
      <w:r>
        <w:rPr>
          <w:rFonts w:hint="eastAsia"/>
          <w:lang w:eastAsia="zh-CN"/>
        </w:rPr>
        <w:t>界面说明</w:t>
      </w:r>
      <w:bookmarkEnd w:id="407"/>
    </w:p>
    <w:p>
      <w:pPr>
        <w:rPr>
          <w:rFonts w:hint="eastAsia"/>
          <w:lang w:eastAsia="zh-CN"/>
        </w:rPr>
      </w:pPr>
      <w:r>
        <w:rPr>
          <w:rFonts w:hint="eastAsia"/>
          <w:lang w:eastAsia="zh-CN"/>
        </w:rPr>
        <w:t>无</w:t>
      </w:r>
    </w:p>
    <w:p>
      <w:pPr>
        <w:pStyle w:val="6"/>
        <w:rPr>
          <w:rFonts w:hint="eastAsia"/>
          <w:lang w:eastAsia="zh-CN"/>
        </w:rPr>
      </w:pPr>
      <w:bookmarkStart w:id="408" w:name="_Toc6599"/>
      <w:r>
        <w:rPr>
          <w:rFonts w:hint="eastAsia"/>
          <w:lang w:eastAsia="zh-CN"/>
        </w:rPr>
        <w:t>输入内容</w:t>
      </w:r>
      <w:bookmarkEnd w:id="40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区域编号</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20个字符，不包含特殊字符及空格</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区域名称</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20个字符。不包含特殊字符及空格</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区域类型</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默认为引导区域，</w:t>
            </w:r>
          </w:p>
          <w:p>
            <w:pPr>
              <w:jc w:val="center"/>
              <w:rPr>
                <w:rFonts w:hint="eastAsia"/>
                <w:vertAlign w:val="baseline"/>
                <w:lang w:eastAsia="zh-CN"/>
              </w:rPr>
            </w:pPr>
            <w:r>
              <w:rPr>
                <w:rFonts w:hint="eastAsia"/>
                <w:vertAlign w:val="baseline"/>
                <w:lang w:eastAsia="zh-CN"/>
              </w:rPr>
              <w:t>下拉选项为：引导区域、统计区域</w:t>
            </w:r>
          </w:p>
        </w:tc>
        <w:tc>
          <w:tcPr>
            <w:tcW w:w="1705" w:type="dxa"/>
            <w:vAlign w:val="center"/>
          </w:tcPr>
          <w:p>
            <w:pPr>
              <w:jc w:val="center"/>
              <w:rPr>
                <w:rFonts w:hint="eastAsia"/>
                <w:vertAlign w:val="baseline"/>
                <w:lang w:eastAsia="zh-CN"/>
              </w:rPr>
            </w:pPr>
          </w:p>
        </w:tc>
      </w:tr>
    </w:tbl>
    <w:p>
      <w:pPr>
        <w:rPr>
          <w:rFonts w:hint="eastAsia"/>
          <w:lang w:eastAsia="zh-CN"/>
        </w:rPr>
      </w:pPr>
    </w:p>
    <w:p>
      <w:pPr>
        <w:pStyle w:val="6"/>
        <w:rPr>
          <w:rFonts w:hint="eastAsia"/>
          <w:lang w:eastAsia="zh-CN"/>
        </w:rPr>
      </w:pPr>
      <w:bookmarkStart w:id="409" w:name="_Toc3807"/>
      <w:r>
        <w:rPr>
          <w:rFonts w:hint="eastAsia"/>
          <w:lang w:eastAsia="zh-CN"/>
        </w:rPr>
        <w:t>输出内容</w:t>
      </w:r>
      <w:bookmarkEnd w:id="409"/>
    </w:p>
    <w:p>
      <w:pPr>
        <w:rPr>
          <w:rFonts w:hint="eastAsia"/>
          <w:lang w:eastAsia="zh-CN"/>
        </w:rPr>
      </w:pPr>
      <w:r>
        <w:rPr>
          <w:rFonts w:hint="eastAsia"/>
          <w:lang w:eastAsia="zh-CN"/>
        </w:rPr>
        <w:t>区域管理列表中展示符合搜索条件的数据</w:t>
      </w:r>
    </w:p>
    <w:p>
      <w:pPr>
        <w:rPr>
          <w:rFonts w:hint="eastAsia"/>
          <w:lang w:eastAsia="zh-CN"/>
        </w:rPr>
      </w:pPr>
      <w:r>
        <w:rPr>
          <w:rFonts w:hint="eastAsia"/>
          <w:lang w:eastAsia="zh-CN"/>
        </w:rPr>
        <w:t>用例</w:t>
      </w:r>
    </w:p>
    <w:p>
      <w:pPr>
        <w:rPr>
          <w:rFonts w:hint="eastAsia"/>
          <w:lang w:eastAsia="zh-CN"/>
        </w:rPr>
      </w:pPr>
      <w:r>
        <w:rPr>
          <w:rFonts w:hint="eastAsia"/>
          <w:lang w:eastAsia="zh-CN"/>
        </w:rPr>
        <w:t>标准搜索</w:t>
      </w:r>
    </w:p>
    <w:p>
      <w:pPr>
        <w:pStyle w:val="5"/>
      </w:pPr>
      <w:bookmarkStart w:id="410" w:name="_Toc32351"/>
      <w:r>
        <w:rPr>
          <w:rFonts w:hint="eastAsia"/>
          <w:lang w:val="en-US" w:eastAsia="zh-CN"/>
        </w:rPr>
        <w:t>区域管理-导出</w:t>
      </w:r>
      <w:bookmarkEnd w:id="410"/>
    </w:p>
    <w:p>
      <w:pPr>
        <w:rPr>
          <w:rFonts w:hint="eastAsia"/>
          <w:lang w:eastAsia="zh-CN"/>
        </w:rPr>
      </w:pPr>
      <w:r>
        <w:rPr>
          <w:rFonts w:hint="eastAsia"/>
          <w:lang w:eastAsia="zh-CN"/>
        </w:rPr>
        <w:t>标准导出</w:t>
      </w:r>
    </w:p>
    <w:p>
      <w:pPr>
        <w:rPr>
          <w:rFonts w:hint="eastAsia"/>
          <w:lang w:eastAsia="zh-CN"/>
        </w:rPr>
      </w:pPr>
    </w:p>
    <w:p>
      <w:pPr>
        <w:pStyle w:val="5"/>
        <w:rPr>
          <w:rFonts w:hint="eastAsia"/>
          <w:lang w:eastAsia="zh-CN"/>
        </w:rPr>
      </w:pPr>
      <w:bookmarkStart w:id="411" w:name="_Toc27507"/>
      <w:r>
        <w:rPr>
          <w:rFonts w:hint="eastAsia"/>
          <w:lang w:eastAsia="zh-CN"/>
        </w:rPr>
        <w:t>区域设置</w:t>
      </w:r>
      <w:bookmarkEnd w:id="411"/>
    </w:p>
    <w:p>
      <w:pPr>
        <w:pStyle w:val="6"/>
        <w:rPr>
          <w:rFonts w:hint="eastAsia"/>
          <w:lang w:eastAsia="zh-CN"/>
        </w:rPr>
      </w:pPr>
      <w:bookmarkStart w:id="412" w:name="_Toc14764"/>
      <w:r>
        <w:rPr>
          <w:rFonts w:hint="eastAsia"/>
          <w:lang w:eastAsia="zh-CN"/>
        </w:rPr>
        <w:t>原型界面</w:t>
      </w:r>
      <w:bookmarkEnd w:id="412"/>
    </w:p>
    <w:p>
      <w:pPr>
        <w:rPr>
          <w:rFonts w:hint="eastAsia" w:eastAsia="宋体"/>
          <w:lang w:eastAsia="zh-CN"/>
        </w:rPr>
      </w:pPr>
      <w:r>
        <w:rPr>
          <w:rFonts w:hint="eastAsia" w:eastAsia="宋体"/>
          <w:lang w:eastAsia="zh-CN"/>
        </w:rPr>
        <w:drawing>
          <wp:inline distT="0" distB="0" distL="114300" distR="114300">
            <wp:extent cx="3305810" cy="5134610"/>
            <wp:effectExtent l="0" t="0" r="8890" b="8890"/>
            <wp:docPr id="36" name="图片 36" descr="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设置"/>
                    <pic:cNvPicPr>
                      <a:picLocks noChangeAspect="1"/>
                    </pic:cNvPicPr>
                  </pic:nvPicPr>
                  <pic:blipFill>
                    <a:blip r:embed="rId53"/>
                    <a:stretch>
                      <a:fillRect/>
                    </a:stretch>
                  </pic:blipFill>
                  <pic:spPr>
                    <a:xfrm>
                      <a:off x="0" y="0"/>
                      <a:ext cx="3305810" cy="5134610"/>
                    </a:xfrm>
                    <a:prstGeom prst="rect">
                      <a:avLst/>
                    </a:prstGeom>
                  </pic:spPr>
                </pic:pic>
              </a:graphicData>
            </a:graphic>
          </wp:inline>
        </w:drawing>
      </w:r>
    </w:p>
    <w:p>
      <w:pPr>
        <w:pStyle w:val="6"/>
        <w:rPr>
          <w:rFonts w:hint="eastAsia"/>
          <w:lang w:eastAsia="zh-CN"/>
        </w:rPr>
      </w:pPr>
      <w:bookmarkStart w:id="413" w:name="_Toc30230"/>
      <w:r>
        <w:rPr>
          <w:rFonts w:hint="eastAsia"/>
          <w:lang w:eastAsia="zh-CN"/>
        </w:rPr>
        <w:t>界面说明</w:t>
      </w:r>
      <w:bookmarkEnd w:id="413"/>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区域设置</w:t>
            </w:r>
          </w:p>
        </w:tc>
        <w:tc>
          <w:tcPr>
            <w:tcW w:w="1704" w:type="dxa"/>
            <w:vAlign w:val="center"/>
          </w:tcPr>
          <w:p>
            <w:pPr>
              <w:jc w:val="center"/>
              <w:rPr>
                <w:rFonts w:hint="eastAsia"/>
                <w:vertAlign w:val="baseline"/>
                <w:lang w:eastAsia="zh-CN"/>
              </w:rPr>
            </w:pPr>
            <w:r>
              <w:rPr>
                <w:rFonts w:hint="eastAsia"/>
                <w:vertAlign w:val="baseline"/>
                <w:lang w:eastAsia="zh-CN"/>
              </w:rPr>
              <w:t>区域编号</w:t>
            </w:r>
          </w:p>
        </w:tc>
        <w:tc>
          <w:tcPr>
            <w:tcW w:w="1704" w:type="dxa"/>
            <w:vAlign w:val="center"/>
          </w:tcPr>
          <w:p>
            <w:pPr>
              <w:jc w:val="center"/>
              <w:rPr>
                <w:rFonts w:hint="eastAsia"/>
                <w:vertAlign w:val="baseline"/>
                <w:lang w:val="en-US" w:eastAsia="zh-CN"/>
              </w:rPr>
            </w:pPr>
            <w:r>
              <w:rPr>
                <w:rFonts w:hint="eastAsia"/>
                <w:vertAlign w:val="baseline"/>
                <w:lang w:val="en-US" w:eastAsia="zh-CN"/>
              </w:rPr>
              <w:t>文本</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val="en-US" w:eastAsia="zh-CN"/>
              </w:rPr>
            </w:pPr>
            <w:r>
              <w:rPr>
                <w:rFonts w:hint="eastAsia"/>
                <w:vertAlign w:val="baseline"/>
                <w:lang w:val="en-US" w:eastAsia="zh-CN"/>
              </w:rPr>
              <w:t>区域类型</w:t>
            </w:r>
          </w:p>
        </w:tc>
        <w:tc>
          <w:tcPr>
            <w:tcW w:w="1704" w:type="dxa"/>
            <w:vAlign w:val="center"/>
          </w:tcPr>
          <w:p>
            <w:pPr>
              <w:jc w:val="center"/>
              <w:rPr>
                <w:rFonts w:hint="eastAsia"/>
                <w:vertAlign w:val="baseline"/>
                <w:lang w:val="en-US" w:eastAsia="zh-CN"/>
              </w:rPr>
            </w:pPr>
            <w:r>
              <w:rPr>
                <w:rFonts w:hint="eastAsia"/>
                <w:vertAlign w:val="baseline"/>
                <w:lang w:val="en-US"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区域类型分为引导区域及统计区域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区域名称</w:t>
            </w:r>
          </w:p>
        </w:tc>
        <w:tc>
          <w:tcPr>
            <w:tcW w:w="1704" w:type="dxa"/>
            <w:vAlign w:val="center"/>
          </w:tcPr>
          <w:p>
            <w:pPr>
              <w:jc w:val="center"/>
              <w:rPr>
                <w:rFonts w:hint="eastAsia"/>
                <w:vertAlign w:val="baseline"/>
                <w:lang w:val="en-US" w:eastAsia="zh-CN"/>
              </w:rPr>
            </w:pPr>
            <w:r>
              <w:rPr>
                <w:rFonts w:hint="eastAsia"/>
                <w:vertAlign w:val="baseline"/>
                <w:lang w:val="en-US"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区域车位总数</w:t>
            </w:r>
          </w:p>
        </w:tc>
        <w:tc>
          <w:tcPr>
            <w:tcW w:w="1704" w:type="dxa"/>
            <w:vAlign w:val="center"/>
          </w:tcPr>
          <w:p>
            <w:pPr>
              <w:jc w:val="center"/>
              <w:rPr>
                <w:rFonts w:hint="eastAsia"/>
                <w:vertAlign w:val="baseline"/>
                <w:lang w:val="en-US" w:eastAsia="zh-CN"/>
              </w:rPr>
            </w:pPr>
            <w:r>
              <w:rPr>
                <w:rFonts w:hint="eastAsia"/>
                <w:vertAlign w:val="baseline"/>
                <w:lang w:val="en-US"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区域固定车位总数</w:t>
            </w:r>
          </w:p>
        </w:tc>
        <w:tc>
          <w:tcPr>
            <w:tcW w:w="1704" w:type="dxa"/>
            <w:vAlign w:val="center"/>
          </w:tcPr>
          <w:p>
            <w:pPr>
              <w:jc w:val="center"/>
              <w:rPr>
                <w:rFonts w:hint="eastAsia"/>
                <w:vertAlign w:val="baseline"/>
                <w:lang w:val="en-US" w:eastAsia="zh-CN"/>
              </w:rPr>
            </w:pPr>
            <w:r>
              <w:rPr>
                <w:rFonts w:hint="eastAsia"/>
                <w:vertAlign w:val="baseline"/>
                <w:lang w:val="en-US"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区域租用车位总数</w:t>
            </w:r>
          </w:p>
        </w:tc>
        <w:tc>
          <w:tcPr>
            <w:tcW w:w="1704" w:type="dxa"/>
            <w:vAlign w:val="center"/>
          </w:tcPr>
          <w:p>
            <w:pPr>
              <w:jc w:val="center"/>
              <w:rPr>
                <w:rFonts w:hint="eastAsia"/>
                <w:vertAlign w:val="baseline"/>
                <w:lang w:val="en-US" w:eastAsia="zh-CN"/>
              </w:rPr>
            </w:pPr>
            <w:r>
              <w:rPr>
                <w:rFonts w:hint="eastAsia"/>
                <w:vertAlign w:val="baseline"/>
                <w:lang w:val="en-US"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区域免费车位总数</w:t>
            </w:r>
          </w:p>
        </w:tc>
        <w:tc>
          <w:tcPr>
            <w:tcW w:w="1704" w:type="dxa"/>
            <w:vAlign w:val="center"/>
          </w:tcPr>
          <w:p>
            <w:pPr>
              <w:jc w:val="center"/>
              <w:rPr>
                <w:rFonts w:hint="eastAsia"/>
                <w:vertAlign w:val="baseline"/>
                <w:lang w:val="en-US" w:eastAsia="zh-CN"/>
              </w:rPr>
            </w:pPr>
            <w:r>
              <w:rPr>
                <w:rFonts w:hint="eastAsia"/>
                <w:vertAlign w:val="baseline"/>
                <w:lang w:val="en-US"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区域预约车位总数</w:t>
            </w:r>
          </w:p>
        </w:tc>
        <w:tc>
          <w:tcPr>
            <w:tcW w:w="1704" w:type="dxa"/>
            <w:vAlign w:val="center"/>
          </w:tcPr>
          <w:p>
            <w:pPr>
              <w:jc w:val="center"/>
              <w:rPr>
                <w:rFonts w:hint="eastAsia"/>
                <w:vertAlign w:val="baseline"/>
                <w:lang w:val="en-US" w:eastAsia="zh-CN"/>
              </w:rPr>
            </w:pPr>
            <w:r>
              <w:rPr>
                <w:rFonts w:hint="eastAsia"/>
                <w:vertAlign w:val="baseline"/>
                <w:lang w:val="en-US"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绑定进入区域检测设备</w:t>
            </w:r>
          </w:p>
        </w:tc>
        <w:tc>
          <w:tcPr>
            <w:tcW w:w="1704" w:type="dxa"/>
            <w:vAlign w:val="center"/>
          </w:tcPr>
          <w:p>
            <w:pPr>
              <w:jc w:val="center"/>
              <w:rPr>
                <w:rFonts w:hint="eastAsia"/>
                <w:vertAlign w:val="baseline"/>
                <w:lang w:val="en-US" w:eastAsia="zh-CN"/>
              </w:rPr>
            </w:pPr>
            <w:r>
              <w:rPr>
                <w:rFonts w:hint="eastAsia"/>
                <w:vertAlign w:val="baseline"/>
                <w:lang w:val="en-US" w:eastAsia="zh-CN"/>
              </w:rPr>
              <w:t>文本及选择按钮</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绑定设备来自地图编辑器设置，暂不支持后台选择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绑定离开区域检测设备</w:t>
            </w:r>
          </w:p>
        </w:tc>
        <w:tc>
          <w:tcPr>
            <w:tcW w:w="1704" w:type="dxa"/>
            <w:vAlign w:val="center"/>
          </w:tcPr>
          <w:p>
            <w:pPr>
              <w:jc w:val="center"/>
              <w:rPr>
                <w:rFonts w:hint="eastAsia"/>
                <w:vertAlign w:val="baseline"/>
                <w:lang w:val="en-US" w:eastAsia="zh-CN"/>
              </w:rPr>
            </w:pPr>
            <w:r>
              <w:rPr>
                <w:rFonts w:hint="eastAsia"/>
                <w:vertAlign w:val="baseline"/>
                <w:lang w:val="en-US" w:eastAsia="zh-CN"/>
              </w:rPr>
              <w:t>文本及选择按钮</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绑定设备来自地图编辑器设置，暂不支持后台选择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绑定车位（查看）</w:t>
            </w:r>
          </w:p>
        </w:tc>
        <w:tc>
          <w:tcPr>
            <w:tcW w:w="1704" w:type="dxa"/>
            <w:vAlign w:val="center"/>
          </w:tcPr>
          <w:p>
            <w:pPr>
              <w:jc w:val="center"/>
              <w:rPr>
                <w:rFonts w:hint="eastAsia"/>
                <w:vertAlign w:val="baseline"/>
                <w:lang w:val="en-US" w:eastAsia="zh-CN"/>
              </w:rPr>
            </w:pPr>
            <w:r>
              <w:rPr>
                <w:rFonts w:hint="eastAsia"/>
                <w:vertAlign w:val="baseline"/>
                <w:lang w:val="en-US" w:eastAsia="zh-CN"/>
              </w:rPr>
              <w:t>可点击文本</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点击后将车位地图商的该区域车位高亮显示。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绑定车位</w:t>
            </w:r>
          </w:p>
        </w:tc>
        <w:tc>
          <w:tcPr>
            <w:tcW w:w="1704" w:type="dxa"/>
            <w:vAlign w:val="center"/>
          </w:tcPr>
          <w:p>
            <w:pPr>
              <w:jc w:val="center"/>
              <w:rPr>
                <w:rFonts w:hint="eastAsia"/>
                <w:vertAlign w:val="baseline"/>
                <w:lang w:val="en-US" w:eastAsia="zh-CN"/>
              </w:rPr>
            </w:pPr>
            <w:r>
              <w:rPr>
                <w:rFonts w:hint="eastAsia"/>
                <w:vertAlign w:val="baseline"/>
                <w:lang w:val="en-US"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绑定设备来自地图编辑器设置，暂不支持后台选择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绑定区域灯</w:t>
            </w:r>
          </w:p>
        </w:tc>
        <w:tc>
          <w:tcPr>
            <w:tcW w:w="1704" w:type="dxa"/>
            <w:vAlign w:val="center"/>
          </w:tcPr>
          <w:p>
            <w:pPr>
              <w:jc w:val="center"/>
              <w:rPr>
                <w:rFonts w:hint="eastAsia"/>
                <w:vertAlign w:val="baseline"/>
                <w:lang w:val="en-US" w:eastAsia="zh-CN"/>
              </w:rPr>
            </w:pPr>
            <w:r>
              <w:rPr>
                <w:rFonts w:hint="eastAsia"/>
                <w:vertAlign w:val="baseline"/>
                <w:lang w:val="en-US" w:eastAsia="zh-CN"/>
              </w:rPr>
              <w:t>文本及选择设置按钮</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绑定设备来自地图编辑器设置，暂不支持后台选择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绑定区域屏</w:t>
            </w:r>
          </w:p>
        </w:tc>
        <w:tc>
          <w:tcPr>
            <w:tcW w:w="1704" w:type="dxa"/>
            <w:vAlign w:val="center"/>
          </w:tcPr>
          <w:p>
            <w:pPr>
              <w:jc w:val="center"/>
              <w:rPr>
                <w:rFonts w:hint="eastAsia"/>
                <w:vertAlign w:val="baseline"/>
                <w:lang w:val="en-US" w:eastAsia="zh-CN"/>
              </w:rPr>
            </w:pPr>
            <w:r>
              <w:rPr>
                <w:rFonts w:hint="eastAsia"/>
                <w:vertAlign w:val="baseline"/>
                <w:lang w:val="en-US" w:eastAsia="zh-CN"/>
              </w:rPr>
              <w:t>文本及选择设置按钮</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绑定设备来自地图编辑器设置，暂不支持后台选择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绑定播报设备</w:t>
            </w:r>
          </w:p>
        </w:tc>
        <w:tc>
          <w:tcPr>
            <w:tcW w:w="1704" w:type="dxa"/>
            <w:vAlign w:val="center"/>
          </w:tcPr>
          <w:p>
            <w:pPr>
              <w:jc w:val="center"/>
              <w:rPr>
                <w:rFonts w:hint="eastAsia"/>
                <w:vertAlign w:val="baseline"/>
                <w:lang w:val="en-US" w:eastAsia="zh-CN"/>
              </w:rPr>
            </w:pPr>
            <w:r>
              <w:rPr>
                <w:rFonts w:hint="eastAsia"/>
                <w:vertAlign w:val="baseline"/>
                <w:lang w:val="en-US" w:eastAsia="zh-CN"/>
              </w:rPr>
              <w:t>文本及选择设置按钮</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绑定设备来自地图编辑器设置，暂不支持后台选择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绑定监控视频</w:t>
            </w:r>
          </w:p>
        </w:tc>
        <w:tc>
          <w:tcPr>
            <w:tcW w:w="1704" w:type="dxa"/>
            <w:vAlign w:val="center"/>
          </w:tcPr>
          <w:p>
            <w:pPr>
              <w:jc w:val="center"/>
              <w:rPr>
                <w:rFonts w:hint="eastAsia"/>
                <w:vertAlign w:val="baseline"/>
                <w:lang w:val="en-US" w:eastAsia="zh-CN"/>
              </w:rPr>
            </w:pPr>
            <w:r>
              <w:rPr>
                <w:rFonts w:hint="eastAsia"/>
                <w:vertAlign w:val="baseline"/>
                <w:lang w:val="en-US" w:eastAsia="zh-CN"/>
              </w:rPr>
              <w:t>文本及选择设置按钮</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绑定设备来自地图编辑器设置，暂不支持后台选择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绑定照明灯</w:t>
            </w:r>
          </w:p>
        </w:tc>
        <w:tc>
          <w:tcPr>
            <w:tcW w:w="1704" w:type="dxa"/>
            <w:vAlign w:val="center"/>
          </w:tcPr>
          <w:p>
            <w:pPr>
              <w:jc w:val="center"/>
              <w:rPr>
                <w:rFonts w:hint="eastAsia"/>
                <w:vertAlign w:val="baseline"/>
                <w:lang w:val="en-US" w:eastAsia="zh-CN"/>
              </w:rPr>
            </w:pPr>
            <w:r>
              <w:rPr>
                <w:rFonts w:hint="eastAsia"/>
                <w:vertAlign w:val="baseline"/>
                <w:lang w:val="en-US" w:eastAsia="zh-CN"/>
              </w:rPr>
              <w:t>文本及选择设置按钮</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绑定设备来自地图编辑器设置，暂不支持后台选择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val="en-US" w:eastAsia="zh-CN"/>
              </w:rPr>
            </w:pP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设置</w:t>
            </w:r>
          </w:p>
        </w:tc>
        <w:tc>
          <w:tcPr>
            <w:tcW w:w="1704" w:type="dxa"/>
            <w:vAlign w:val="center"/>
          </w:tcPr>
          <w:p>
            <w:pPr>
              <w:jc w:val="center"/>
              <w:rPr>
                <w:rFonts w:hint="eastAsia"/>
                <w:vertAlign w:val="baseline"/>
                <w:lang w:val="en-US" w:eastAsia="zh-CN"/>
              </w:rPr>
            </w:pP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bl>
    <w:p>
      <w:pPr>
        <w:pStyle w:val="6"/>
        <w:rPr>
          <w:rFonts w:hint="eastAsia"/>
          <w:lang w:eastAsia="zh-CN"/>
        </w:rPr>
      </w:pPr>
      <w:bookmarkStart w:id="414" w:name="_Toc21829"/>
      <w:r>
        <w:rPr>
          <w:rFonts w:hint="eastAsia"/>
          <w:lang w:eastAsia="zh-CN"/>
        </w:rPr>
        <w:t>输入内容</w:t>
      </w:r>
      <w:bookmarkEnd w:id="41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val="en-US" w:eastAsia="zh-CN"/>
              </w:rPr>
              <w:t>区域类型</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默认为统计区域</w:t>
            </w:r>
          </w:p>
          <w:p>
            <w:pPr>
              <w:jc w:val="center"/>
              <w:rPr>
                <w:rFonts w:hint="eastAsia"/>
                <w:vertAlign w:val="baseline"/>
                <w:lang w:eastAsia="zh-CN"/>
              </w:rPr>
            </w:pPr>
            <w:r>
              <w:rPr>
                <w:rFonts w:hint="eastAsia"/>
                <w:vertAlign w:val="baseline"/>
                <w:lang w:eastAsia="zh-CN"/>
              </w:rPr>
              <w:t>下拉选项有：引导区域和统计区域</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区域名称</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20个字符，默认为空不可输入空格及特殊字符</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区域车位总数</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只能输入</w:t>
            </w:r>
            <w:r>
              <w:rPr>
                <w:rFonts w:hint="eastAsia"/>
                <w:vertAlign w:val="baseline"/>
                <w:lang w:val="en-US" w:eastAsia="zh-CN"/>
              </w:rPr>
              <w:t>正整数</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区域固定车位总数</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只能输入非负整数，且不大于车位总数</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区域租用车位总数</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只能输入非负整数，且不大于车位总数</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区域免费车位总数</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只能输入非负整数，且不大于车位总数</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区域预约车位总数</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只能输入非负整数，且不大于车位总数</w:t>
            </w:r>
          </w:p>
        </w:tc>
        <w:tc>
          <w:tcPr>
            <w:tcW w:w="1705" w:type="dxa"/>
            <w:vAlign w:val="center"/>
          </w:tcPr>
          <w:p>
            <w:pPr>
              <w:jc w:val="center"/>
              <w:rPr>
                <w:rFonts w:hint="eastAsia"/>
                <w:vertAlign w:val="baseline"/>
                <w:lang w:eastAsia="zh-CN"/>
              </w:rPr>
            </w:pPr>
          </w:p>
        </w:tc>
      </w:tr>
    </w:tbl>
    <w:p>
      <w:pPr>
        <w:pStyle w:val="6"/>
        <w:rPr>
          <w:rFonts w:hint="eastAsia"/>
          <w:lang w:eastAsia="zh-CN"/>
        </w:rPr>
      </w:pPr>
      <w:bookmarkStart w:id="415" w:name="_Toc7525"/>
      <w:r>
        <w:rPr>
          <w:rFonts w:hint="eastAsia"/>
          <w:lang w:eastAsia="zh-CN"/>
        </w:rPr>
        <w:t>输出内容</w:t>
      </w:r>
      <w:bookmarkEnd w:id="415"/>
    </w:p>
    <w:p>
      <w:pPr>
        <w:pStyle w:val="6"/>
        <w:rPr>
          <w:rFonts w:hint="eastAsia"/>
          <w:lang w:eastAsia="zh-CN"/>
        </w:rPr>
      </w:pPr>
      <w:bookmarkStart w:id="416" w:name="_Toc27439"/>
      <w:r>
        <w:rPr>
          <w:rFonts w:hint="eastAsia"/>
          <w:lang w:eastAsia="zh-CN"/>
        </w:rPr>
        <w:t>区域设置</w:t>
      </w:r>
      <w:bookmarkEnd w:id="416"/>
    </w:p>
    <w:p>
      <w:pPr>
        <w:pStyle w:val="6"/>
        <w:rPr>
          <w:rFonts w:hint="eastAsia"/>
          <w:lang w:eastAsia="zh-CN"/>
        </w:rPr>
      </w:pPr>
      <w:bookmarkStart w:id="417" w:name="_Toc18877"/>
      <w:r>
        <w:rPr>
          <w:rFonts w:hint="eastAsia"/>
          <w:lang w:eastAsia="zh-CN"/>
        </w:rPr>
        <w:t>用例</w:t>
      </w:r>
      <w:bookmarkEnd w:id="417"/>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区域设置</w:t>
            </w:r>
            <w:r>
              <w:rPr>
                <w:rFonts w:hint="eastAsia"/>
                <w:color w:val="auto"/>
                <w:sz w:val="18"/>
                <w:szCs w:val="18"/>
                <w:lang w:val="en-US" w:eastAsia="zh-CN"/>
              </w:rPr>
              <w:t>(初步设置）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停车位设置完成后，点击保存，保存后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保存区域设置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jc w:val="left"/>
              <w:rPr>
                <w:rFonts w:hint="eastAsia" w:ascii="Arial" w:hAnsi="Arial"/>
                <w:sz w:val="18"/>
                <w:szCs w:val="18"/>
                <w:lang w:val="en-US" w:eastAsia="zh-CN"/>
              </w:rPr>
            </w:pPr>
            <w:r>
              <w:rPr>
                <w:rFonts w:hint="eastAsia" w:ascii="Arial" w:hAnsi="Arial"/>
                <w:sz w:val="18"/>
                <w:szCs w:val="18"/>
                <w:lang w:val="en-US" w:eastAsia="zh-CN"/>
              </w:rPr>
              <w:t>设置停车位并保存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textDirection w:val="lrTb"/>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设备暂不可绑定；</w:t>
            </w:r>
          </w:p>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车位设置中的设置和取消不约束设备。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numPr>
                <w:ilvl w:val="0"/>
                <w:numId w:val="0"/>
              </w:numPr>
              <w:spacing w:line="400" w:lineRule="exact"/>
              <w:ind w:left="0" w:leftChars="0" w:firstLine="0" w:firstLineChars="0"/>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textDirection w:val="lrTb"/>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rPr>
          <w:rFonts w:hint="eastAsia"/>
          <w:lang w:eastAsia="zh-CN"/>
        </w:rPr>
      </w:pPr>
      <w:bookmarkStart w:id="418" w:name="_Toc26367"/>
      <w:r>
        <w:rPr>
          <w:rFonts w:hint="eastAsia"/>
          <w:lang w:eastAsia="zh-CN"/>
        </w:rPr>
        <w:t>区域灯设置</w:t>
      </w:r>
      <w:bookmarkEnd w:id="418"/>
    </w:p>
    <w:p>
      <w:pPr>
        <w:pStyle w:val="6"/>
        <w:rPr>
          <w:rFonts w:hint="eastAsia"/>
          <w:lang w:eastAsia="zh-CN"/>
        </w:rPr>
      </w:pPr>
      <w:bookmarkStart w:id="419" w:name="_Toc29287"/>
      <w:r>
        <w:rPr>
          <w:rFonts w:hint="eastAsia"/>
          <w:lang w:eastAsia="zh-CN"/>
        </w:rPr>
        <w:t>原型界面</w:t>
      </w:r>
      <w:bookmarkEnd w:id="419"/>
    </w:p>
    <w:p>
      <w:pPr>
        <w:rPr>
          <w:rFonts w:hint="eastAsia"/>
          <w:lang w:eastAsia="zh-CN"/>
        </w:rPr>
      </w:pPr>
    </w:p>
    <w:p>
      <w:pPr>
        <w:pStyle w:val="6"/>
        <w:rPr>
          <w:rFonts w:hint="eastAsia"/>
          <w:lang w:eastAsia="zh-CN"/>
        </w:rPr>
      </w:pPr>
      <w:bookmarkStart w:id="420" w:name="_Toc15568"/>
      <w:r>
        <w:rPr>
          <w:rFonts w:hint="eastAsia"/>
          <w:lang w:eastAsia="zh-CN"/>
        </w:rPr>
        <w:t>界面说明</w:t>
      </w:r>
      <w:bookmarkEnd w:id="420"/>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区域灯设置</w:t>
            </w:r>
          </w:p>
        </w:tc>
        <w:tc>
          <w:tcPr>
            <w:tcW w:w="1704" w:type="dxa"/>
            <w:textDirection w:val="lrTb"/>
            <w:vAlign w:val="center"/>
          </w:tcPr>
          <w:p>
            <w:pPr>
              <w:jc w:val="center"/>
              <w:rPr>
                <w:rFonts w:hint="eastAsia"/>
                <w:vertAlign w:val="baseline"/>
                <w:lang w:eastAsia="zh-CN"/>
              </w:rPr>
            </w:pPr>
            <w:r>
              <w:rPr>
                <w:rFonts w:hint="eastAsia"/>
                <w:vertAlign w:val="baseline"/>
                <w:lang w:eastAsia="zh-CN"/>
              </w:rPr>
              <w:t>添加条件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textDirection w:val="lrTb"/>
            <w:vAlign w:val="center"/>
          </w:tcPr>
          <w:p>
            <w:pPr>
              <w:jc w:val="center"/>
              <w:rPr>
                <w:rFonts w:hint="eastAsia"/>
                <w:vertAlign w:val="baseline"/>
                <w:lang w:eastAsia="zh-CN"/>
              </w:rPr>
            </w:pPr>
            <w:r>
              <w:rPr>
                <w:rFonts w:hint="eastAsia"/>
                <w:vertAlign w:val="baseline"/>
                <w:lang w:eastAsia="zh-CN"/>
              </w:rPr>
              <w:t>无</w:t>
            </w:r>
          </w:p>
        </w:tc>
        <w:tc>
          <w:tcPr>
            <w:tcW w:w="1705" w:type="dxa"/>
            <w:textDirection w:val="lrTb"/>
            <w:vAlign w:val="center"/>
          </w:tcPr>
          <w:p>
            <w:pPr>
              <w:jc w:val="both"/>
              <w:rPr>
                <w:rFonts w:hint="eastAsia"/>
                <w:vertAlign w:val="baseline"/>
                <w:lang w:eastAsia="zh-CN"/>
              </w:rPr>
            </w:pPr>
            <w:r>
              <w:rPr>
                <w:rFonts w:hint="eastAsia"/>
                <w:vertAlign w:val="baseline"/>
                <w:lang w:eastAsia="zh-CN"/>
              </w:rPr>
              <w:t>点击添加条件，添加条件及颜色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后台获取</w:t>
            </w:r>
          </w:p>
        </w:tc>
        <w:tc>
          <w:tcPr>
            <w:tcW w:w="1705" w:type="dxa"/>
            <w:textDirection w:val="lrTb"/>
            <w:vAlign w:val="center"/>
          </w:tcPr>
          <w:p>
            <w:pPr>
              <w:jc w:val="both"/>
              <w:rPr>
                <w:rFonts w:hint="eastAsia"/>
                <w:vertAlign w:val="baseline"/>
                <w:lang w:eastAsia="zh-CN"/>
              </w:rPr>
            </w:pPr>
            <w:r>
              <w:rPr>
                <w:rFonts w:hint="eastAsia"/>
                <w:vertAlign w:val="baseline"/>
                <w:lang w:eastAsia="zh-CN"/>
              </w:rPr>
              <w:t>下拉框选项为：总剩余车位数、总剩余临时车位数、剩余固定车位数、剩余租用车位数、剩余临时车位数。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用户输入</w:t>
            </w:r>
          </w:p>
        </w:tc>
        <w:tc>
          <w:tcPr>
            <w:tcW w:w="1705" w:type="dxa"/>
            <w:textDirection w:val="lrTb"/>
            <w:vAlign w:val="center"/>
          </w:tcPr>
          <w:p>
            <w:pPr>
              <w:jc w:val="both"/>
              <w:rPr>
                <w:rFonts w:hint="eastAsia"/>
                <w:vertAlign w:val="baseline"/>
                <w:lang w:eastAsia="zh-CN"/>
              </w:rPr>
            </w:pPr>
            <w:r>
              <w:rPr>
                <w:rFonts w:hint="eastAsia"/>
                <w:vertAlign w:val="baseline"/>
                <w:lang w:eastAsia="zh-CN"/>
              </w:rPr>
              <w:t>用户在两个输入框输入不同数字，即表示条件为选择车位数介于两个值之间。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显示颜色</w:t>
            </w:r>
          </w:p>
        </w:tc>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后台获取</w:t>
            </w:r>
          </w:p>
        </w:tc>
        <w:tc>
          <w:tcPr>
            <w:tcW w:w="1705" w:type="dxa"/>
            <w:textDirection w:val="lrTb"/>
            <w:vAlign w:val="center"/>
          </w:tcPr>
          <w:p>
            <w:pPr>
              <w:jc w:val="both"/>
              <w:rPr>
                <w:rFonts w:hint="eastAsia"/>
                <w:vertAlign w:val="baseline"/>
                <w:lang w:eastAsia="zh-CN"/>
              </w:rPr>
            </w:pPr>
            <w:r>
              <w:rPr>
                <w:rFonts w:hint="eastAsia"/>
                <w:vertAlign w:val="baseline"/>
                <w:lang w:eastAsia="zh-CN"/>
              </w:rPr>
              <w:t>字典颜色包括：赤橙黄绿蓝靛紫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删除</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textDirection w:val="lrTb"/>
            <w:vAlign w:val="center"/>
          </w:tcPr>
          <w:p>
            <w:pPr>
              <w:jc w:val="center"/>
              <w:rPr>
                <w:rFonts w:hint="eastAsia"/>
                <w:vertAlign w:val="baseline"/>
                <w:lang w:eastAsia="zh-CN"/>
              </w:rPr>
            </w:pPr>
          </w:p>
        </w:tc>
        <w:tc>
          <w:tcPr>
            <w:tcW w:w="1705" w:type="dxa"/>
            <w:textDirection w:val="lrTb"/>
            <w:vAlign w:val="center"/>
          </w:tcPr>
          <w:p>
            <w:pPr>
              <w:jc w:val="both"/>
              <w:rPr>
                <w:rFonts w:hint="eastAsia"/>
                <w:vertAlign w:val="baseline"/>
                <w:lang w:eastAsia="zh-CN"/>
              </w:rPr>
            </w:pPr>
            <w:r>
              <w:rPr>
                <w:rFonts w:hint="eastAsia"/>
                <w:vertAlign w:val="baseline"/>
                <w:lang w:eastAsia="zh-CN"/>
              </w:rPr>
              <w:t>点击删除后，弹出确认窗口，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取消</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textDirection w:val="lrTb"/>
            <w:vAlign w:val="center"/>
          </w:tcPr>
          <w:p>
            <w:pPr>
              <w:jc w:val="center"/>
              <w:rPr>
                <w:rFonts w:hint="eastAsia"/>
                <w:vertAlign w:val="baseline"/>
                <w:lang w:eastAsia="zh-CN"/>
              </w:rPr>
            </w:pPr>
          </w:p>
        </w:tc>
        <w:tc>
          <w:tcPr>
            <w:tcW w:w="1705" w:type="dxa"/>
            <w:textDirection w:val="lrTb"/>
            <w:vAlign w:val="center"/>
          </w:tcPr>
          <w:p>
            <w:pPr>
              <w:jc w:val="both"/>
              <w:rPr>
                <w:rFonts w:hint="eastAsia"/>
                <w:vertAlign w:val="baseline"/>
                <w:lang w:eastAsia="zh-CN"/>
              </w:rPr>
            </w:pPr>
            <w:r>
              <w:rPr>
                <w:rFonts w:hint="eastAsia"/>
                <w:vertAlign w:val="baseline"/>
                <w:lang w:eastAsia="zh-CN"/>
              </w:rPr>
              <w:t>点击取消，直接关闭窗口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设置</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textDirection w:val="lrTb"/>
            <w:vAlign w:val="center"/>
          </w:tcPr>
          <w:p>
            <w:pPr>
              <w:jc w:val="center"/>
              <w:rPr>
                <w:rFonts w:hint="eastAsia"/>
                <w:vertAlign w:val="baseline"/>
                <w:lang w:eastAsia="zh-CN"/>
              </w:rPr>
            </w:pPr>
          </w:p>
        </w:tc>
        <w:tc>
          <w:tcPr>
            <w:tcW w:w="1705" w:type="dxa"/>
            <w:textDirection w:val="lrTb"/>
            <w:vAlign w:val="center"/>
          </w:tcPr>
          <w:p>
            <w:pPr>
              <w:jc w:val="both"/>
              <w:rPr>
                <w:rFonts w:hint="eastAsia"/>
                <w:vertAlign w:val="baseline"/>
                <w:lang w:eastAsia="zh-CN"/>
              </w:rPr>
            </w:pPr>
            <w:r>
              <w:rPr>
                <w:rFonts w:hint="eastAsia"/>
                <w:vertAlign w:val="baseline"/>
                <w:lang w:eastAsia="zh-CN"/>
              </w:rPr>
              <w:t>点击设置，保存设置并关闭窗口</w:t>
            </w:r>
          </w:p>
        </w:tc>
      </w:tr>
    </w:tbl>
    <w:p>
      <w:pPr>
        <w:rPr>
          <w:rFonts w:hint="eastAsia"/>
          <w:lang w:eastAsia="zh-CN"/>
        </w:rPr>
      </w:pPr>
    </w:p>
    <w:p>
      <w:pPr>
        <w:pStyle w:val="6"/>
        <w:rPr>
          <w:rFonts w:hint="eastAsia"/>
          <w:lang w:eastAsia="zh-CN"/>
        </w:rPr>
      </w:pPr>
      <w:bookmarkStart w:id="421" w:name="_Toc5413"/>
      <w:r>
        <w:rPr>
          <w:rFonts w:hint="eastAsia"/>
          <w:lang w:eastAsia="zh-CN"/>
        </w:rPr>
        <w:t>输入内容</w:t>
      </w:r>
      <w:bookmarkEnd w:id="421"/>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637"/>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637"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73"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637" w:type="dxa"/>
            <w:textDirection w:val="lrTb"/>
            <w:vAlign w:val="center"/>
          </w:tcPr>
          <w:p>
            <w:pPr>
              <w:jc w:val="center"/>
              <w:rPr>
                <w:rFonts w:hint="eastAsia"/>
                <w:vertAlign w:val="baseline"/>
                <w:lang w:eastAsia="zh-CN"/>
              </w:rPr>
            </w:pPr>
            <w:r>
              <w:rPr>
                <w:rFonts w:hint="eastAsia"/>
                <w:vertAlign w:val="baseline"/>
                <w:lang w:eastAsia="zh-CN"/>
              </w:rPr>
              <w:t>新建时，默认为无车；</w:t>
            </w:r>
          </w:p>
          <w:p>
            <w:pPr>
              <w:jc w:val="center"/>
              <w:rPr>
                <w:rFonts w:hint="eastAsia"/>
                <w:vertAlign w:val="baseline"/>
                <w:lang w:eastAsia="zh-CN"/>
              </w:rPr>
            </w:pPr>
            <w:r>
              <w:rPr>
                <w:rFonts w:hint="eastAsia"/>
                <w:vertAlign w:val="baseline"/>
                <w:lang w:eastAsia="zh-CN"/>
              </w:rPr>
              <w:t>条件具有唯一性，一个条件只能出现一次。</w:t>
            </w:r>
          </w:p>
        </w:tc>
        <w:tc>
          <w:tcPr>
            <w:tcW w:w="1773" w:type="dxa"/>
            <w:textDirection w:val="lrTb"/>
            <w:vAlign w:val="center"/>
          </w:tcPr>
          <w:p>
            <w:pPr>
              <w:jc w:val="center"/>
              <w:rPr>
                <w:rFonts w:hint="eastAsia"/>
                <w:vertAlign w:val="baseline"/>
                <w:lang w:eastAsia="zh-CN"/>
              </w:rPr>
            </w:pPr>
            <w:r>
              <w:rPr>
                <w:rFonts w:hint="eastAsia"/>
                <w:vertAlign w:val="baseline"/>
                <w:lang w:eastAsia="zh-CN"/>
              </w:rPr>
              <w:t>条件、及与颜色对应关系见《停车位及区域设置表》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r>
              <w:rPr>
                <w:rFonts w:hint="eastAsia"/>
                <w:vertAlign w:val="baseline"/>
                <w:lang w:val="en-US" w:eastAsia="zh-CN"/>
              </w:rPr>
              <w:t>(前）</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637" w:type="dxa"/>
            <w:textDirection w:val="lrTb"/>
            <w:vAlign w:val="center"/>
          </w:tcPr>
          <w:p>
            <w:pPr>
              <w:jc w:val="center"/>
              <w:rPr>
                <w:rFonts w:hint="eastAsia"/>
                <w:vertAlign w:val="baseline"/>
                <w:lang w:eastAsia="zh-CN"/>
              </w:rPr>
            </w:pPr>
            <w:r>
              <w:rPr>
                <w:rFonts w:hint="eastAsia"/>
                <w:vertAlign w:val="baseline"/>
                <w:lang w:eastAsia="zh-CN"/>
              </w:rPr>
              <w:t>默认为空，只能填入非负整数，且该值必须小于等于条件（前）输入框</w:t>
            </w:r>
            <w:r>
              <w:rPr>
                <w:rFonts w:hint="eastAsia"/>
                <w:vertAlign w:val="baseline"/>
                <w:lang w:val="en-US" w:eastAsia="zh-CN"/>
              </w:rPr>
              <w:t>那个中的值</w:t>
            </w:r>
          </w:p>
        </w:tc>
        <w:tc>
          <w:tcPr>
            <w:tcW w:w="1773"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r>
              <w:rPr>
                <w:rFonts w:hint="eastAsia"/>
                <w:vertAlign w:val="baseline"/>
                <w:lang w:val="en-US" w:eastAsia="zh-CN"/>
              </w:rPr>
              <w:t>(后)</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637" w:type="dxa"/>
            <w:textDirection w:val="lrTb"/>
            <w:vAlign w:val="center"/>
          </w:tcPr>
          <w:p>
            <w:pPr>
              <w:jc w:val="center"/>
              <w:rPr>
                <w:rFonts w:hint="eastAsia"/>
                <w:vertAlign w:val="baseline"/>
                <w:lang w:eastAsia="zh-CN"/>
              </w:rPr>
            </w:pPr>
            <w:r>
              <w:rPr>
                <w:rFonts w:hint="eastAsia"/>
                <w:vertAlign w:val="baseline"/>
                <w:lang w:eastAsia="zh-CN"/>
              </w:rPr>
              <w:t>默认为空，只能填入非负整数，且该值必须大于等于条件（前）输入框</w:t>
            </w:r>
            <w:r>
              <w:rPr>
                <w:rFonts w:hint="eastAsia"/>
                <w:vertAlign w:val="baseline"/>
                <w:lang w:val="en-US" w:eastAsia="zh-CN"/>
              </w:rPr>
              <w:t>那个中的值</w:t>
            </w:r>
          </w:p>
        </w:tc>
        <w:tc>
          <w:tcPr>
            <w:tcW w:w="1773"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显示颜色</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637" w:type="dxa"/>
            <w:textDirection w:val="lrTb"/>
            <w:vAlign w:val="center"/>
          </w:tcPr>
          <w:p>
            <w:pPr>
              <w:jc w:val="center"/>
              <w:rPr>
                <w:rFonts w:hint="eastAsia"/>
                <w:vertAlign w:val="baseline"/>
                <w:lang w:eastAsia="zh-CN"/>
              </w:rPr>
            </w:pPr>
            <w:r>
              <w:rPr>
                <w:rFonts w:hint="eastAsia"/>
                <w:vertAlign w:val="baseline"/>
                <w:lang w:eastAsia="zh-CN"/>
              </w:rPr>
              <w:t>新建时，默认为红色。</w:t>
            </w:r>
          </w:p>
          <w:p>
            <w:pPr>
              <w:jc w:val="center"/>
              <w:rPr>
                <w:rFonts w:hint="eastAsia"/>
                <w:vertAlign w:val="baseline"/>
                <w:lang w:eastAsia="zh-CN"/>
              </w:rPr>
            </w:pPr>
            <w:r>
              <w:rPr>
                <w:rFonts w:hint="eastAsia"/>
                <w:vertAlign w:val="baseline"/>
                <w:lang w:eastAsia="zh-CN"/>
              </w:rPr>
              <w:t>颜色具有唯一性，一个条件只能出现一次。</w:t>
            </w:r>
          </w:p>
        </w:tc>
        <w:tc>
          <w:tcPr>
            <w:tcW w:w="1773" w:type="dxa"/>
            <w:textDirection w:val="lrTb"/>
            <w:vAlign w:val="center"/>
          </w:tcPr>
          <w:p>
            <w:pPr>
              <w:jc w:val="center"/>
              <w:rPr>
                <w:rFonts w:hint="eastAsia"/>
                <w:vertAlign w:val="baseline"/>
                <w:lang w:eastAsia="zh-CN"/>
              </w:rPr>
            </w:pPr>
            <w:r>
              <w:rPr>
                <w:rFonts w:hint="eastAsia"/>
                <w:vertAlign w:val="baseline"/>
                <w:lang w:eastAsia="zh-CN"/>
              </w:rPr>
              <w:t>颜色及其与条件对应关系见《停车位及区域设置表》</w:t>
            </w:r>
          </w:p>
        </w:tc>
      </w:tr>
    </w:tbl>
    <w:p>
      <w:pPr>
        <w:rPr>
          <w:rFonts w:hint="eastAsia"/>
          <w:lang w:eastAsia="zh-CN"/>
        </w:rPr>
      </w:pPr>
    </w:p>
    <w:p>
      <w:pPr>
        <w:pStyle w:val="6"/>
        <w:rPr>
          <w:rFonts w:hint="eastAsia"/>
          <w:lang w:eastAsia="zh-CN"/>
        </w:rPr>
      </w:pPr>
      <w:bookmarkStart w:id="422" w:name="_Toc11563"/>
      <w:r>
        <w:rPr>
          <w:rFonts w:hint="eastAsia"/>
          <w:lang w:eastAsia="zh-CN"/>
        </w:rPr>
        <w:t>输出内容</w:t>
      </w:r>
      <w:bookmarkEnd w:id="422"/>
    </w:p>
    <w:p>
      <w:pPr>
        <w:pStyle w:val="6"/>
        <w:rPr>
          <w:rFonts w:hint="eastAsia"/>
          <w:lang w:eastAsia="zh-CN"/>
        </w:rPr>
      </w:pPr>
      <w:bookmarkStart w:id="423" w:name="_Toc27385"/>
      <w:r>
        <w:rPr>
          <w:rFonts w:hint="eastAsia"/>
          <w:lang w:eastAsia="zh-CN"/>
        </w:rPr>
        <w:t>用例</w:t>
      </w:r>
      <w:bookmarkEnd w:id="423"/>
    </w:p>
    <w:p>
      <w:pPr>
        <w:rPr>
          <w:rFonts w:hint="eastAsia"/>
          <w:lang w:eastAsia="zh-CN"/>
        </w:rPr>
      </w:pPr>
    </w:p>
    <w:p>
      <w:pPr>
        <w:rPr>
          <w:rFonts w:hint="eastAsia"/>
          <w:lang w:eastAsia="zh-CN"/>
        </w:rPr>
      </w:pPr>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区域灯设置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用户填入或选择相关项设置区域灯，并点击确定，完成设置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系统已登录且具有权限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区域灯设置生成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点击设置完成设置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设置区域灯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条件中，前数值不得大于后数值</w:t>
            </w:r>
          </w:p>
          <w:p>
            <w:pPr>
              <w:pStyle w:val="21"/>
              <w:spacing w:line="400" w:lineRule="exact"/>
              <w:rPr>
                <w:rFonts w:hint="eastAsia" w:ascii="Arial" w:hAnsi="Arial"/>
                <w:sz w:val="18"/>
                <w:szCs w:val="18"/>
                <w:lang w:eastAsia="zh-CN"/>
              </w:rPr>
            </w:pPr>
            <w:r>
              <w:rPr>
                <w:rFonts w:hint="eastAsia" w:ascii="Arial" w:hAnsi="Arial"/>
                <w:sz w:val="18"/>
                <w:szCs w:val="18"/>
                <w:lang w:eastAsia="zh-CN"/>
              </w:rPr>
              <w:t>同样的条件和颜色只能出现一次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将此用例作为标准设备用例，以下设备设置中，若无特殊说明，均采用标准用例</w:t>
            </w:r>
          </w:p>
        </w:tc>
      </w:tr>
    </w:tbl>
    <w:p>
      <w:pPr>
        <w:pStyle w:val="5"/>
        <w:rPr>
          <w:rFonts w:hint="eastAsia"/>
          <w:lang w:eastAsia="zh-CN"/>
        </w:rPr>
      </w:pPr>
      <w:bookmarkStart w:id="424" w:name="_Toc9505"/>
      <w:r>
        <w:rPr>
          <w:rFonts w:hint="eastAsia"/>
          <w:lang w:eastAsia="zh-CN"/>
        </w:rPr>
        <w:t>播报设备设置</w:t>
      </w:r>
      <w:bookmarkEnd w:id="424"/>
    </w:p>
    <w:p>
      <w:pPr>
        <w:pStyle w:val="6"/>
        <w:rPr>
          <w:rFonts w:hint="eastAsia"/>
          <w:lang w:eastAsia="zh-CN"/>
        </w:rPr>
      </w:pPr>
      <w:bookmarkStart w:id="425" w:name="_Toc19555"/>
      <w:r>
        <w:rPr>
          <w:rFonts w:hint="eastAsia"/>
          <w:lang w:eastAsia="zh-CN"/>
        </w:rPr>
        <w:t>原型界面</w:t>
      </w:r>
      <w:bookmarkEnd w:id="425"/>
    </w:p>
    <w:p>
      <w:pPr>
        <w:rPr>
          <w:rFonts w:hint="eastAsia"/>
          <w:lang w:eastAsia="zh-CN"/>
        </w:rPr>
      </w:pPr>
      <w:r>
        <w:drawing>
          <wp:inline distT="0" distB="0" distL="114300" distR="114300">
            <wp:extent cx="4533265" cy="3133090"/>
            <wp:effectExtent l="0" t="0" r="63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4"/>
                    <a:stretch>
                      <a:fillRect/>
                    </a:stretch>
                  </pic:blipFill>
                  <pic:spPr>
                    <a:xfrm>
                      <a:off x="0" y="0"/>
                      <a:ext cx="4533265" cy="3133090"/>
                    </a:xfrm>
                    <a:prstGeom prst="rect">
                      <a:avLst/>
                    </a:prstGeom>
                    <a:noFill/>
                    <a:ln w="9525">
                      <a:noFill/>
                    </a:ln>
                  </pic:spPr>
                </pic:pic>
              </a:graphicData>
            </a:graphic>
          </wp:inline>
        </w:drawing>
      </w:r>
    </w:p>
    <w:p>
      <w:pPr>
        <w:pStyle w:val="6"/>
        <w:rPr>
          <w:rFonts w:hint="eastAsia"/>
          <w:lang w:eastAsia="zh-CN"/>
        </w:rPr>
      </w:pPr>
      <w:bookmarkStart w:id="426" w:name="_Toc1049"/>
      <w:r>
        <w:rPr>
          <w:rFonts w:hint="eastAsia"/>
          <w:lang w:eastAsia="zh-CN"/>
        </w:rPr>
        <w:t>界面说明</w:t>
      </w:r>
      <w:bookmarkEnd w:id="42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播报设备设置</w:t>
            </w:r>
          </w:p>
        </w:tc>
        <w:tc>
          <w:tcPr>
            <w:tcW w:w="1704" w:type="dxa"/>
            <w:vAlign w:val="center"/>
          </w:tcPr>
          <w:p>
            <w:pPr>
              <w:jc w:val="center"/>
              <w:rPr>
                <w:rFonts w:hint="eastAsia"/>
                <w:vertAlign w:val="baseline"/>
                <w:lang w:eastAsia="zh-CN"/>
              </w:rPr>
            </w:pPr>
            <w:r>
              <w:rPr>
                <w:rFonts w:hint="eastAsia"/>
                <w:vertAlign w:val="baseline"/>
                <w:lang w:eastAsia="zh-CN"/>
              </w:rPr>
              <w:t>添加条件</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类型</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后台获取</w:t>
            </w:r>
          </w:p>
        </w:tc>
        <w:tc>
          <w:tcPr>
            <w:tcW w:w="1705" w:type="dxa"/>
            <w:textDirection w:val="lrTb"/>
            <w:vAlign w:val="center"/>
          </w:tcPr>
          <w:p>
            <w:pPr>
              <w:jc w:val="both"/>
              <w:rPr>
                <w:rFonts w:hint="eastAsia"/>
                <w:vertAlign w:val="baseline"/>
                <w:lang w:eastAsia="zh-CN"/>
              </w:rPr>
            </w:pPr>
            <w:r>
              <w:rPr>
                <w:rFonts w:hint="eastAsia"/>
                <w:vertAlign w:val="baseline"/>
                <w:lang w:eastAsia="zh-CN"/>
              </w:rPr>
              <w:t>下拉框选项为：总剩余车位数、总剩余临时车位数、剩余固定车位数、剩余租用车位数、剩余临时车位数。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用户输入</w:t>
            </w:r>
          </w:p>
        </w:tc>
        <w:tc>
          <w:tcPr>
            <w:tcW w:w="1705" w:type="dxa"/>
            <w:textDirection w:val="lrTb"/>
            <w:vAlign w:val="center"/>
          </w:tcPr>
          <w:p>
            <w:pPr>
              <w:jc w:val="both"/>
              <w:rPr>
                <w:rFonts w:hint="eastAsia"/>
                <w:vertAlign w:val="baseline"/>
                <w:lang w:eastAsia="zh-CN"/>
              </w:rPr>
            </w:pPr>
            <w:r>
              <w:rPr>
                <w:rFonts w:hint="eastAsia"/>
                <w:vertAlign w:val="baseline"/>
                <w:lang w:eastAsia="zh-CN"/>
              </w:rPr>
              <w:t>用户在两个输入框输入不同数字，即表示条件为选择车位数介于两个值之间。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播报内容</w:t>
            </w:r>
          </w:p>
        </w:tc>
        <w:tc>
          <w:tcPr>
            <w:tcW w:w="1704" w:type="dxa"/>
            <w:vAlign w:val="center"/>
          </w:tcPr>
          <w:p>
            <w:pPr>
              <w:jc w:val="center"/>
              <w:rPr>
                <w:rFonts w:hint="eastAsia"/>
                <w:vertAlign w:val="baseline"/>
                <w:lang w:eastAsia="zh-CN"/>
              </w:rPr>
            </w:pPr>
            <w:r>
              <w:rPr>
                <w:rFonts w:hint="eastAsia"/>
                <w:vertAlign w:val="baseline"/>
                <w:lang w:eastAsia="zh-CN"/>
              </w:rPr>
              <w:t>下拉框及输入框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当下拉框选项为自定义时，出现输入框，播报内容为用户在输入框中输入的内容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设置</w:t>
            </w:r>
          </w:p>
        </w:tc>
        <w:tc>
          <w:tcPr>
            <w:tcW w:w="1704" w:type="dxa"/>
            <w:vAlign w:val="center"/>
          </w:tcPr>
          <w:p>
            <w:pPr>
              <w:jc w:val="center"/>
              <w:rPr>
                <w:rFonts w:hint="eastAsia"/>
                <w:vertAlign w:val="baseline"/>
                <w:lang w:eastAsia="zh-CN"/>
              </w:rPr>
            </w:pP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p>
        </w:tc>
      </w:tr>
    </w:tbl>
    <w:p>
      <w:pPr>
        <w:rPr>
          <w:rFonts w:hint="eastAsia"/>
          <w:lang w:eastAsia="zh-CN"/>
        </w:rPr>
      </w:pPr>
    </w:p>
    <w:p>
      <w:pPr>
        <w:pStyle w:val="6"/>
        <w:rPr>
          <w:rFonts w:hint="eastAsia"/>
          <w:lang w:eastAsia="zh-CN"/>
        </w:rPr>
      </w:pPr>
      <w:bookmarkStart w:id="427" w:name="_Toc2164"/>
      <w:r>
        <w:rPr>
          <w:rFonts w:hint="eastAsia"/>
          <w:lang w:eastAsia="zh-CN"/>
        </w:rPr>
        <w:t>输入内容</w:t>
      </w:r>
      <w:bookmarkEnd w:id="42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p>
        </w:tc>
        <w:tc>
          <w:tcPr>
            <w:tcW w:w="1705" w:type="dxa"/>
            <w:vAlign w:val="center"/>
          </w:tcPr>
          <w:p>
            <w:pPr>
              <w:jc w:val="center"/>
              <w:rPr>
                <w:rFonts w:hint="eastAsia"/>
                <w:vertAlign w:val="baseline"/>
                <w:lang w:eastAsia="zh-CN"/>
              </w:rPr>
            </w:pP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新建时，默认为无车；</w:t>
            </w:r>
          </w:p>
          <w:p>
            <w:pPr>
              <w:jc w:val="center"/>
              <w:rPr>
                <w:rFonts w:hint="eastAsia"/>
                <w:vertAlign w:val="baseline"/>
                <w:lang w:eastAsia="zh-CN"/>
              </w:rPr>
            </w:pPr>
            <w:r>
              <w:rPr>
                <w:rFonts w:hint="eastAsia"/>
                <w:vertAlign w:val="baseline"/>
                <w:lang w:eastAsia="zh-CN"/>
              </w:rPr>
              <w:t>条件具有唯一性，一个条件只能出现一次。</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r>
              <w:rPr>
                <w:rFonts w:hint="eastAsia"/>
                <w:vertAlign w:val="baseline"/>
                <w:lang w:val="en-US" w:eastAsia="zh-CN"/>
              </w:rPr>
              <w:t>(前）</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默认为空，只能填入非负整数，且该值必须小于等于条件（前）输入框</w:t>
            </w:r>
            <w:r>
              <w:rPr>
                <w:rFonts w:hint="eastAsia"/>
                <w:vertAlign w:val="baseline"/>
                <w:lang w:val="en-US" w:eastAsia="zh-CN"/>
              </w:rPr>
              <w:t>那个中的值</w:t>
            </w:r>
          </w:p>
        </w:tc>
        <w:tc>
          <w:tcPr>
            <w:tcW w:w="1705" w:type="dxa"/>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r>
              <w:rPr>
                <w:rFonts w:hint="eastAsia"/>
                <w:vertAlign w:val="baseline"/>
                <w:lang w:val="en-US" w:eastAsia="zh-CN"/>
              </w:rPr>
              <w:t>(后)</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默认为空，只能填入非负整数，且该值必须大于等于条件（前）输入框</w:t>
            </w:r>
            <w:r>
              <w:rPr>
                <w:rFonts w:hint="eastAsia"/>
                <w:vertAlign w:val="baseline"/>
                <w:lang w:val="en-US" w:eastAsia="zh-CN"/>
              </w:rPr>
              <w:t>那个中的值</w:t>
            </w:r>
          </w:p>
        </w:tc>
        <w:tc>
          <w:tcPr>
            <w:tcW w:w="1705" w:type="dxa"/>
          </w:tcPr>
          <w:p>
            <w:pPr>
              <w:jc w:val="center"/>
              <w:rPr>
                <w:rFonts w:hint="eastAsia"/>
                <w:vertAlign w:val="baseline"/>
                <w:lang w:eastAsia="zh-CN"/>
              </w:rPr>
            </w:pPr>
          </w:p>
        </w:tc>
      </w:tr>
    </w:tbl>
    <w:p>
      <w:pPr>
        <w:rPr>
          <w:rFonts w:hint="eastAsia"/>
          <w:lang w:eastAsia="zh-CN"/>
        </w:rPr>
      </w:pPr>
    </w:p>
    <w:p>
      <w:pPr>
        <w:pStyle w:val="6"/>
        <w:rPr>
          <w:rFonts w:hint="eastAsia"/>
          <w:lang w:eastAsia="zh-CN"/>
        </w:rPr>
      </w:pPr>
      <w:bookmarkStart w:id="428" w:name="_Toc7455"/>
      <w:r>
        <w:rPr>
          <w:rFonts w:hint="eastAsia"/>
          <w:lang w:eastAsia="zh-CN"/>
        </w:rPr>
        <w:t>输出内容</w:t>
      </w:r>
      <w:bookmarkEnd w:id="428"/>
    </w:p>
    <w:p>
      <w:pPr>
        <w:pStyle w:val="6"/>
        <w:rPr>
          <w:rFonts w:hint="eastAsia"/>
          <w:lang w:eastAsia="zh-CN"/>
        </w:rPr>
      </w:pPr>
      <w:bookmarkStart w:id="429" w:name="_Toc19796"/>
      <w:r>
        <w:rPr>
          <w:rFonts w:hint="eastAsia"/>
          <w:lang w:eastAsia="zh-CN"/>
        </w:rPr>
        <w:t>用例</w:t>
      </w:r>
      <w:bookmarkEnd w:id="429"/>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播报设备设置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已登录且拥有权限的用户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p>
        </w:tc>
      </w:tr>
    </w:tbl>
    <w:p>
      <w:pPr>
        <w:rPr>
          <w:rFonts w:hint="eastAsia"/>
          <w:lang w:eastAsia="zh-CN"/>
        </w:rPr>
      </w:pPr>
    </w:p>
    <w:p>
      <w:pPr>
        <w:pStyle w:val="5"/>
        <w:rPr>
          <w:rFonts w:hint="eastAsia"/>
          <w:lang w:eastAsia="zh-CN"/>
        </w:rPr>
      </w:pPr>
      <w:bookmarkStart w:id="430" w:name="_Toc14276"/>
      <w:r>
        <w:rPr>
          <w:rFonts w:hint="eastAsia"/>
          <w:lang w:eastAsia="zh-CN"/>
        </w:rPr>
        <w:t>照明灯设置</w:t>
      </w:r>
      <w:bookmarkEnd w:id="430"/>
    </w:p>
    <w:p>
      <w:pPr>
        <w:pStyle w:val="6"/>
        <w:rPr>
          <w:rFonts w:hint="eastAsia"/>
          <w:lang w:eastAsia="zh-CN"/>
        </w:rPr>
      </w:pPr>
      <w:bookmarkStart w:id="431" w:name="_Toc30264"/>
      <w:r>
        <w:rPr>
          <w:rFonts w:hint="eastAsia"/>
          <w:lang w:eastAsia="zh-CN"/>
        </w:rPr>
        <w:t>原型界面</w:t>
      </w:r>
      <w:bookmarkEnd w:id="431"/>
    </w:p>
    <w:p>
      <w:pPr>
        <w:rPr>
          <w:rFonts w:hint="eastAsia"/>
          <w:lang w:eastAsia="zh-CN"/>
        </w:rPr>
      </w:pPr>
    </w:p>
    <w:p>
      <w:pPr>
        <w:pStyle w:val="6"/>
        <w:rPr>
          <w:rFonts w:hint="eastAsia"/>
          <w:lang w:eastAsia="zh-CN"/>
        </w:rPr>
      </w:pPr>
      <w:bookmarkStart w:id="432" w:name="_Toc13506"/>
      <w:r>
        <w:rPr>
          <w:rFonts w:hint="eastAsia"/>
          <w:lang w:eastAsia="zh-CN"/>
        </w:rPr>
        <w:t>界面说明</w:t>
      </w:r>
      <w:bookmarkEnd w:id="432"/>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照明灯设置</w:t>
            </w:r>
          </w:p>
        </w:tc>
        <w:tc>
          <w:tcPr>
            <w:tcW w:w="1704" w:type="dxa"/>
            <w:vAlign w:val="center"/>
          </w:tcPr>
          <w:p>
            <w:pPr>
              <w:jc w:val="center"/>
              <w:rPr>
                <w:rFonts w:hint="eastAsia"/>
                <w:vertAlign w:val="baseline"/>
                <w:lang w:eastAsia="zh-CN"/>
              </w:rPr>
            </w:pPr>
            <w:r>
              <w:rPr>
                <w:rFonts w:hint="eastAsia"/>
                <w:vertAlign w:val="baseline"/>
                <w:lang w:eastAsia="zh-CN"/>
              </w:rPr>
              <w:t>添加条件</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时间</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下拉框中的选项为：无限制，指定时间区间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时间</w:t>
            </w:r>
          </w:p>
        </w:tc>
        <w:tc>
          <w:tcPr>
            <w:tcW w:w="1704" w:type="dxa"/>
            <w:textDirection w:val="lrTb"/>
            <w:vAlign w:val="center"/>
          </w:tcPr>
          <w:p>
            <w:pPr>
              <w:jc w:val="center"/>
              <w:rPr>
                <w:rFonts w:hint="eastAsia"/>
                <w:vertAlign w:val="baseline"/>
                <w:lang w:eastAsia="zh-CN"/>
              </w:rPr>
            </w:pPr>
            <w:r>
              <w:rPr>
                <w:rFonts w:hint="eastAsia"/>
                <w:vertAlign w:val="baseline"/>
                <w:lang w:eastAsia="zh-CN"/>
              </w:rPr>
              <w:t>时间框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后台获取</w:t>
            </w:r>
          </w:p>
        </w:tc>
        <w:tc>
          <w:tcPr>
            <w:tcW w:w="1705" w:type="dxa"/>
            <w:textDirection w:val="lrTb"/>
            <w:vAlign w:val="center"/>
          </w:tcPr>
          <w:p>
            <w:pPr>
              <w:jc w:val="both"/>
              <w:rPr>
                <w:rFonts w:hint="eastAsia"/>
                <w:vertAlign w:val="baseline"/>
                <w:lang w:eastAsia="zh-CN"/>
              </w:rPr>
            </w:pPr>
            <w:r>
              <w:rPr>
                <w:rFonts w:hint="eastAsia"/>
                <w:vertAlign w:val="baseline"/>
                <w:lang w:eastAsia="zh-CN"/>
              </w:rPr>
              <w:t>时间选择指定时间区间时，出现时间框，时间框可选时间段为</w:t>
            </w:r>
            <w:r>
              <w:rPr>
                <w:rFonts w:hint="eastAsia"/>
                <w:vertAlign w:val="baseline"/>
                <w:lang w:val="en-US" w:eastAsia="zh-CN"/>
              </w:rPr>
              <w:t>24小时内任意时间段，时间精确到秒。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后台获取</w:t>
            </w:r>
          </w:p>
        </w:tc>
        <w:tc>
          <w:tcPr>
            <w:tcW w:w="1705" w:type="dxa"/>
            <w:textDirection w:val="lrTb"/>
            <w:vAlign w:val="center"/>
          </w:tcPr>
          <w:p>
            <w:pPr>
              <w:jc w:val="both"/>
              <w:rPr>
                <w:rFonts w:hint="eastAsia"/>
                <w:vertAlign w:val="baseline"/>
                <w:lang w:eastAsia="zh-CN"/>
              </w:rPr>
            </w:pPr>
            <w:r>
              <w:rPr>
                <w:rFonts w:hint="eastAsia"/>
                <w:vertAlign w:val="baseline"/>
                <w:lang w:eastAsia="zh-CN"/>
              </w:rPr>
              <w:t>下拉框选项为：总剩余车位数、总剩余临时车位数、剩余固定车位数、剩余租用车位数、剩余临时车位数。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用户输入</w:t>
            </w:r>
          </w:p>
        </w:tc>
        <w:tc>
          <w:tcPr>
            <w:tcW w:w="1705" w:type="dxa"/>
            <w:textDirection w:val="lrTb"/>
            <w:vAlign w:val="center"/>
          </w:tcPr>
          <w:p>
            <w:pPr>
              <w:jc w:val="both"/>
              <w:rPr>
                <w:rFonts w:hint="eastAsia"/>
                <w:vertAlign w:val="baseline"/>
                <w:lang w:eastAsia="zh-CN"/>
              </w:rPr>
            </w:pPr>
            <w:r>
              <w:rPr>
                <w:rFonts w:hint="eastAsia"/>
                <w:vertAlign w:val="baseline"/>
                <w:lang w:eastAsia="zh-CN"/>
              </w:rPr>
              <w:t>用户在两个输入框输入不同数字，即表示条件为选择车位数介于两个值之间。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亮度</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按钮及亮度调节条</w:t>
            </w:r>
          </w:p>
        </w:tc>
        <w:tc>
          <w:tcPr>
            <w:tcW w:w="1705" w:type="dxa"/>
            <w:textDirection w:val="lrTb"/>
            <w:vAlign w:val="center"/>
          </w:tcPr>
          <w:p>
            <w:pPr>
              <w:jc w:val="center"/>
              <w:rPr>
                <w:rFonts w:hint="eastAsia"/>
                <w:vertAlign w:val="baseline"/>
                <w:lang w:eastAsia="zh-CN"/>
              </w:rPr>
            </w:pPr>
            <w:r>
              <w:rPr>
                <w:rFonts w:hint="eastAsia"/>
                <w:vertAlign w:val="baseline"/>
                <w:lang w:eastAsia="zh-CN"/>
              </w:rPr>
              <w:t>用户输入</w:t>
            </w:r>
          </w:p>
        </w:tc>
        <w:tc>
          <w:tcPr>
            <w:tcW w:w="1705" w:type="dxa"/>
            <w:textDirection w:val="lrTb"/>
            <w:vAlign w:val="center"/>
          </w:tcPr>
          <w:p>
            <w:pPr>
              <w:jc w:val="both"/>
              <w:rPr>
                <w:rFonts w:hint="eastAsia"/>
                <w:vertAlign w:val="baseline"/>
                <w:lang w:eastAsia="zh-CN"/>
              </w:rPr>
            </w:pPr>
            <w:r>
              <w:rPr>
                <w:rFonts w:hint="eastAsia"/>
                <w:vertAlign w:val="baseline"/>
                <w:lang w:eastAsia="zh-CN"/>
              </w:rPr>
              <w:t>点击按钮出现亮度调节条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饱和度</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按钮及饱和度调节条</w:t>
            </w:r>
          </w:p>
        </w:tc>
        <w:tc>
          <w:tcPr>
            <w:tcW w:w="1705" w:type="dxa"/>
            <w:textDirection w:val="lrTb"/>
            <w:vAlign w:val="center"/>
          </w:tcPr>
          <w:p>
            <w:pPr>
              <w:jc w:val="center"/>
              <w:rPr>
                <w:rFonts w:hint="eastAsia"/>
                <w:vertAlign w:val="baseline"/>
                <w:lang w:eastAsia="zh-CN"/>
              </w:rPr>
            </w:pPr>
            <w:r>
              <w:rPr>
                <w:rFonts w:hint="eastAsia"/>
                <w:vertAlign w:val="baseline"/>
                <w:lang w:eastAsia="zh-CN"/>
              </w:rPr>
              <w:t>用户输入</w:t>
            </w:r>
          </w:p>
        </w:tc>
        <w:tc>
          <w:tcPr>
            <w:tcW w:w="1705" w:type="dxa"/>
            <w:textDirection w:val="lrTb"/>
            <w:vAlign w:val="center"/>
          </w:tcPr>
          <w:p>
            <w:pPr>
              <w:jc w:val="both"/>
              <w:rPr>
                <w:rFonts w:hint="eastAsia"/>
                <w:vertAlign w:val="baseline"/>
                <w:lang w:eastAsia="zh-CN"/>
              </w:rPr>
            </w:pPr>
            <w:r>
              <w:rPr>
                <w:rFonts w:hint="eastAsia"/>
                <w:vertAlign w:val="baseline"/>
                <w:lang w:eastAsia="zh-CN"/>
              </w:rPr>
              <w:t>点击按钮出现饱和度调节图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色调</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按钮及色调调节条</w:t>
            </w:r>
          </w:p>
        </w:tc>
        <w:tc>
          <w:tcPr>
            <w:tcW w:w="1705" w:type="dxa"/>
            <w:textDirection w:val="lrTb"/>
            <w:vAlign w:val="center"/>
          </w:tcPr>
          <w:p>
            <w:pPr>
              <w:jc w:val="center"/>
              <w:rPr>
                <w:rFonts w:hint="eastAsia"/>
                <w:vertAlign w:val="baseline"/>
                <w:lang w:eastAsia="zh-CN"/>
              </w:rPr>
            </w:pPr>
            <w:r>
              <w:rPr>
                <w:rFonts w:hint="eastAsia"/>
                <w:vertAlign w:val="baseline"/>
                <w:lang w:eastAsia="zh-CN"/>
              </w:rPr>
              <w:t>用户输入</w:t>
            </w:r>
          </w:p>
        </w:tc>
        <w:tc>
          <w:tcPr>
            <w:tcW w:w="1705" w:type="dxa"/>
            <w:textDirection w:val="lrTb"/>
            <w:vAlign w:val="center"/>
          </w:tcPr>
          <w:p>
            <w:pPr>
              <w:jc w:val="both"/>
              <w:rPr>
                <w:rFonts w:hint="eastAsia"/>
                <w:vertAlign w:val="baseline"/>
                <w:lang w:eastAsia="zh-CN"/>
              </w:rPr>
            </w:pPr>
            <w:r>
              <w:rPr>
                <w:rFonts w:hint="eastAsia"/>
                <w:vertAlign w:val="baseline"/>
                <w:lang w:eastAsia="zh-CN"/>
              </w:rPr>
              <w:t>点击按钮出现色调调节条</w:t>
            </w:r>
          </w:p>
        </w:tc>
      </w:tr>
    </w:tbl>
    <w:p>
      <w:pPr>
        <w:rPr>
          <w:rFonts w:hint="eastAsia"/>
          <w:lang w:eastAsia="zh-CN"/>
        </w:rPr>
      </w:pPr>
    </w:p>
    <w:p>
      <w:pPr>
        <w:pStyle w:val="6"/>
        <w:rPr>
          <w:rFonts w:hint="eastAsia"/>
          <w:lang w:eastAsia="zh-CN"/>
        </w:rPr>
      </w:pPr>
      <w:bookmarkStart w:id="433" w:name="_Toc29151"/>
      <w:r>
        <w:rPr>
          <w:rFonts w:hint="eastAsia"/>
          <w:lang w:eastAsia="zh-CN"/>
        </w:rPr>
        <w:t>输入内容</w:t>
      </w:r>
      <w:bookmarkEnd w:id="433"/>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时间框</w:t>
            </w:r>
          </w:p>
        </w:tc>
        <w:tc>
          <w:tcPr>
            <w:tcW w:w="1704" w:type="dxa"/>
            <w:vAlign w:val="center"/>
          </w:tcPr>
          <w:p>
            <w:pPr>
              <w:jc w:val="center"/>
              <w:rPr>
                <w:rFonts w:hint="eastAsia"/>
                <w:vertAlign w:val="baseline"/>
                <w:lang w:eastAsia="zh-CN"/>
              </w:rPr>
            </w:pPr>
            <w:r>
              <w:rPr>
                <w:rFonts w:hint="eastAsia"/>
                <w:vertAlign w:val="baseline"/>
                <w:lang w:eastAsia="zh-CN"/>
              </w:rPr>
              <w:t>时间</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both"/>
              <w:rPr>
                <w:rFonts w:hint="eastAsia"/>
                <w:vertAlign w:val="baseline"/>
                <w:lang w:eastAsia="zh-CN"/>
              </w:rPr>
            </w:pPr>
            <w:r>
              <w:rPr>
                <w:rFonts w:hint="eastAsia"/>
                <w:vertAlign w:val="baseline"/>
                <w:lang w:eastAsia="zh-CN"/>
              </w:rPr>
              <w:t>只能选择</w:t>
            </w:r>
            <w:r>
              <w:rPr>
                <w:rFonts w:hint="eastAsia"/>
                <w:vertAlign w:val="baseline"/>
                <w:lang w:val="en-US" w:eastAsia="zh-CN"/>
              </w:rPr>
              <w:t>24小时，时间精确至秒</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新建时，默认为无车；</w:t>
            </w:r>
          </w:p>
          <w:p>
            <w:pPr>
              <w:jc w:val="center"/>
              <w:rPr>
                <w:rFonts w:hint="eastAsia"/>
                <w:vertAlign w:val="baseline"/>
                <w:lang w:eastAsia="zh-CN"/>
              </w:rPr>
            </w:pPr>
            <w:r>
              <w:rPr>
                <w:rFonts w:hint="eastAsia"/>
                <w:vertAlign w:val="baseline"/>
                <w:lang w:eastAsia="zh-CN"/>
              </w:rPr>
              <w:t>条件具有唯一性，一个条件只能出现一次。</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r>
              <w:rPr>
                <w:rFonts w:hint="eastAsia"/>
                <w:vertAlign w:val="baseline"/>
                <w:lang w:val="en-US" w:eastAsia="zh-CN"/>
              </w:rPr>
              <w:t>(前）</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默认为空，只能填入非负整数，且该值必须小于等于条件（前）输入框</w:t>
            </w:r>
            <w:r>
              <w:rPr>
                <w:rFonts w:hint="eastAsia"/>
                <w:vertAlign w:val="baseline"/>
                <w:lang w:val="en-US" w:eastAsia="zh-CN"/>
              </w:rPr>
              <w:t>那个中的值</w:t>
            </w:r>
          </w:p>
        </w:tc>
        <w:tc>
          <w:tcPr>
            <w:tcW w:w="1705" w:type="dxa"/>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r>
              <w:rPr>
                <w:rFonts w:hint="eastAsia"/>
                <w:vertAlign w:val="baseline"/>
                <w:lang w:val="en-US" w:eastAsia="zh-CN"/>
              </w:rPr>
              <w:t>(后)</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默认为空，只能填入非负整数，且该值必须大于等于条件（前）输入框</w:t>
            </w:r>
            <w:r>
              <w:rPr>
                <w:rFonts w:hint="eastAsia"/>
                <w:vertAlign w:val="baseline"/>
                <w:lang w:val="en-US" w:eastAsia="zh-CN"/>
              </w:rPr>
              <w:t>那个中的值</w:t>
            </w:r>
          </w:p>
        </w:tc>
        <w:tc>
          <w:tcPr>
            <w:tcW w:w="1705" w:type="dxa"/>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调节条</w:t>
            </w:r>
          </w:p>
        </w:tc>
        <w:tc>
          <w:tcPr>
            <w:tcW w:w="1704" w:type="dxa"/>
            <w:textDirection w:val="lrTb"/>
            <w:vAlign w:val="center"/>
          </w:tcPr>
          <w:p>
            <w:pPr>
              <w:jc w:val="center"/>
              <w:rPr>
                <w:rFonts w:hint="eastAsia"/>
                <w:vertAlign w:val="baseline"/>
                <w:lang w:eastAsia="zh-CN"/>
              </w:rPr>
            </w:pPr>
            <w:r>
              <w:rPr>
                <w:rFonts w:hint="eastAsia"/>
                <w:vertAlign w:val="baseline"/>
                <w:lang w:eastAsia="zh-CN"/>
              </w:rPr>
              <w:t>亮度</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进度调节值为从</w:t>
            </w:r>
            <w:r>
              <w:rPr>
                <w:rFonts w:hint="eastAsia"/>
                <w:vertAlign w:val="baseline"/>
                <w:lang w:val="en-US" w:eastAsia="zh-CN"/>
              </w:rPr>
              <w:t>0到100间的整数</w:t>
            </w:r>
          </w:p>
        </w:tc>
        <w:tc>
          <w:tcPr>
            <w:tcW w:w="1705" w:type="dxa"/>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调节条</w:t>
            </w:r>
          </w:p>
        </w:tc>
        <w:tc>
          <w:tcPr>
            <w:tcW w:w="1704" w:type="dxa"/>
            <w:textDirection w:val="lrTb"/>
            <w:vAlign w:val="center"/>
          </w:tcPr>
          <w:p>
            <w:pPr>
              <w:jc w:val="center"/>
              <w:rPr>
                <w:rFonts w:hint="eastAsia"/>
                <w:vertAlign w:val="baseline"/>
                <w:lang w:eastAsia="zh-CN"/>
              </w:rPr>
            </w:pPr>
            <w:r>
              <w:rPr>
                <w:rFonts w:hint="eastAsia"/>
                <w:vertAlign w:val="baseline"/>
                <w:lang w:eastAsia="zh-CN"/>
              </w:rPr>
              <w:t>饱和度</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进度调节值为从</w:t>
            </w:r>
            <w:r>
              <w:rPr>
                <w:rFonts w:hint="eastAsia"/>
                <w:vertAlign w:val="baseline"/>
                <w:lang w:val="en-US" w:eastAsia="zh-CN"/>
              </w:rPr>
              <w:t>0到100间的整数</w:t>
            </w:r>
          </w:p>
        </w:tc>
        <w:tc>
          <w:tcPr>
            <w:tcW w:w="1705" w:type="dxa"/>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调节条</w:t>
            </w:r>
          </w:p>
        </w:tc>
        <w:tc>
          <w:tcPr>
            <w:tcW w:w="1704" w:type="dxa"/>
            <w:textDirection w:val="lrTb"/>
            <w:vAlign w:val="center"/>
          </w:tcPr>
          <w:p>
            <w:pPr>
              <w:jc w:val="center"/>
              <w:rPr>
                <w:rFonts w:hint="eastAsia"/>
                <w:vertAlign w:val="baseline"/>
                <w:lang w:eastAsia="zh-CN"/>
              </w:rPr>
            </w:pPr>
            <w:r>
              <w:rPr>
                <w:rFonts w:hint="eastAsia"/>
                <w:vertAlign w:val="baseline"/>
                <w:lang w:eastAsia="zh-CN"/>
              </w:rPr>
              <w:t>色调</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进度调节值为从</w:t>
            </w:r>
            <w:r>
              <w:rPr>
                <w:rFonts w:hint="eastAsia"/>
                <w:vertAlign w:val="baseline"/>
                <w:lang w:val="en-US" w:eastAsia="zh-CN"/>
              </w:rPr>
              <w:t>0到100间的整数</w:t>
            </w:r>
          </w:p>
        </w:tc>
        <w:tc>
          <w:tcPr>
            <w:tcW w:w="1705" w:type="dxa"/>
          </w:tcPr>
          <w:p>
            <w:pPr>
              <w:jc w:val="center"/>
              <w:rPr>
                <w:rFonts w:hint="eastAsia"/>
                <w:vertAlign w:val="baseline"/>
                <w:lang w:eastAsia="zh-CN"/>
              </w:rPr>
            </w:pPr>
          </w:p>
        </w:tc>
      </w:tr>
    </w:tbl>
    <w:p>
      <w:pPr>
        <w:rPr>
          <w:rFonts w:hint="eastAsia"/>
          <w:lang w:eastAsia="zh-CN"/>
        </w:rPr>
      </w:pPr>
    </w:p>
    <w:p>
      <w:pPr>
        <w:pStyle w:val="6"/>
        <w:rPr>
          <w:rFonts w:hint="eastAsia"/>
          <w:lang w:eastAsia="zh-CN"/>
        </w:rPr>
      </w:pPr>
      <w:bookmarkStart w:id="434" w:name="_Toc23815"/>
      <w:r>
        <w:rPr>
          <w:rFonts w:hint="eastAsia"/>
          <w:lang w:eastAsia="zh-CN"/>
        </w:rPr>
        <w:t>输出内容</w:t>
      </w:r>
      <w:bookmarkEnd w:id="434"/>
    </w:p>
    <w:p>
      <w:pPr>
        <w:pStyle w:val="6"/>
        <w:rPr>
          <w:rFonts w:hint="eastAsia"/>
          <w:lang w:eastAsia="zh-CN"/>
        </w:rPr>
      </w:pPr>
      <w:bookmarkStart w:id="435" w:name="_Toc19974"/>
      <w:r>
        <w:rPr>
          <w:rFonts w:hint="eastAsia"/>
          <w:lang w:eastAsia="zh-CN"/>
        </w:rPr>
        <w:t>用例</w:t>
      </w:r>
      <w:bookmarkEnd w:id="435"/>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照明灯设置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用户在此设置照明灯在不同条件下开启的状态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系统用户已登录，设备已绑定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设置生效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点击设备设置窗口中的设置按钮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照明灯设置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时间区间不可重复，亮度不可重复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
      <w:pPr>
        <w:pStyle w:val="5"/>
      </w:pPr>
      <w:bookmarkStart w:id="436" w:name="_Toc21971"/>
      <w:r>
        <w:rPr>
          <w:rFonts w:hint="eastAsia"/>
          <w:lang w:val="en-US" w:eastAsia="zh-CN"/>
        </w:rPr>
        <w:t>停车场管理-基础参数配置-页面展示</w:t>
      </w:r>
      <w:bookmarkEnd w:id="436"/>
    </w:p>
    <w:p>
      <w:pPr>
        <w:pStyle w:val="19"/>
      </w:pPr>
      <w:bookmarkStart w:id="437" w:name="_Toc6010"/>
      <w:r>
        <w:rPr>
          <w:rFonts w:hint="eastAsia"/>
        </w:rPr>
        <w:t>原型界面</w:t>
      </w:r>
      <w:bookmarkEnd w:id="437"/>
    </w:p>
    <w:p>
      <w:pPr>
        <w:rPr>
          <w:rFonts w:hint="eastAsia" w:eastAsia="宋体"/>
          <w:lang w:eastAsia="zh-CN"/>
        </w:rPr>
      </w:pPr>
      <w:r>
        <w:drawing>
          <wp:inline distT="0" distB="0" distL="114300" distR="114300">
            <wp:extent cx="5273040" cy="4227830"/>
            <wp:effectExtent l="0" t="0" r="3810" b="1270"/>
            <wp:docPr id="129"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15"/>
                    <pic:cNvPicPr>
                      <a:picLocks noChangeAspect="1"/>
                    </pic:cNvPicPr>
                  </pic:nvPicPr>
                  <pic:blipFill>
                    <a:blip r:embed="rId55"/>
                    <a:stretch>
                      <a:fillRect/>
                    </a:stretch>
                  </pic:blipFill>
                  <pic:spPr>
                    <a:xfrm>
                      <a:off x="0" y="0"/>
                      <a:ext cx="5273040" cy="4227830"/>
                    </a:xfrm>
                    <a:prstGeom prst="rect">
                      <a:avLst/>
                    </a:prstGeom>
                    <a:noFill/>
                    <a:ln w="9525">
                      <a:noFill/>
                    </a:ln>
                  </pic:spPr>
                </pic:pic>
              </a:graphicData>
            </a:graphic>
          </wp:inline>
        </w:drawing>
      </w:r>
    </w:p>
    <w:p>
      <w:pPr>
        <w:keepNext/>
      </w:pPr>
    </w:p>
    <w:p>
      <w:pPr>
        <w:pStyle w:val="19"/>
        <w:rPr>
          <w:rFonts w:hint="eastAsia"/>
        </w:rPr>
      </w:pPr>
      <w:bookmarkStart w:id="438" w:name="_Toc19213"/>
      <w:r>
        <w:rPr>
          <w:rFonts w:hint="eastAsia"/>
        </w:rPr>
        <w:t>界面说明</w:t>
      </w:r>
      <w:bookmarkEnd w:id="438"/>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eastAsia="zh-CN"/>
              </w:rPr>
            </w:pPr>
            <w:r>
              <w:rPr>
                <w:rFonts w:hint="eastAsia"/>
                <w:szCs w:val="18"/>
                <w:lang w:eastAsia="zh-CN"/>
              </w:rPr>
              <w:t>车位最短变更时限（秒）</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ascii="Arial" w:hAnsi="Arial"/>
                <w:szCs w:val="18"/>
              </w:rPr>
              <w:t>小于此变更范围内的变化，只做记录，不触发业务处理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接受车位变化的最小模糊阈值</w:t>
            </w:r>
          </w:p>
        </w:tc>
        <w:tc>
          <w:tcPr>
            <w:tcW w:w="1134" w:type="dxa"/>
            <w:tcBorders>
              <w:top w:val="single" w:color="auto" w:sz="6" w:space="0"/>
              <w:bottom w:val="single" w:color="auto" w:sz="6" w:space="0"/>
            </w:tcBorders>
            <w:textDirection w:val="lrTb"/>
            <w:vAlign w:val="top"/>
          </w:tcPr>
          <w:p>
            <w:pPr>
              <w:jc w:val="center"/>
              <w:rPr>
                <w:rFonts w:hint="eastAsia" w:ascii="Arial" w:hAnsi="Arial" w:eastAsia="宋体"/>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eastAsia="宋体"/>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ascii="Arial" w:hAnsi="Arial"/>
                <w:szCs w:val="18"/>
              </w:rPr>
              <w:t>前后车位车牌的对比阈值需要大于这个数才接受</w:t>
            </w:r>
            <w:r>
              <w:rPr>
                <w:rFonts w:hint="default" w:ascii="Arial" w:hAnsi="Arial"/>
                <w:szCs w:val="18"/>
              </w:rPr>
              <w:t>，否则只作为记录，不做业务处理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接受无牌车数据</w:t>
            </w:r>
          </w:p>
        </w:tc>
        <w:tc>
          <w:tcPr>
            <w:tcW w:w="1134" w:type="dxa"/>
            <w:tcBorders>
              <w:top w:val="single" w:color="auto" w:sz="6" w:space="0"/>
              <w:bottom w:val="single" w:color="auto" w:sz="6" w:space="0"/>
            </w:tcBorders>
            <w:textDirection w:val="lrTb"/>
            <w:vAlign w:val="top"/>
          </w:tcPr>
          <w:p>
            <w:pPr>
              <w:jc w:val="center"/>
              <w:rPr>
                <w:rFonts w:hint="eastAsia" w:ascii="Arial" w:hAnsi="Arial" w:eastAsia="宋体"/>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eastAsia="宋体"/>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eastAsia="宋体"/>
                <w:szCs w:val="18"/>
                <w:lang w:eastAsia="zh-CN"/>
              </w:rPr>
              <w:t>关闭后对无牌车数据只做记录，不做业务处理。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无牌车接受业务变化的最小次数</w:t>
            </w:r>
          </w:p>
        </w:tc>
        <w:tc>
          <w:tcPr>
            <w:tcW w:w="1134" w:type="dxa"/>
            <w:tcBorders>
              <w:top w:val="single" w:color="auto" w:sz="6" w:space="0"/>
              <w:bottom w:val="single" w:color="auto" w:sz="6" w:space="0"/>
            </w:tcBorders>
            <w:textDirection w:val="lrTb"/>
            <w:vAlign w:val="top"/>
          </w:tcPr>
          <w:p>
            <w:pPr>
              <w:jc w:val="center"/>
              <w:rPr>
                <w:rFonts w:hint="eastAsia" w:ascii="Arial" w:hAnsi="Arial" w:eastAsia="宋体"/>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eastAsia="宋体"/>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eastAsia="宋体"/>
                <w:szCs w:val="18"/>
                <w:lang w:val="en-US" w:eastAsia="zh-CN"/>
              </w:rPr>
              <w:t>如果是上报无牌车（注意，不是未知，不能检测出车牌的是未知），最少上报多少次才触发业务</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车场模糊匹配阈值</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区域模糊匹配阈值</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同一车位在指定时间内相同车牌合并为一条记录（秒）</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val="en-US" w:eastAsia="zh-CN"/>
              </w:rPr>
              <w:t>开启模糊匹配后，模糊匹配的也算。合并的前提是在这段时间内只存在无车或无牌车状态，合并后中间的无车或无牌车停放会列为异常出场（已完结）或异常在场（未完结）。触发类型为自动触发，异常类型为同车位车牌合并</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停车时间小于指定分钟数列为异常出场（分）</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val="en-US" w:eastAsia="zh-CN"/>
              </w:rPr>
              <w:t>比如2分钟内的变化不列为正常，不列入统计，划分为异常离场</w:t>
            </w:r>
          </w:p>
        </w:tc>
      </w:tr>
    </w:tbl>
    <w:p>
      <w:pPr>
        <w:rPr>
          <w:rFonts w:hint="eastAsia"/>
          <w:lang w:eastAsia="zh-CN"/>
        </w:rPr>
      </w:pPr>
    </w:p>
    <w:p>
      <w:pPr>
        <w:pStyle w:val="19"/>
        <w:rPr>
          <w:rFonts w:hint="eastAsia"/>
          <w:lang w:eastAsia="zh-CN"/>
        </w:rPr>
      </w:pPr>
      <w:bookmarkStart w:id="439" w:name="_Toc31659"/>
      <w:r>
        <w:rPr>
          <w:rFonts w:hint="eastAsia"/>
          <w:lang w:eastAsia="zh-CN"/>
        </w:rPr>
        <w:t>输入内容</w:t>
      </w:r>
      <w:bookmarkEnd w:id="439"/>
    </w:p>
    <w:p>
      <w:pPr>
        <w:rPr>
          <w:rFonts w:hint="eastAsia"/>
          <w:lang w:eastAsia="zh-CN"/>
        </w:rPr>
      </w:pPr>
      <w:r>
        <w:rPr>
          <w:rFonts w:hint="eastAsia"/>
          <w:lang w:eastAsia="zh-CN"/>
        </w:rPr>
        <w:t>无</w:t>
      </w:r>
    </w:p>
    <w:p>
      <w:pPr>
        <w:pStyle w:val="19"/>
        <w:rPr>
          <w:rFonts w:hint="eastAsia"/>
          <w:lang w:eastAsia="zh-CN"/>
        </w:rPr>
      </w:pPr>
      <w:bookmarkStart w:id="440" w:name="_Toc10494"/>
      <w:r>
        <w:rPr>
          <w:rFonts w:hint="eastAsia"/>
          <w:lang w:eastAsia="zh-CN"/>
        </w:rPr>
        <w:t>输出内容</w:t>
      </w:r>
      <w:bookmarkEnd w:id="440"/>
    </w:p>
    <w:p>
      <w:pPr>
        <w:rPr>
          <w:rFonts w:hint="eastAsia"/>
          <w:lang w:eastAsia="zh-CN"/>
        </w:rPr>
      </w:pPr>
      <w:r>
        <w:rPr>
          <w:rFonts w:hint="eastAsia"/>
          <w:lang w:eastAsia="zh-CN"/>
        </w:rPr>
        <w:t>无</w:t>
      </w:r>
    </w:p>
    <w:p>
      <w:pPr>
        <w:pStyle w:val="19"/>
        <w:rPr>
          <w:rFonts w:hint="eastAsia"/>
        </w:rPr>
      </w:pPr>
      <w:bookmarkStart w:id="441" w:name="_Toc16368"/>
      <w:r>
        <w:rPr>
          <w:rFonts w:hint="eastAsia"/>
        </w:rPr>
        <w:t>用例</w:t>
      </w:r>
      <w:bookmarkEnd w:id="441"/>
    </w:p>
    <w:p>
      <w:pPr>
        <w:rPr>
          <w:rFonts w:hint="eastAsia" w:eastAsia="宋体"/>
          <w:lang w:eastAsia="zh-CN"/>
        </w:rPr>
      </w:pPr>
      <w:r>
        <w:rPr>
          <w:rFonts w:hint="eastAsia"/>
          <w:lang w:eastAsia="zh-CN"/>
        </w:rPr>
        <w:t>无</w:t>
      </w:r>
    </w:p>
    <w:p>
      <w:pPr>
        <w:pStyle w:val="5"/>
      </w:pPr>
      <w:bookmarkStart w:id="442" w:name="_Toc18698"/>
      <w:r>
        <w:rPr>
          <w:rFonts w:hint="eastAsia"/>
          <w:lang w:val="en-US" w:eastAsia="zh-CN"/>
        </w:rPr>
        <w:t>基础参数配置-编辑</w:t>
      </w:r>
      <w:bookmarkEnd w:id="442"/>
    </w:p>
    <w:p>
      <w:pPr>
        <w:pStyle w:val="19"/>
      </w:pPr>
      <w:bookmarkStart w:id="443" w:name="_Toc991"/>
      <w:r>
        <w:rPr>
          <w:rFonts w:hint="eastAsia"/>
        </w:rPr>
        <w:t>原型界面</w:t>
      </w:r>
      <w:bookmarkEnd w:id="443"/>
    </w:p>
    <w:p>
      <w:pPr>
        <w:rPr>
          <w:rFonts w:hint="eastAsia" w:eastAsia="宋体"/>
          <w:lang w:eastAsia="zh-CN"/>
        </w:rPr>
      </w:pPr>
      <w:r>
        <w:rPr>
          <w:rFonts w:hint="eastAsia"/>
          <w:lang w:eastAsia="zh-CN"/>
        </w:rPr>
        <w:t>略</w:t>
      </w:r>
    </w:p>
    <w:p>
      <w:pPr>
        <w:keepNext/>
      </w:pPr>
    </w:p>
    <w:p>
      <w:pPr>
        <w:pStyle w:val="19"/>
        <w:rPr>
          <w:rFonts w:hint="eastAsia"/>
        </w:rPr>
      </w:pPr>
      <w:bookmarkStart w:id="444" w:name="_Toc20776"/>
      <w:r>
        <w:rPr>
          <w:rFonts w:hint="eastAsia"/>
        </w:rPr>
        <w:t>界面说明</w:t>
      </w:r>
      <w:bookmarkEnd w:id="444"/>
    </w:p>
    <w:p>
      <w:pPr>
        <w:rPr>
          <w:rFonts w:hint="eastAsia"/>
          <w:lang w:eastAsia="zh-CN"/>
        </w:rPr>
      </w:pPr>
      <w:r>
        <w:rPr>
          <w:rFonts w:hint="eastAsia"/>
          <w:lang w:eastAsia="zh-CN"/>
        </w:rPr>
        <w:t>无</w:t>
      </w:r>
    </w:p>
    <w:p>
      <w:pPr>
        <w:pStyle w:val="19"/>
        <w:rPr>
          <w:rFonts w:hint="eastAsia"/>
          <w:lang w:eastAsia="zh-CN"/>
        </w:rPr>
      </w:pPr>
      <w:bookmarkStart w:id="445" w:name="_Toc12129"/>
      <w:r>
        <w:rPr>
          <w:rFonts w:hint="eastAsia"/>
          <w:lang w:eastAsia="zh-CN"/>
        </w:rPr>
        <w:t>输入内容</w:t>
      </w:r>
      <w:bookmarkEnd w:id="445"/>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2845"/>
        <w:gridCol w:w="1685"/>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2845"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1685"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both"/>
              <w:rPr>
                <w:rFonts w:hint="eastAsia" w:ascii="Arial" w:hAnsi="Arial" w:eastAsia="宋体"/>
                <w:szCs w:val="18"/>
                <w:lang w:eastAsia="zh-CN"/>
              </w:rPr>
            </w:pPr>
            <w:r>
              <w:rPr>
                <w:rFonts w:hint="eastAsia"/>
                <w:szCs w:val="18"/>
                <w:lang w:eastAsia="zh-CN"/>
              </w:rPr>
              <w:t>车位最短变更时限（秒）</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val="en-US" w:eastAsia="zh-CN"/>
              </w:rPr>
            </w:pPr>
            <w:r>
              <w:rPr>
                <w:rFonts w:hint="eastAsia" w:ascii="Arial" w:hAnsi="Arial"/>
                <w:szCs w:val="18"/>
                <w:lang w:val="en-US" w:eastAsia="zh-CN"/>
              </w:rPr>
              <w:t>是</w:t>
            </w:r>
          </w:p>
        </w:tc>
        <w:tc>
          <w:tcPr>
            <w:tcW w:w="2845" w:type="dxa"/>
            <w:tcBorders>
              <w:top w:val="single" w:color="auto" w:sz="6" w:space="0"/>
              <w:bottom w:val="single" w:color="auto" w:sz="6" w:space="0"/>
              <w:right w:val="single" w:color="auto" w:sz="4" w:space="0"/>
            </w:tcBorders>
            <w:textDirection w:val="lrTb"/>
            <w:vAlign w:val="top"/>
          </w:tcPr>
          <w:p>
            <w:pPr>
              <w:jc w:val="left"/>
              <w:rPr>
                <w:rFonts w:hint="eastAsia" w:ascii="Arial" w:hAnsi="Arial"/>
                <w:szCs w:val="18"/>
                <w:lang w:eastAsia="zh-CN"/>
              </w:rPr>
            </w:pPr>
            <w:r>
              <w:rPr>
                <w:rFonts w:hint="eastAsia" w:ascii="Arial" w:hAnsi="Arial"/>
                <w:szCs w:val="18"/>
                <w:lang w:eastAsia="zh-CN"/>
              </w:rPr>
              <w:t>按钮默认关闭</w:t>
            </w:r>
          </w:p>
          <w:p>
            <w:pPr>
              <w:jc w:val="left"/>
              <w:rPr>
                <w:rFonts w:hint="eastAsia" w:ascii="Arial" w:hAnsi="Arial"/>
                <w:szCs w:val="18"/>
                <w:lang w:eastAsia="zh-CN"/>
              </w:rPr>
            </w:pPr>
            <w:r>
              <w:rPr>
                <w:rFonts w:hint="eastAsia" w:ascii="Arial" w:hAnsi="Arial"/>
                <w:szCs w:val="18"/>
                <w:lang w:eastAsia="zh-CN"/>
              </w:rPr>
              <w:t>按钮关闭时，数据为不可输入状态</w:t>
            </w:r>
          </w:p>
          <w:p>
            <w:pPr>
              <w:jc w:val="left"/>
              <w:rPr>
                <w:rFonts w:hint="eastAsia" w:ascii="Arial" w:hAnsi="Arial"/>
                <w:szCs w:val="18"/>
                <w:lang w:val="en-US" w:eastAsia="zh-CN"/>
              </w:rPr>
            </w:pPr>
            <w:r>
              <w:rPr>
                <w:rFonts w:hint="eastAsia" w:ascii="Arial" w:hAnsi="Arial"/>
                <w:szCs w:val="18"/>
                <w:lang w:eastAsia="zh-CN"/>
              </w:rPr>
              <w:t>字符长度不大于</w:t>
            </w:r>
            <w:r>
              <w:rPr>
                <w:rFonts w:hint="eastAsia" w:ascii="Arial" w:hAnsi="Arial"/>
                <w:szCs w:val="18"/>
                <w:lang w:val="en-US" w:eastAsia="zh-CN"/>
              </w:rPr>
              <w:t>20；</w:t>
            </w:r>
          </w:p>
          <w:p>
            <w:pPr>
              <w:jc w:val="left"/>
              <w:rPr>
                <w:rFonts w:hint="eastAsia" w:ascii="Arial" w:hAnsi="Arial"/>
                <w:szCs w:val="18"/>
                <w:lang w:val="en-US" w:eastAsia="zh-CN"/>
              </w:rPr>
            </w:pPr>
            <w:r>
              <w:rPr>
                <w:rFonts w:hint="eastAsia" w:ascii="Arial" w:hAnsi="Arial"/>
                <w:szCs w:val="18"/>
                <w:lang w:val="en-US" w:eastAsia="zh-CN"/>
              </w:rPr>
              <w:t>只能填入正整数</w:t>
            </w:r>
          </w:p>
          <w:p>
            <w:pPr>
              <w:jc w:val="left"/>
              <w:rPr>
                <w:rFonts w:hint="eastAsia" w:ascii="Arial" w:hAnsi="Arial"/>
                <w:szCs w:val="18"/>
                <w:lang w:eastAsia="zh-CN"/>
              </w:rPr>
            </w:pPr>
          </w:p>
        </w:tc>
        <w:tc>
          <w:tcPr>
            <w:tcW w:w="1685"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车位最短变更时限指的是车辆触发业务的容许时间，即，在此范围内的车位变化，只做记录，不触发业务处理，大于该变化时间，则作业务处理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接受车位变化的最小模糊阈值</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2845"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按钮默认关闭</w:t>
            </w:r>
          </w:p>
          <w:p>
            <w:pPr>
              <w:jc w:val="left"/>
              <w:rPr>
                <w:rFonts w:hint="eastAsia" w:ascii="Arial" w:hAnsi="Arial"/>
                <w:szCs w:val="18"/>
                <w:lang w:val="en-US" w:eastAsia="zh-CN"/>
              </w:rPr>
            </w:pPr>
            <w:r>
              <w:rPr>
                <w:rFonts w:hint="eastAsia" w:ascii="Arial" w:hAnsi="Arial"/>
                <w:szCs w:val="18"/>
                <w:lang w:eastAsia="zh-CN"/>
              </w:rPr>
              <w:t>按钮关闭时，数据为不可输入状态。</w:t>
            </w:r>
          </w:p>
          <w:p>
            <w:pPr>
              <w:jc w:val="left"/>
              <w:rPr>
                <w:rFonts w:hint="eastAsia" w:ascii="Arial" w:hAnsi="Arial"/>
                <w:szCs w:val="18"/>
                <w:lang w:val="en-US" w:eastAsia="zh-CN"/>
              </w:rPr>
            </w:pPr>
            <w:r>
              <w:rPr>
                <w:rFonts w:hint="eastAsia" w:ascii="Arial" w:hAnsi="Arial"/>
                <w:szCs w:val="18"/>
                <w:lang w:val="en-US" w:eastAsia="zh-CN"/>
              </w:rPr>
              <w:t>只能填入0-100间的整数</w:t>
            </w:r>
          </w:p>
        </w:tc>
        <w:tc>
          <w:tcPr>
            <w:tcW w:w="1685"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当车位中的车牌前后对比阈值小于该值时作业务处理，否则只作记录，不作业务处理。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接受无牌车数据</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lang w:eastAsia="zh-CN"/>
              </w:rPr>
              <w:t>按钮</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2845"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按钮默认关闭</w:t>
            </w:r>
          </w:p>
        </w:tc>
        <w:tc>
          <w:tcPr>
            <w:tcW w:w="1685"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关闭后对无牌车只坐记录，不作业务处理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无牌车接受业务变化的最小次数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2845"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按钮默认关闭</w:t>
            </w:r>
          </w:p>
          <w:p>
            <w:pPr>
              <w:jc w:val="left"/>
              <w:rPr>
                <w:rFonts w:hint="eastAsia" w:ascii="Arial" w:hAnsi="Arial"/>
                <w:szCs w:val="18"/>
                <w:lang w:eastAsia="zh-CN"/>
              </w:rPr>
            </w:pPr>
            <w:r>
              <w:rPr>
                <w:rFonts w:hint="eastAsia" w:ascii="Arial" w:hAnsi="Arial"/>
                <w:szCs w:val="18"/>
                <w:lang w:eastAsia="zh-CN"/>
              </w:rPr>
              <w:t>字符长度不超过</w:t>
            </w:r>
            <w:r>
              <w:rPr>
                <w:rFonts w:hint="eastAsia" w:ascii="Arial" w:hAnsi="Arial"/>
                <w:szCs w:val="18"/>
                <w:lang w:val="en-US" w:eastAsia="zh-CN"/>
              </w:rPr>
              <w:t>20</w:t>
            </w:r>
          </w:p>
          <w:p>
            <w:pPr>
              <w:jc w:val="left"/>
              <w:rPr>
                <w:rFonts w:hint="eastAsia" w:ascii="Arial" w:hAnsi="Arial" w:eastAsia="宋体"/>
                <w:szCs w:val="18"/>
                <w:lang w:eastAsia="zh-CN"/>
              </w:rPr>
            </w:pPr>
            <w:r>
              <w:rPr>
                <w:rFonts w:hint="eastAsia" w:ascii="Arial" w:hAnsi="Arial"/>
                <w:szCs w:val="18"/>
                <w:lang w:eastAsia="zh-CN"/>
              </w:rPr>
              <w:t>只能填入正整数</w:t>
            </w:r>
          </w:p>
        </w:tc>
        <w:tc>
          <w:tcPr>
            <w:tcW w:w="1685"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如果上报的是无牌车，当上报次数大于等于设置值时，触发业务处理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车场模糊匹配阈值</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2845"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按钮默认关闭</w:t>
            </w:r>
          </w:p>
          <w:p>
            <w:pPr>
              <w:jc w:val="left"/>
              <w:rPr>
                <w:rFonts w:hint="eastAsia" w:ascii="Arial" w:hAnsi="Arial"/>
                <w:szCs w:val="18"/>
                <w:lang w:eastAsia="zh-CN"/>
              </w:rPr>
            </w:pPr>
            <w:r>
              <w:rPr>
                <w:rFonts w:hint="eastAsia" w:ascii="Arial" w:hAnsi="Arial"/>
                <w:szCs w:val="18"/>
                <w:lang w:eastAsia="zh-CN"/>
              </w:rPr>
              <w:t>只能填入</w:t>
            </w:r>
            <w:r>
              <w:rPr>
                <w:rFonts w:hint="eastAsia" w:ascii="Arial" w:hAnsi="Arial"/>
                <w:szCs w:val="18"/>
                <w:lang w:val="en-US" w:eastAsia="zh-CN"/>
              </w:rPr>
              <w:t>0-100间的整数</w:t>
            </w:r>
          </w:p>
        </w:tc>
        <w:tc>
          <w:tcPr>
            <w:tcW w:w="1685"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当前车牌前后对比阈值小于该值时作业务处理，否则只作记录</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区域模糊匹配阈值</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2845"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按钮默认关闭</w:t>
            </w:r>
          </w:p>
          <w:p>
            <w:pPr>
              <w:jc w:val="left"/>
              <w:rPr>
                <w:rFonts w:hint="eastAsia" w:ascii="Arial" w:hAnsi="Arial"/>
                <w:szCs w:val="18"/>
                <w:lang w:eastAsia="zh-CN"/>
              </w:rPr>
            </w:pPr>
            <w:r>
              <w:rPr>
                <w:rFonts w:hint="eastAsia" w:ascii="Arial" w:hAnsi="Arial"/>
                <w:szCs w:val="18"/>
                <w:lang w:eastAsia="zh-CN"/>
              </w:rPr>
              <w:t>只能填入</w:t>
            </w:r>
            <w:r>
              <w:rPr>
                <w:rFonts w:hint="eastAsia" w:ascii="Arial" w:hAnsi="Arial"/>
                <w:szCs w:val="18"/>
                <w:lang w:val="en-US" w:eastAsia="zh-CN"/>
              </w:rPr>
              <w:t>0-100间的整数</w:t>
            </w:r>
          </w:p>
        </w:tc>
        <w:tc>
          <w:tcPr>
            <w:tcW w:w="1685"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当前车牌前后对比阈值小于该值时作业务处理，否则只作记录</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同一车位在指定时间内相同车牌合并为一条记录（秒）</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2845"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按钮默认关闭</w:t>
            </w:r>
          </w:p>
          <w:p>
            <w:pPr>
              <w:jc w:val="left"/>
              <w:rPr>
                <w:rFonts w:hint="eastAsia" w:ascii="Arial" w:hAnsi="Arial"/>
                <w:szCs w:val="18"/>
                <w:lang w:val="en-US" w:eastAsia="zh-CN"/>
              </w:rPr>
            </w:pPr>
            <w:r>
              <w:rPr>
                <w:rFonts w:hint="eastAsia" w:ascii="Arial" w:hAnsi="Arial"/>
                <w:szCs w:val="18"/>
                <w:lang w:eastAsia="zh-CN"/>
              </w:rPr>
              <w:t>字符长度不超过</w:t>
            </w:r>
            <w:r>
              <w:rPr>
                <w:rFonts w:hint="eastAsia" w:ascii="Arial" w:hAnsi="Arial"/>
                <w:szCs w:val="18"/>
                <w:lang w:val="en-US" w:eastAsia="zh-CN"/>
              </w:rPr>
              <w:t>20</w:t>
            </w:r>
          </w:p>
          <w:p>
            <w:pPr>
              <w:jc w:val="left"/>
              <w:rPr>
                <w:rFonts w:hint="eastAsia" w:ascii="Arial" w:hAnsi="Arial"/>
                <w:szCs w:val="18"/>
                <w:lang w:val="en-US" w:eastAsia="zh-CN"/>
              </w:rPr>
            </w:pPr>
            <w:r>
              <w:rPr>
                <w:rFonts w:hint="eastAsia" w:ascii="Arial" w:hAnsi="Arial"/>
                <w:szCs w:val="18"/>
                <w:lang w:val="en-US" w:eastAsia="zh-CN"/>
              </w:rPr>
              <w:t>按钮默认为关闭</w:t>
            </w:r>
          </w:p>
          <w:p>
            <w:pPr>
              <w:jc w:val="left"/>
              <w:rPr>
                <w:rFonts w:hint="eastAsia" w:ascii="Arial" w:hAnsi="Arial"/>
                <w:szCs w:val="18"/>
                <w:lang w:val="en-US" w:eastAsia="zh-CN"/>
              </w:rPr>
            </w:pPr>
            <w:r>
              <w:rPr>
                <w:rFonts w:hint="eastAsia" w:ascii="Arial" w:hAnsi="Arial"/>
                <w:szCs w:val="18"/>
                <w:lang w:val="en-US" w:eastAsia="zh-CN"/>
              </w:rPr>
              <w:t>不超过20个字符长度</w:t>
            </w:r>
          </w:p>
          <w:p>
            <w:pPr>
              <w:jc w:val="left"/>
              <w:rPr>
                <w:rFonts w:hint="eastAsia" w:ascii="Arial" w:hAnsi="Arial"/>
                <w:szCs w:val="18"/>
                <w:lang w:val="en-US" w:eastAsia="zh-CN"/>
              </w:rPr>
            </w:pPr>
            <w:r>
              <w:rPr>
                <w:rFonts w:hint="eastAsia" w:ascii="Arial" w:hAnsi="Arial"/>
                <w:szCs w:val="18"/>
                <w:lang w:val="en-US" w:eastAsia="zh-CN"/>
              </w:rPr>
              <w:t>只能填入正整数</w:t>
            </w:r>
          </w:p>
        </w:tc>
        <w:tc>
          <w:tcPr>
            <w:tcW w:w="1685"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eastAsia="zh-CN"/>
              </w:rPr>
              <w:t>当同一车位小于等于设置时间有两条相同的停入记录，即将</w:t>
            </w:r>
            <w:r>
              <w:rPr>
                <w:rFonts w:hint="eastAsia" w:ascii="Arial" w:hAnsi="Arial"/>
                <w:szCs w:val="18"/>
                <w:lang w:val="en-US" w:eastAsia="zh-CN"/>
              </w:rPr>
              <w:t>2次停入记录合并为1条；</w:t>
            </w:r>
          </w:p>
          <w:p>
            <w:pPr>
              <w:jc w:val="both"/>
              <w:rPr>
                <w:rFonts w:hint="eastAsia" w:ascii="Arial" w:hAnsi="Arial"/>
                <w:szCs w:val="18"/>
                <w:lang w:val="en-US" w:eastAsia="zh-CN"/>
              </w:rPr>
            </w:pPr>
            <w:r>
              <w:rPr>
                <w:rFonts w:hint="eastAsia" w:ascii="Arial" w:hAnsi="Arial"/>
                <w:szCs w:val="18"/>
                <w:lang w:val="en-US" w:eastAsia="zh-CN"/>
              </w:rPr>
              <w:t>计时开始时间为前一个车牌离开车位时间；</w:t>
            </w:r>
          </w:p>
          <w:p>
            <w:pPr>
              <w:jc w:val="both"/>
              <w:rPr>
                <w:rFonts w:hint="eastAsia" w:ascii="Arial" w:hAnsi="Arial"/>
                <w:szCs w:val="18"/>
                <w:lang w:val="en-US" w:eastAsia="zh-CN"/>
              </w:rPr>
            </w:pPr>
            <w:r>
              <w:rPr>
                <w:rFonts w:hint="eastAsia" w:ascii="Arial" w:hAnsi="Arial"/>
                <w:szCs w:val="18"/>
                <w:lang w:val="en-US" w:eastAsia="zh-CN"/>
              </w:rPr>
              <w:t>计时结束时间为后一个同样车牌进入车位时间。</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停车时间小于指定分钟数列为异常出场（分）</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2845"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按钮默认为关闭</w:t>
            </w:r>
          </w:p>
          <w:p>
            <w:pPr>
              <w:jc w:val="left"/>
              <w:rPr>
                <w:rFonts w:hint="eastAsia" w:ascii="Arial" w:hAnsi="Arial"/>
                <w:szCs w:val="18"/>
                <w:lang w:val="en-US" w:eastAsia="zh-CN"/>
              </w:rPr>
            </w:pPr>
            <w:r>
              <w:rPr>
                <w:rFonts w:hint="eastAsia" w:ascii="Arial" w:hAnsi="Arial"/>
                <w:szCs w:val="18"/>
                <w:lang w:eastAsia="zh-CN"/>
              </w:rPr>
              <w:t>不超过</w:t>
            </w:r>
            <w:r>
              <w:rPr>
                <w:rFonts w:hint="eastAsia" w:ascii="Arial" w:hAnsi="Arial"/>
                <w:szCs w:val="18"/>
                <w:lang w:val="en-US" w:eastAsia="zh-CN"/>
              </w:rPr>
              <w:t>20个字符长度</w:t>
            </w:r>
          </w:p>
          <w:p>
            <w:pPr>
              <w:jc w:val="left"/>
              <w:rPr>
                <w:rFonts w:hint="eastAsia" w:ascii="Arial" w:hAnsi="Arial"/>
                <w:szCs w:val="18"/>
                <w:lang w:val="en-US" w:eastAsia="zh-CN"/>
              </w:rPr>
            </w:pPr>
            <w:r>
              <w:rPr>
                <w:rFonts w:hint="eastAsia" w:ascii="Arial" w:hAnsi="Arial"/>
                <w:szCs w:val="18"/>
                <w:lang w:val="en-US" w:eastAsia="zh-CN"/>
              </w:rPr>
              <w:t>只能填入正整数</w:t>
            </w:r>
          </w:p>
        </w:tc>
        <w:tc>
          <w:tcPr>
            <w:tcW w:w="1685"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停车时间小于设定值时，将其列为异常离场。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both"/>
              <w:rPr>
                <w:rFonts w:hint="eastAsia" w:ascii="Arial" w:hAnsi="Arial"/>
                <w:szCs w:val="18"/>
                <w:lang w:eastAsia="zh-CN"/>
              </w:rPr>
            </w:pPr>
            <w:r>
              <w:rPr>
                <w:rFonts w:hint="eastAsia"/>
                <w:szCs w:val="18"/>
                <w:lang w:eastAsia="zh-CN"/>
              </w:rPr>
              <w:t>车位最短变更时限（秒）</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2845"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p>
        </w:tc>
        <w:tc>
          <w:tcPr>
            <w:tcW w:w="1685"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接受车位变化的最小模糊阈值</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2845"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p>
        </w:tc>
        <w:tc>
          <w:tcPr>
            <w:tcW w:w="1685"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446" w:name="_Toc17448"/>
      <w:r>
        <w:rPr>
          <w:rFonts w:hint="eastAsia"/>
          <w:lang w:eastAsia="zh-CN"/>
        </w:rPr>
        <w:t>输出内容</w:t>
      </w:r>
      <w:bookmarkEnd w:id="446"/>
    </w:p>
    <w:p>
      <w:pPr>
        <w:rPr>
          <w:rFonts w:hint="eastAsia"/>
          <w:lang w:eastAsia="zh-CN"/>
        </w:rPr>
      </w:pPr>
      <w:r>
        <w:rPr>
          <w:rFonts w:hint="eastAsia"/>
          <w:lang w:eastAsia="zh-CN"/>
        </w:rPr>
        <w:t>无</w:t>
      </w:r>
    </w:p>
    <w:p>
      <w:pPr>
        <w:pStyle w:val="19"/>
      </w:pPr>
      <w:bookmarkStart w:id="447" w:name="_Toc12908"/>
      <w:r>
        <w:rPr>
          <w:rFonts w:hint="eastAsia"/>
        </w:rPr>
        <w:t>用例</w:t>
      </w:r>
      <w:bookmarkEnd w:id="447"/>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用户输入相关查询条件对相应数据进行搜索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点击搜索按钮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448" w:name="_Toc28931"/>
      <w:r>
        <w:rPr>
          <w:rFonts w:hint="eastAsia"/>
          <w:lang w:val="en-US" w:eastAsia="zh-CN"/>
        </w:rPr>
        <w:t>设备管理-检测设备管理-页面展示</w:t>
      </w:r>
      <w:bookmarkEnd w:id="448"/>
    </w:p>
    <w:p>
      <w:pPr>
        <w:pStyle w:val="19"/>
      </w:pPr>
      <w:bookmarkStart w:id="449" w:name="_Toc11146"/>
      <w:r>
        <w:rPr>
          <w:rFonts w:hint="eastAsia"/>
        </w:rPr>
        <w:t>原型界面</w:t>
      </w:r>
      <w:bookmarkEnd w:id="449"/>
    </w:p>
    <w:p>
      <w:pPr>
        <w:rPr>
          <w:rFonts w:hint="eastAsia"/>
          <w:lang w:eastAsia="zh-CN"/>
        </w:rPr>
      </w:pPr>
      <w:r>
        <w:rPr>
          <w:rFonts w:hint="eastAsia"/>
          <w:lang w:eastAsia="zh-CN"/>
        </w:rPr>
        <w:t>管理器</w:t>
      </w:r>
    </w:p>
    <w:p>
      <w:r>
        <w:drawing>
          <wp:inline distT="0" distB="0" distL="114300" distR="114300">
            <wp:extent cx="5267325" cy="1383030"/>
            <wp:effectExtent l="0" t="0" r="9525" b="7620"/>
            <wp:docPr id="130"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6"/>
                    <pic:cNvPicPr>
                      <a:picLocks noChangeAspect="1"/>
                    </pic:cNvPicPr>
                  </pic:nvPicPr>
                  <pic:blipFill>
                    <a:blip r:embed="rId56"/>
                    <a:stretch>
                      <a:fillRect/>
                    </a:stretch>
                  </pic:blipFill>
                  <pic:spPr>
                    <a:xfrm>
                      <a:off x="0" y="0"/>
                      <a:ext cx="5267325" cy="1383030"/>
                    </a:xfrm>
                    <a:prstGeom prst="rect">
                      <a:avLst/>
                    </a:prstGeom>
                    <a:noFill/>
                    <a:ln w="9525">
                      <a:noFill/>
                    </a:ln>
                  </pic:spPr>
                </pic:pic>
              </a:graphicData>
            </a:graphic>
          </wp:inline>
        </w:drawing>
      </w:r>
    </w:p>
    <w:p>
      <w:pPr>
        <w:rPr>
          <w:rFonts w:hint="eastAsia"/>
          <w:lang w:eastAsia="zh-CN"/>
        </w:rPr>
      </w:pPr>
      <w:r>
        <w:rPr>
          <w:rFonts w:hint="eastAsia"/>
          <w:lang w:eastAsia="zh-CN"/>
        </w:rPr>
        <w:t>探测器</w:t>
      </w:r>
    </w:p>
    <w:p>
      <w:pPr>
        <w:rPr>
          <w:rFonts w:hint="eastAsia"/>
          <w:lang w:eastAsia="zh-CN"/>
        </w:rPr>
      </w:pPr>
      <w:r>
        <w:drawing>
          <wp:inline distT="0" distB="0" distL="114300" distR="114300">
            <wp:extent cx="5269230" cy="1146175"/>
            <wp:effectExtent l="0" t="0" r="7620" b="15875"/>
            <wp:docPr id="131"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17"/>
                    <pic:cNvPicPr>
                      <a:picLocks noChangeAspect="1"/>
                    </pic:cNvPicPr>
                  </pic:nvPicPr>
                  <pic:blipFill>
                    <a:blip r:embed="rId57"/>
                    <a:stretch>
                      <a:fillRect/>
                    </a:stretch>
                  </pic:blipFill>
                  <pic:spPr>
                    <a:xfrm>
                      <a:off x="0" y="0"/>
                      <a:ext cx="5269230" cy="1146175"/>
                    </a:xfrm>
                    <a:prstGeom prst="rect">
                      <a:avLst/>
                    </a:prstGeom>
                    <a:noFill/>
                    <a:ln w="9525">
                      <a:noFill/>
                    </a:ln>
                  </pic:spPr>
                </pic:pic>
              </a:graphicData>
            </a:graphic>
          </wp:inline>
        </w:drawing>
      </w:r>
    </w:p>
    <w:p>
      <w:pPr>
        <w:keepNext/>
      </w:pPr>
    </w:p>
    <w:p>
      <w:pPr>
        <w:pStyle w:val="19"/>
        <w:rPr>
          <w:rFonts w:hint="eastAsia"/>
        </w:rPr>
      </w:pPr>
      <w:bookmarkStart w:id="450" w:name="_Toc29587"/>
      <w:r>
        <w:rPr>
          <w:rFonts w:hint="eastAsia"/>
        </w:rPr>
        <w:t>界面说明</w:t>
      </w:r>
      <w:bookmarkEnd w:id="450"/>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r>
              <w:rPr>
                <w:rFonts w:hint="eastAsia"/>
                <w:vertAlign w:val="baseline"/>
                <w:lang w:eastAsia="zh-CN"/>
              </w:rPr>
              <w:t>涉设备管理</w:t>
            </w:r>
            <w:r>
              <w:rPr>
                <w:rFonts w:hint="eastAsia"/>
                <w:vertAlign w:val="baseline"/>
                <w:lang w:val="en-US" w:eastAsia="zh-CN"/>
              </w:rPr>
              <w:t>-检测设置管理》管理器</w:t>
            </w:r>
          </w:p>
        </w:tc>
        <w:tc>
          <w:tcPr>
            <w:tcW w:w="1704" w:type="dxa"/>
            <w:vAlign w:val="center"/>
          </w:tcPr>
          <w:p>
            <w:pPr>
              <w:jc w:val="center"/>
              <w:rPr>
                <w:rFonts w:hint="eastAsia"/>
                <w:vertAlign w:val="baseline"/>
                <w:lang w:eastAsia="zh-CN"/>
              </w:rPr>
            </w:pPr>
            <w:r>
              <w:rPr>
                <w:rFonts w:hint="eastAsia"/>
                <w:vertAlign w:val="baseline"/>
                <w:lang w:eastAsia="zh-CN"/>
              </w:rPr>
              <w:t>设备</w:t>
            </w:r>
            <w:r>
              <w:rPr>
                <w:rFonts w:hint="eastAsia"/>
                <w:vertAlign w:val="baseline"/>
                <w:lang w:val="en-US" w:eastAsia="zh-CN"/>
              </w:rPr>
              <w:t>ID</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both"/>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设备</w:t>
            </w:r>
            <w:r>
              <w:rPr>
                <w:rFonts w:hint="eastAsia"/>
                <w:vertAlign w:val="baseline"/>
                <w:lang w:val="en-US" w:eastAsia="zh-CN"/>
              </w:rPr>
              <w:t>ID 为设备的唯一标识，设备在出厂时便带有这一标识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设备类型</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both"/>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设备类型指的是引导系统中所有已连接的设备的管理装置，包括分体式超声波管理器、前置式超声波管理器、视频探测器管理端、地感管理器、红外管理器、地磁管理器、抓怕枪管理端、</w:t>
            </w:r>
            <w:r>
              <w:rPr>
                <w:rFonts w:hint="eastAsia"/>
                <w:vertAlign w:val="baseline"/>
                <w:lang w:val="en-US" w:eastAsia="zh-CN"/>
              </w:rPr>
              <w:t>PLC车库管理器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设备状态</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both"/>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设备状态指的是当前连接设备管理器的状态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最后通讯时间</w:t>
            </w:r>
          </w:p>
        </w:tc>
        <w:tc>
          <w:tcPr>
            <w:tcW w:w="1704" w:type="dxa"/>
            <w:vAlign w:val="center"/>
          </w:tcPr>
          <w:p>
            <w:pPr>
              <w:jc w:val="center"/>
              <w:rPr>
                <w:rFonts w:hint="eastAsia"/>
                <w:vertAlign w:val="baseline"/>
                <w:lang w:eastAsia="zh-CN"/>
              </w:rPr>
            </w:pPr>
            <w:r>
              <w:rPr>
                <w:rFonts w:hint="eastAsia"/>
                <w:vertAlign w:val="baseline"/>
                <w:lang w:eastAsia="zh-CN"/>
              </w:rPr>
              <w:t>时间框</w:t>
            </w:r>
          </w:p>
        </w:tc>
        <w:tc>
          <w:tcPr>
            <w:tcW w:w="1705" w:type="dxa"/>
            <w:vAlign w:val="center"/>
          </w:tcPr>
          <w:p>
            <w:pPr>
              <w:jc w:val="both"/>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最后通讯时间指的是后台收到管理器所发讯号的时间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搜索</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点击搜搜索，可按搜索条件展示管理器表格中的数据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导出</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点击导出，可导出设备管理列表中的数据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心跳测试</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点击该按钮，后台发送心跳检测数据帧，检测后台和中间件、中间件和管理器、管理器和设备之间的数据连接是否畅通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启用</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勾选设备后点击启用按钮，可启用该设备管理器。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禁用</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勾选设备后点击该按钮，可禁用该管理器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管理器表格</w:t>
            </w:r>
          </w:p>
        </w:tc>
        <w:tc>
          <w:tcPr>
            <w:tcW w:w="1704" w:type="dxa"/>
            <w:textDirection w:val="lrTb"/>
            <w:vAlign w:val="center"/>
          </w:tcPr>
          <w:p>
            <w:pPr>
              <w:jc w:val="center"/>
              <w:rPr>
                <w:rFonts w:hint="eastAsia"/>
                <w:vertAlign w:val="baseline"/>
                <w:lang w:eastAsia="zh-CN"/>
              </w:rPr>
            </w:pPr>
            <w:r>
              <w:rPr>
                <w:rFonts w:hint="eastAsia"/>
                <w:vertAlign w:val="baseline"/>
                <w:lang w:eastAsia="zh-CN"/>
              </w:rPr>
              <w:t>表格</w:t>
            </w:r>
          </w:p>
        </w:tc>
        <w:tc>
          <w:tcPr>
            <w:tcW w:w="1705" w:type="dxa"/>
            <w:vAlign w:val="center"/>
          </w:tcPr>
          <w:p>
            <w:pPr>
              <w:jc w:val="both"/>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表格项包括：序号、设备</w:t>
            </w:r>
            <w:r>
              <w:rPr>
                <w:rFonts w:hint="eastAsia"/>
                <w:vertAlign w:val="baseline"/>
                <w:lang w:val="en-US" w:eastAsia="zh-CN"/>
              </w:rPr>
              <w:t>ID、设备类型、设备状态、最后通讯时间、所带探测器个数、上线探测器个数、离线探测器个数、操作（探测器列表、删除）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r>
              <w:rPr>
                <w:rFonts w:hint="eastAsia"/>
                <w:vertAlign w:val="baseline"/>
                <w:lang w:eastAsia="zh-CN"/>
              </w:rPr>
              <w:t>探测器弹窗</w:t>
            </w:r>
          </w:p>
        </w:tc>
        <w:tc>
          <w:tcPr>
            <w:tcW w:w="1704" w:type="dxa"/>
            <w:textDirection w:val="lrTb"/>
            <w:vAlign w:val="center"/>
          </w:tcPr>
          <w:p>
            <w:pPr>
              <w:jc w:val="center"/>
              <w:rPr>
                <w:rFonts w:hint="eastAsia"/>
                <w:vertAlign w:val="baseline"/>
                <w:lang w:eastAsia="zh-CN"/>
              </w:rPr>
            </w:pPr>
            <w:r>
              <w:rPr>
                <w:rFonts w:hint="eastAsia"/>
                <w:vertAlign w:val="baseline"/>
                <w:lang w:eastAsia="zh-CN"/>
              </w:rPr>
              <w:t>设备</w:t>
            </w:r>
            <w:r>
              <w:rPr>
                <w:rFonts w:hint="eastAsia"/>
                <w:vertAlign w:val="baseline"/>
                <w:lang w:val="en-US" w:eastAsia="zh-CN"/>
              </w:rPr>
              <w:t>ID</w:t>
            </w:r>
          </w:p>
        </w:tc>
        <w:tc>
          <w:tcPr>
            <w:tcW w:w="1704" w:type="dxa"/>
            <w:textDirection w:val="lrTb"/>
            <w:vAlign w:val="center"/>
          </w:tcPr>
          <w:p>
            <w:pPr>
              <w:jc w:val="both"/>
              <w:rPr>
                <w:rFonts w:hint="eastAsia"/>
                <w:vertAlign w:val="baseline"/>
                <w:lang w:eastAsia="zh-CN"/>
              </w:rPr>
            </w:pPr>
            <w:r>
              <w:rPr>
                <w:rFonts w:hint="eastAsia"/>
                <w:vertAlign w:val="baseline"/>
                <w:lang w:eastAsia="zh-CN"/>
              </w:rPr>
              <w:t>输入框</w:t>
            </w:r>
          </w:p>
        </w:tc>
        <w:tc>
          <w:tcPr>
            <w:tcW w:w="1705" w:type="dxa"/>
            <w:vAlign w:val="center"/>
          </w:tcPr>
          <w:p>
            <w:pPr>
              <w:jc w:val="both"/>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设备</w:t>
            </w:r>
            <w:r>
              <w:rPr>
                <w:rFonts w:hint="eastAsia"/>
                <w:vertAlign w:val="baseline"/>
                <w:lang w:val="en-US" w:eastAsia="zh-CN"/>
              </w:rPr>
              <w:t>ID为设备的唯一标识，出场自带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设备类型</w:t>
            </w:r>
          </w:p>
        </w:tc>
        <w:tc>
          <w:tcPr>
            <w:tcW w:w="1704" w:type="dxa"/>
            <w:textDirection w:val="lrTb"/>
            <w:vAlign w:val="center"/>
          </w:tcPr>
          <w:p>
            <w:pPr>
              <w:jc w:val="both"/>
              <w:rPr>
                <w:rFonts w:hint="eastAsia"/>
                <w:vertAlign w:val="baseline"/>
                <w:lang w:eastAsia="zh-CN"/>
              </w:rPr>
            </w:pPr>
            <w:r>
              <w:rPr>
                <w:rFonts w:hint="eastAsia"/>
                <w:vertAlign w:val="baseline"/>
                <w:lang w:eastAsia="zh-CN"/>
              </w:rPr>
              <w:t>下拉框</w:t>
            </w:r>
          </w:p>
        </w:tc>
        <w:tc>
          <w:tcPr>
            <w:tcW w:w="1705" w:type="dxa"/>
            <w:vAlign w:val="center"/>
          </w:tcPr>
          <w:p>
            <w:pPr>
              <w:jc w:val="both"/>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设备类型包括：分体式超声波、前置式超声波、视频探测器、地感、红外、地磁、抓拍枪、</w:t>
            </w:r>
            <w:r>
              <w:rPr>
                <w:rFonts w:hint="eastAsia"/>
                <w:vertAlign w:val="baseline"/>
                <w:lang w:val="en-US" w:eastAsia="zh-CN"/>
              </w:rPr>
              <w:t>PLC车库探测器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设备状态</w:t>
            </w:r>
          </w:p>
        </w:tc>
        <w:tc>
          <w:tcPr>
            <w:tcW w:w="1704" w:type="dxa"/>
            <w:textDirection w:val="lrTb"/>
            <w:vAlign w:val="center"/>
          </w:tcPr>
          <w:p>
            <w:pPr>
              <w:jc w:val="both"/>
              <w:rPr>
                <w:rFonts w:hint="eastAsia"/>
                <w:vertAlign w:val="baseline"/>
                <w:lang w:eastAsia="zh-CN"/>
              </w:rPr>
            </w:pPr>
            <w:r>
              <w:rPr>
                <w:rFonts w:hint="eastAsia"/>
                <w:vertAlign w:val="baseline"/>
                <w:lang w:eastAsia="zh-CN"/>
              </w:rPr>
              <w:t>下拉框</w:t>
            </w:r>
          </w:p>
        </w:tc>
        <w:tc>
          <w:tcPr>
            <w:tcW w:w="1705" w:type="dxa"/>
            <w:vAlign w:val="center"/>
          </w:tcPr>
          <w:p>
            <w:pPr>
              <w:jc w:val="both"/>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设备状态包括：在线、离线、禁用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最后通讯时间</w:t>
            </w:r>
          </w:p>
        </w:tc>
        <w:tc>
          <w:tcPr>
            <w:tcW w:w="1704" w:type="dxa"/>
            <w:textDirection w:val="lrTb"/>
            <w:vAlign w:val="center"/>
          </w:tcPr>
          <w:p>
            <w:pPr>
              <w:jc w:val="both"/>
              <w:rPr>
                <w:rFonts w:hint="eastAsia"/>
                <w:vertAlign w:val="baseline"/>
                <w:lang w:eastAsia="zh-CN"/>
              </w:rPr>
            </w:pPr>
            <w:r>
              <w:rPr>
                <w:rFonts w:hint="eastAsia"/>
                <w:vertAlign w:val="baseline"/>
                <w:lang w:eastAsia="zh-CN"/>
              </w:rPr>
              <w:t>时间框</w:t>
            </w:r>
          </w:p>
        </w:tc>
        <w:tc>
          <w:tcPr>
            <w:tcW w:w="1705" w:type="dxa"/>
            <w:vAlign w:val="center"/>
          </w:tcPr>
          <w:p>
            <w:pPr>
              <w:jc w:val="both"/>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最后通讯时间指的是后台收到探测器所发信号的时间。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导出</w:t>
            </w:r>
          </w:p>
        </w:tc>
        <w:tc>
          <w:tcPr>
            <w:tcW w:w="1704" w:type="dxa"/>
            <w:textDirection w:val="lrTb"/>
            <w:vAlign w:val="center"/>
          </w:tcPr>
          <w:p>
            <w:pPr>
              <w:jc w:val="both"/>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心跳测试</w:t>
            </w:r>
          </w:p>
        </w:tc>
        <w:tc>
          <w:tcPr>
            <w:tcW w:w="1704" w:type="dxa"/>
            <w:textDirection w:val="lrTb"/>
            <w:vAlign w:val="center"/>
          </w:tcPr>
          <w:p>
            <w:pPr>
              <w:jc w:val="both"/>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启用</w:t>
            </w:r>
          </w:p>
        </w:tc>
        <w:tc>
          <w:tcPr>
            <w:tcW w:w="1704" w:type="dxa"/>
            <w:textDirection w:val="lrTb"/>
            <w:vAlign w:val="center"/>
          </w:tcPr>
          <w:p>
            <w:pPr>
              <w:jc w:val="both"/>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禁用</w:t>
            </w:r>
          </w:p>
        </w:tc>
        <w:tc>
          <w:tcPr>
            <w:tcW w:w="1704" w:type="dxa"/>
            <w:textDirection w:val="lrTb"/>
            <w:vAlign w:val="center"/>
          </w:tcPr>
          <w:p>
            <w:pPr>
              <w:jc w:val="both"/>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探测器表格</w:t>
            </w:r>
          </w:p>
        </w:tc>
        <w:tc>
          <w:tcPr>
            <w:tcW w:w="1704" w:type="dxa"/>
            <w:textDirection w:val="lrTb"/>
            <w:vAlign w:val="center"/>
          </w:tcPr>
          <w:p>
            <w:pPr>
              <w:jc w:val="both"/>
              <w:rPr>
                <w:rFonts w:hint="eastAsia"/>
                <w:vertAlign w:val="baseline"/>
                <w:lang w:eastAsia="zh-CN"/>
              </w:rPr>
            </w:pPr>
            <w:r>
              <w:rPr>
                <w:rFonts w:hint="eastAsia"/>
                <w:vertAlign w:val="baseline"/>
                <w:lang w:eastAsia="zh-CN"/>
              </w:rPr>
              <w:t>表格</w:t>
            </w:r>
          </w:p>
        </w:tc>
        <w:tc>
          <w:tcPr>
            <w:tcW w:w="1705" w:type="dxa"/>
            <w:vAlign w:val="center"/>
          </w:tcPr>
          <w:p>
            <w:pPr>
              <w:jc w:val="both"/>
              <w:rPr>
                <w:rFonts w:hint="eastAsia"/>
                <w:vertAlign w:val="baseline"/>
                <w:lang w:eastAsia="zh-CN"/>
              </w:rPr>
            </w:pPr>
            <w:r>
              <w:rPr>
                <w:rFonts w:hint="eastAsia"/>
                <w:vertAlign w:val="baseline"/>
                <w:lang w:eastAsia="zh-CN"/>
              </w:rPr>
              <w:t>表格</w:t>
            </w:r>
          </w:p>
        </w:tc>
        <w:tc>
          <w:tcPr>
            <w:tcW w:w="1705" w:type="dxa"/>
            <w:vAlign w:val="center"/>
          </w:tcPr>
          <w:p>
            <w:pPr>
              <w:jc w:val="both"/>
              <w:rPr>
                <w:rFonts w:hint="eastAsia"/>
                <w:vertAlign w:val="baseline"/>
                <w:lang w:eastAsia="zh-CN"/>
              </w:rPr>
            </w:pPr>
            <w:r>
              <w:rPr>
                <w:rFonts w:hint="eastAsia"/>
                <w:vertAlign w:val="baseline"/>
                <w:lang w:eastAsia="zh-CN"/>
              </w:rPr>
              <w:t>序号、设备</w:t>
            </w:r>
            <w:r>
              <w:rPr>
                <w:rFonts w:hint="eastAsia"/>
                <w:vertAlign w:val="baseline"/>
                <w:lang w:val="en-US" w:eastAsia="zh-CN"/>
              </w:rPr>
              <w:t>ID。设备类型、所属滚力气ID、设备状态、最后通讯时间、操作（删除）</w:t>
            </w:r>
          </w:p>
        </w:tc>
      </w:tr>
    </w:tbl>
    <w:p>
      <w:pPr>
        <w:rPr>
          <w:rFonts w:hint="eastAsia"/>
          <w:lang w:eastAsia="zh-CN"/>
        </w:rPr>
      </w:pPr>
    </w:p>
    <w:p>
      <w:pPr>
        <w:pStyle w:val="19"/>
        <w:rPr>
          <w:rFonts w:hint="eastAsia"/>
          <w:lang w:eastAsia="zh-CN"/>
        </w:rPr>
      </w:pPr>
      <w:bookmarkStart w:id="451" w:name="_Toc11999"/>
      <w:r>
        <w:rPr>
          <w:rFonts w:hint="eastAsia"/>
          <w:lang w:eastAsia="zh-CN"/>
        </w:rPr>
        <w:t>输入内容</w:t>
      </w:r>
      <w:bookmarkEnd w:id="451"/>
    </w:p>
    <w:p>
      <w:pPr>
        <w:rPr>
          <w:rFonts w:hint="eastAsia"/>
          <w:lang w:eastAsia="zh-CN"/>
        </w:rPr>
      </w:pPr>
      <w:r>
        <w:rPr>
          <w:rFonts w:hint="eastAsia"/>
          <w:lang w:eastAsia="zh-CN"/>
        </w:rPr>
        <w:t>无</w:t>
      </w:r>
    </w:p>
    <w:p>
      <w:pPr>
        <w:pStyle w:val="19"/>
        <w:rPr>
          <w:rFonts w:hint="eastAsia"/>
          <w:lang w:eastAsia="zh-CN"/>
        </w:rPr>
      </w:pPr>
      <w:bookmarkStart w:id="452" w:name="_Toc16454"/>
      <w:r>
        <w:rPr>
          <w:rFonts w:hint="eastAsia"/>
          <w:lang w:eastAsia="zh-CN"/>
        </w:rPr>
        <w:t>输出内容</w:t>
      </w:r>
      <w:bookmarkEnd w:id="452"/>
    </w:p>
    <w:p>
      <w:pPr>
        <w:rPr>
          <w:rFonts w:hint="eastAsia"/>
          <w:lang w:eastAsia="zh-CN"/>
        </w:rPr>
      </w:pPr>
      <w:r>
        <w:rPr>
          <w:rFonts w:hint="eastAsia"/>
          <w:lang w:eastAsia="zh-CN"/>
        </w:rPr>
        <w:t>略</w:t>
      </w:r>
    </w:p>
    <w:p>
      <w:pPr>
        <w:pStyle w:val="19"/>
        <w:rPr>
          <w:rFonts w:hint="eastAsia"/>
        </w:rPr>
      </w:pPr>
      <w:bookmarkStart w:id="453" w:name="_Toc475"/>
      <w:r>
        <w:rPr>
          <w:rFonts w:hint="eastAsia"/>
        </w:rPr>
        <w:t>用例</w:t>
      </w:r>
      <w:bookmarkEnd w:id="453"/>
    </w:p>
    <w:p>
      <w:r>
        <w:rPr>
          <w:rFonts w:hint="eastAsia"/>
          <w:lang w:eastAsia="zh-CN"/>
        </w:rPr>
        <w:t>无</w:t>
      </w:r>
    </w:p>
    <w:p>
      <w:pPr>
        <w:pStyle w:val="5"/>
      </w:pPr>
      <w:bookmarkStart w:id="454" w:name="_Toc23723"/>
      <w:r>
        <w:rPr>
          <w:rFonts w:hint="eastAsia"/>
          <w:lang w:val="en-US" w:eastAsia="zh-CN"/>
        </w:rPr>
        <w:t>检测设备管理-搜索</w:t>
      </w:r>
      <w:bookmarkEnd w:id="454"/>
    </w:p>
    <w:p>
      <w:pPr>
        <w:pStyle w:val="6"/>
        <w:rPr>
          <w:rFonts w:hint="eastAsia"/>
          <w:lang w:eastAsia="zh-CN"/>
        </w:rPr>
      </w:pPr>
      <w:bookmarkStart w:id="455" w:name="_Toc10947"/>
      <w:r>
        <w:rPr>
          <w:rFonts w:hint="eastAsia"/>
          <w:lang w:eastAsia="zh-CN"/>
        </w:rPr>
        <w:t>原型界面</w:t>
      </w:r>
      <w:bookmarkEnd w:id="455"/>
    </w:p>
    <w:p>
      <w:pPr>
        <w:rPr>
          <w:rFonts w:hint="eastAsia"/>
          <w:lang w:eastAsia="zh-CN"/>
        </w:rPr>
      </w:pPr>
      <w:r>
        <w:rPr>
          <w:rFonts w:hint="eastAsia"/>
          <w:lang w:eastAsia="zh-CN"/>
        </w:rPr>
        <w:t>无</w:t>
      </w:r>
    </w:p>
    <w:p>
      <w:pPr>
        <w:pStyle w:val="6"/>
        <w:rPr>
          <w:rFonts w:hint="eastAsia"/>
          <w:lang w:eastAsia="zh-CN"/>
        </w:rPr>
      </w:pPr>
      <w:bookmarkStart w:id="456" w:name="_Toc11605"/>
      <w:r>
        <w:rPr>
          <w:rFonts w:hint="eastAsia"/>
          <w:lang w:eastAsia="zh-CN"/>
        </w:rPr>
        <w:t>界面说明</w:t>
      </w:r>
      <w:bookmarkEnd w:id="456"/>
    </w:p>
    <w:p>
      <w:pPr>
        <w:rPr>
          <w:rFonts w:hint="eastAsia"/>
          <w:lang w:eastAsia="zh-CN"/>
        </w:rPr>
      </w:pPr>
      <w:r>
        <w:rPr>
          <w:rFonts w:hint="eastAsia"/>
          <w:lang w:eastAsia="zh-CN"/>
        </w:rPr>
        <w:t>无</w:t>
      </w:r>
    </w:p>
    <w:p>
      <w:pPr>
        <w:pStyle w:val="6"/>
        <w:rPr>
          <w:rFonts w:hint="eastAsia"/>
          <w:lang w:eastAsia="zh-CN"/>
        </w:rPr>
      </w:pPr>
      <w:bookmarkStart w:id="457" w:name="_Toc1471"/>
      <w:r>
        <w:rPr>
          <w:rFonts w:hint="eastAsia"/>
          <w:lang w:eastAsia="zh-CN"/>
        </w:rPr>
        <w:t>输入内容</w:t>
      </w:r>
      <w:bookmarkEnd w:id="45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设备</w:t>
            </w:r>
            <w:r>
              <w:rPr>
                <w:rFonts w:hint="eastAsia"/>
                <w:vertAlign w:val="baseline"/>
                <w:lang w:val="en-US" w:eastAsia="zh-CN"/>
              </w:rPr>
              <w:t>ID</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val="en-US" w:eastAsia="zh-CN"/>
              </w:rPr>
            </w:pPr>
            <w:r>
              <w:rPr>
                <w:rFonts w:hint="eastAsia"/>
                <w:vertAlign w:val="baseline"/>
                <w:lang w:val="en-US" w:eastAsia="zh-CN"/>
              </w:rPr>
              <w:t>不超过50个在字符，不包含特殊字符及空格</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设备类型</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val="en-US" w:eastAsia="zh-CN"/>
              </w:rPr>
            </w:pPr>
            <w:r>
              <w:rPr>
                <w:rFonts w:hint="eastAsia"/>
                <w:vertAlign w:val="baseline"/>
                <w:lang w:val="en-US" w:eastAsia="zh-CN"/>
              </w:rPr>
              <w:t>默认全部</w:t>
            </w:r>
          </w:p>
          <w:p>
            <w:pPr>
              <w:jc w:val="center"/>
              <w:rPr>
                <w:rFonts w:hint="eastAsia"/>
                <w:vertAlign w:val="baseline"/>
                <w:lang w:val="en-US" w:eastAsia="zh-CN"/>
              </w:rPr>
            </w:pPr>
            <w:r>
              <w:rPr>
                <w:rFonts w:hint="eastAsia"/>
                <w:vertAlign w:val="baseline"/>
                <w:lang w:val="en-US" w:eastAsia="zh-CN"/>
              </w:rPr>
              <w:t>下拉选项为读取设备管理器列表</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设备状态</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val="en-US" w:eastAsia="zh-CN"/>
              </w:rPr>
            </w:pPr>
            <w:r>
              <w:rPr>
                <w:rFonts w:hint="eastAsia"/>
                <w:vertAlign w:val="baseline"/>
                <w:lang w:val="en-US" w:eastAsia="zh-CN"/>
              </w:rPr>
              <w:t>默认为全部</w:t>
            </w:r>
          </w:p>
          <w:p>
            <w:pPr>
              <w:jc w:val="both"/>
              <w:rPr>
                <w:rFonts w:hint="eastAsia"/>
                <w:vertAlign w:val="baseline"/>
                <w:lang w:val="en-US" w:eastAsia="zh-CN"/>
              </w:rPr>
            </w:pPr>
            <w:r>
              <w:rPr>
                <w:rFonts w:hint="eastAsia"/>
                <w:vertAlign w:val="baseline"/>
                <w:lang w:val="en-US" w:eastAsia="zh-CN"/>
              </w:rPr>
              <w:t>下拉选项为全部、在线、离线、禁用</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时间框</w:t>
            </w:r>
          </w:p>
        </w:tc>
        <w:tc>
          <w:tcPr>
            <w:tcW w:w="1704" w:type="dxa"/>
            <w:vAlign w:val="center"/>
          </w:tcPr>
          <w:p>
            <w:pPr>
              <w:jc w:val="center"/>
              <w:rPr>
                <w:rFonts w:hint="eastAsia"/>
                <w:vertAlign w:val="baseline"/>
                <w:lang w:eastAsia="zh-CN"/>
              </w:rPr>
            </w:pPr>
            <w:r>
              <w:rPr>
                <w:rFonts w:hint="eastAsia"/>
                <w:vertAlign w:val="baseline"/>
                <w:lang w:eastAsia="zh-CN"/>
              </w:rPr>
              <w:t>最后通讯时间</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val="en-US" w:eastAsia="zh-CN"/>
              </w:rPr>
            </w:pPr>
            <w:r>
              <w:rPr>
                <w:rFonts w:hint="eastAsia"/>
                <w:vertAlign w:val="baseline"/>
                <w:lang w:val="en-US" w:eastAsia="zh-CN"/>
              </w:rPr>
              <w:t>默认当前时间所在自然日0点-24点</w:t>
            </w:r>
          </w:p>
        </w:tc>
        <w:tc>
          <w:tcPr>
            <w:tcW w:w="1705" w:type="dxa"/>
            <w:vAlign w:val="center"/>
          </w:tcPr>
          <w:p>
            <w:pPr>
              <w:jc w:val="center"/>
              <w:rPr>
                <w:rFonts w:hint="eastAsia"/>
                <w:vertAlign w:val="baseline"/>
                <w:lang w:eastAsia="zh-CN"/>
              </w:rPr>
            </w:pPr>
          </w:p>
        </w:tc>
      </w:tr>
    </w:tbl>
    <w:p>
      <w:pPr>
        <w:rPr>
          <w:rFonts w:hint="eastAsia"/>
          <w:lang w:eastAsia="zh-CN"/>
        </w:rPr>
      </w:pPr>
    </w:p>
    <w:p>
      <w:pPr>
        <w:pStyle w:val="6"/>
        <w:rPr>
          <w:rFonts w:hint="eastAsia"/>
          <w:lang w:eastAsia="zh-CN"/>
        </w:rPr>
      </w:pPr>
      <w:bookmarkStart w:id="458" w:name="_Toc10251"/>
      <w:r>
        <w:rPr>
          <w:rFonts w:hint="eastAsia"/>
          <w:lang w:eastAsia="zh-CN"/>
        </w:rPr>
        <w:t>输出内容</w:t>
      </w:r>
      <w:bookmarkEnd w:id="458"/>
    </w:p>
    <w:p>
      <w:pPr>
        <w:rPr>
          <w:rFonts w:hint="eastAsia"/>
          <w:lang w:eastAsia="zh-CN"/>
        </w:rPr>
      </w:pPr>
      <w:r>
        <w:rPr>
          <w:rFonts w:hint="eastAsia"/>
          <w:lang w:eastAsia="zh-CN"/>
        </w:rPr>
        <w:t>表格中展示符合搜索条件的数据</w:t>
      </w:r>
    </w:p>
    <w:p>
      <w:pPr>
        <w:pStyle w:val="6"/>
        <w:rPr>
          <w:rFonts w:hint="eastAsia"/>
          <w:lang w:eastAsia="zh-CN"/>
        </w:rPr>
      </w:pPr>
      <w:bookmarkStart w:id="459" w:name="_Toc6844"/>
      <w:r>
        <w:rPr>
          <w:rFonts w:hint="eastAsia"/>
          <w:lang w:eastAsia="zh-CN"/>
        </w:rPr>
        <w:t>用例</w:t>
      </w:r>
      <w:bookmarkEnd w:id="459"/>
    </w:p>
    <w:p>
      <w:pPr>
        <w:rPr>
          <w:rFonts w:hint="eastAsia"/>
          <w:lang w:eastAsia="zh-CN"/>
        </w:rPr>
      </w:pPr>
      <w:r>
        <w:rPr>
          <w:rFonts w:hint="eastAsia"/>
          <w:lang w:eastAsia="zh-CN"/>
        </w:rPr>
        <w:t>标准搜索</w:t>
      </w:r>
    </w:p>
    <w:p>
      <w:pPr>
        <w:rPr>
          <w:rFonts w:hint="eastAsia"/>
          <w:lang w:eastAsia="zh-CN"/>
        </w:rPr>
      </w:pPr>
    </w:p>
    <w:p>
      <w:pPr>
        <w:pStyle w:val="5"/>
      </w:pPr>
      <w:bookmarkStart w:id="460" w:name="_Toc24925"/>
      <w:r>
        <w:rPr>
          <w:rFonts w:hint="eastAsia"/>
          <w:lang w:val="en-US" w:eastAsia="zh-CN"/>
        </w:rPr>
        <w:t>检测设备管理-导出</w:t>
      </w:r>
      <w:bookmarkEnd w:id="460"/>
    </w:p>
    <w:p>
      <w:r>
        <w:rPr>
          <w:rFonts w:hint="eastAsia"/>
          <w:lang w:val="en-US" w:eastAsia="zh-CN"/>
        </w:rPr>
        <w:t>标准导出</w:t>
      </w:r>
    </w:p>
    <w:p>
      <w:pPr>
        <w:pStyle w:val="5"/>
      </w:pPr>
      <w:bookmarkStart w:id="461" w:name="_Toc28431"/>
      <w:r>
        <w:rPr>
          <w:rFonts w:hint="eastAsia"/>
          <w:lang w:eastAsia="zh-CN"/>
        </w:rPr>
        <w:t>检测设备管理</w:t>
      </w:r>
      <w:r>
        <w:rPr>
          <w:rFonts w:hint="eastAsia"/>
          <w:lang w:val="en-US" w:eastAsia="zh-CN"/>
        </w:rPr>
        <w:t>-心跳测试</w:t>
      </w:r>
      <w:bookmarkEnd w:id="461"/>
    </w:p>
    <w:p>
      <w:pPr>
        <w:pStyle w:val="6"/>
        <w:rPr>
          <w:rFonts w:hint="eastAsia"/>
          <w:lang w:val="en-US" w:eastAsia="zh-CN"/>
        </w:rPr>
      </w:pPr>
      <w:bookmarkStart w:id="462" w:name="_Toc10282"/>
      <w:r>
        <w:rPr>
          <w:rFonts w:hint="eastAsia"/>
          <w:lang w:val="en-US" w:eastAsia="zh-CN"/>
        </w:rPr>
        <w:t>原型界面</w:t>
      </w:r>
      <w:bookmarkEnd w:id="462"/>
    </w:p>
    <w:p>
      <w:pPr>
        <w:pStyle w:val="6"/>
        <w:rPr>
          <w:rFonts w:hint="eastAsia"/>
          <w:lang w:val="en-US" w:eastAsia="zh-CN"/>
        </w:rPr>
      </w:pPr>
      <w:bookmarkStart w:id="463" w:name="_Toc373"/>
      <w:r>
        <w:rPr>
          <w:rFonts w:hint="eastAsia"/>
          <w:lang w:val="en-US" w:eastAsia="zh-CN"/>
        </w:rPr>
        <w:t>界面说明</w:t>
      </w:r>
      <w:bookmarkEnd w:id="463"/>
    </w:p>
    <w:p>
      <w:pPr>
        <w:pStyle w:val="6"/>
        <w:rPr>
          <w:rFonts w:hint="eastAsia"/>
          <w:lang w:val="en-US" w:eastAsia="zh-CN"/>
        </w:rPr>
      </w:pPr>
      <w:bookmarkStart w:id="464" w:name="_Toc9774"/>
      <w:r>
        <w:rPr>
          <w:rFonts w:hint="eastAsia"/>
          <w:lang w:val="en-US" w:eastAsia="zh-CN"/>
        </w:rPr>
        <w:t>输入内容</w:t>
      </w:r>
      <w:bookmarkEnd w:id="464"/>
    </w:p>
    <w:p>
      <w:pPr>
        <w:pStyle w:val="6"/>
        <w:rPr>
          <w:rFonts w:hint="eastAsia"/>
          <w:lang w:val="en-US" w:eastAsia="zh-CN"/>
        </w:rPr>
      </w:pPr>
      <w:bookmarkStart w:id="465" w:name="_Toc10981"/>
      <w:r>
        <w:rPr>
          <w:rFonts w:hint="eastAsia"/>
          <w:lang w:val="en-US" w:eastAsia="zh-CN"/>
        </w:rPr>
        <w:t>输出内容</w:t>
      </w:r>
      <w:bookmarkEnd w:id="465"/>
    </w:p>
    <w:p>
      <w:pPr>
        <w:pStyle w:val="6"/>
        <w:rPr>
          <w:rFonts w:hint="eastAsia"/>
          <w:lang w:val="en-US" w:eastAsia="zh-CN"/>
        </w:rPr>
      </w:pPr>
      <w:bookmarkStart w:id="466" w:name="_Toc30213"/>
      <w:r>
        <w:rPr>
          <w:rFonts w:hint="eastAsia"/>
          <w:lang w:val="en-US" w:eastAsia="zh-CN"/>
        </w:rPr>
        <w:t>用例</w:t>
      </w:r>
      <w:bookmarkEnd w:id="466"/>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心跳测试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点击心跳测试，所有已连接管理器向后台发送心跳数据帧，后台接受到数据帧后刷新页面，将最新数据状态数据、最后通讯时间更新至表格中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用户已登录且拥有权限，设备已连接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点击心跳测试按钮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心跳测试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30秒内未检测到设备数据，视为设备离线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
      <w:pPr>
        <w:rPr>
          <w:rFonts w:hint="eastAsia"/>
          <w:lang w:val="en-US" w:eastAsia="zh-CN"/>
        </w:rPr>
      </w:pPr>
      <w:r>
        <w:rPr>
          <w:rFonts w:hint="eastAsia"/>
          <w:lang w:eastAsia="zh-CN"/>
        </w:rPr>
        <w:t>检测设备管理</w:t>
      </w:r>
      <w:r>
        <w:rPr>
          <w:rFonts w:hint="eastAsia"/>
          <w:lang w:val="en-US" w:eastAsia="zh-CN"/>
        </w:rPr>
        <w:t>-启用/禁用</w:t>
      </w:r>
    </w:p>
    <w:p>
      <w:pPr>
        <w:rPr>
          <w:rFonts w:hint="eastAsia"/>
          <w:lang w:val="en-US" w:eastAsia="zh-CN"/>
        </w:rPr>
      </w:pPr>
    </w:p>
    <w:p>
      <w:pPr>
        <w:rPr>
          <w:rFonts w:hint="eastAsia"/>
          <w:lang w:val="en-US" w:eastAsia="zh-CN"/>
        </w:rPr>
      </w:pPr>
      <w:r>
        <w:rPr>
          <w:rFonts w:hint="eastAsia"/>
          <w:lang w:val="en-US" w:eastAsia="zh-CN"/>
        </w:rPr>
        <w:t>检测设备管理-删除</w:t>
      </w:r>
    </w:p>
    <w:p>
      <w:pPr>
        <w:rPr>
          <w:rFonts w:hint="eastAsia"/>
          <w:lang w:val="en-US" w:eastAsia="zh-CN"/>
        </w:rPr>
      </w:pPr>
      <w:r>
        <w:rPr>
          <w:rFonts w:hint="eastAsia"/>
          <w:lang w:val="en-US" w:eastAsia="zh-CN"/>
        </w:rPr>
        <w:t>原型页面</w:t>
      </w:r>
    </w:p>
    <w:p>
      <w:pPr>
        <w:rPr>
          <w:rFonts w:hint="eastAsia"/>
          <w:lang w:val="en-US" w:eastAsia="zh-CN"/>
        </w:rPr>
      </w:pPr>
      <w:r>
        <w:rPr>
          <w:rFonts w:hint="eastAsia"/>
          <w:lang w:val="en-US" w:eastAsia="zh-CN"/>
        </w:rPr>
        <w:t>界面说明</w:t>
      </w:r>
    </w:p>
    <w:p>
      <w:pPr>
        <w:rPr>
          <w:rFonts w:hint="eastAsia"/>
          <w:lang w:val="en-US" w:eastAsia="zh-CN"/>
        </w:rPr>
      </w:pPr>
      <w:r>
        <w:rPr>
          <w:rFonts w:hint="eastAsia"/>
          <w:lang w:val="en-US" w:eastAsia="zh-CN"/>
        </w:rPr>
        <w:t>输入内容</w:t>
      </w:r>
    </w:p>
    <w:p>
      <w:pPr>
        <w:rPr>
          <w:rFonts w:hint="eastAsia"/>
          <w:lang w:val="en-US" w:eastAsia="zh-CN"/>
        </w:rPr>
      </w:pPr>
      <w:r>
        <w:rPr>
          <w:rFonts w:hint="eastAsia"/>
          <w:lang w:val="en-US" w:eastAsia="zh-CN"/>
        </w:rPr>
        <w:t>输出内容</w:t>
      </w:r>
    </w:p>
    <w:p>
      <w:pPr>
        <w:rPr>
          <w:rFonts w:hint="eastAsia"/>
          <w:lang w:val="en-US" w:eastAsia="zh-CN"/>
        </w:rPr>
      </w:pPr>
      <w:r>
        <w:rPr>
          <w:rFonts w:hint="eastAsia"/>
          <w:lang w:val="en-US" w:eastAsia="zh-CN"/>
        </w:rPr>
        <w:t>用例</w:t>
      </w:r>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设备管理器删除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勾选设备管理器后点击删除可删除已创建的设备管理器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用户已登录且有权限，该设备管理器处于非启用状态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设备管理器删除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设备管理器删除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当设备管理器为启用状态时，删除按钮为禁用状态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val="en-US" w:eastAsia="zh-CN"/>
        </w:rPr>
      </w:pPr>
    </w:p>
    <w:p>
      <w:pPr>
        <w:pStyle w:val="5"/>
      </w:pPr>
      <w:bookmarkStart w:id="467" w:name="_Toc13064"/>
      <w:r>
        <w:rPr>
          <w:rFonts w:hint="eastAsia"/>
          <w:lang w:val="en-US" w:eastAsia="zh-CN"/>
        </w:rPr>
        <w:t>设备管理-指示灯管理-页面展示</w:t>
      </w:r>
      <w:bookmarkEnd w:id="467"/>
    </w:p>
    <w:p>
      <w:pPr>
        <w:pStyle w:val="19"/>
      </w:pPr>
      <w:bookmarkStart w:id="468" w:name="_Toc25162"/>
      <w:r>
        <w:rPr>
          <w:rFonts w:hint="eastAsia"/>
        </w:rPr>
        <w:t>原型界面</w:t>
      </w:r>
      <w:bookmarkEnd w:id="468"/>
    </w:p>
    <w:p>
      <w:pPr>
        <w:rPr>
          <w:rFonts w:hint="eastAsia" w:eastAsia="宋体"/>
          <w:lang w:eastAsia="zh-CN"/>
        </w:rPr>
      </w:pPr>
      <w:r>
        <w:rPr>
          <w:rFonts w:hint="eastAsia" w:eastAsia="宋体"/>
          <w:lang w:eastAsia="zh-CN"/>
        </w:rPr>
        <w:drawing>
          <wp:inline distT="0" distB="0" distL="114300" distR="114300">
            <wp:extent cx="5271770" cy="4022725"/>
            <wp:effectExtent l="0" t="0" r="5080" b="15875"/>
            <wp:docPr id="44" name="图片 44" descr="指示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指示灯管理"/>
                    <pic:cNvPicPr>
                      <a:picLocks noChangeAspect="1"/>
                    </pic:cNvPicPr>
                  </pic:nvPicPr>
                  <pic:blipFill>
                    <a:blip r:embed="rId58"/>
                    <a:stretch>
                      <a:fillRect/>
                    </a:stretch>
                  </pic:blipFill>
                  <pic:spPr>
                    <a:xfrm>
                      <a:off x="0" y="0"/>
                      <a:ext cx="5271770" cy="4022725"/>
                    </a:xfrm>
                    <a:prstGeom prst="rect">
                      <a:avLst/>
                    </a:prstGeom>
                  </pic:spPr>
                </pic:pic>
              </a:graphicData>
            </a:graphic>
          </wp:inline>
        </w:drawing>
      </w:r>
    </w:p>
    <w:p>
      <w:pPr>
        <w:keepNext/>
      </w:pPr>
    </w:p>
    <w:p>
      <w:pPr>
        <w:pStyle w:val="19"/>
        <w:rPr>
          <w:rFonts w:hint="eastAsia"/>
        </w:rPr>
      </w:pPr>
      <w:bookmarkStart w:id="469" w:name="_Toc7505"/>
      <w:r>
        <w:rPr>
          <w:rFonts w:hint="eastAsia"/>
        </w:rPr>
        <w:t>界面说明</w:t>
      </w:r>
      <w:bookmarkEnd w:id="469"/>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r>
              <w:rPr>
                <w:rFonts w:hint="eastAsia"/>
                <w:vertAlign w:val="baseline"/>
                <w:lang w:eastAsia="zh-CN"/>
              </w:rPr>
              <w:t>指示灯管理</w:t>
            </w:r>
          </w:p>
        </w:tc>
        <w:tc>
          <w:tcPr>
            <w:tcW w:w="1704" w:type="dxa"/>
            <w:vAlign w:val="center"/>
          </w:tcPr>
          <w:p>
            <w:pPr>
              <w:jc w:val="center"/>
              <w:rPr>
                <w:rFonts w:hint="eastAsia"/>
                <w:vertAlign w:val="baseline"/>
                <w:lang w:eastAsia="zh-CN"/>
              </w:rPr>
            </w:pPr>
            <w:r>
              <w:rPr>
                <w:rFonts w:hint="eastAsia"/>
                <w:vertAlign w:val="baseline"/>
                <w:lang w:eastAsia="zh-CN"/>
              </w:rPr>
              <w:t>设备</w:t>
            </w:r>
            <w:r>
              <w:rPr>
                <w:rFonts w:hint="eastAsia"/>
                <w:vertAlign w:val="baseline"/>
                <w:lang w:val="en-US" w:eastAsia="zh-CN"/>
              </w:rPr>
              <w:t>ID</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设备类型</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设备状态</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最后通讯时间</w:t>
            </w:r>
          </w:p>
        </w:tc>
        <w:tc>
          <w:tcPr>
            <w:tcW w:w="1704" w:type="dxa"/>
            <w:vAlign w:val="center"/>
          </w:tcPr>
          <w:p>
            <w:pPr>
              <w:jc w:val="center"/>
              <w:rPr>
                <w:rFonts w:hint="eastAsia"/>
                <w:vertAlign w:val="baseline"/>
                <w:lang w:eastAsia="zh-CN"/>
              </w:rPr>
            </w:pPr>
            <w:r>
              <w:rPr>
                <w:rFonts w:hint="eastAsia"/>
                <w:vertAlign w:val="baseline"/>
                <w:lang w:eastAsia="zh-CN"/>
              </w:rPr>
              <w:t>时间框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搜索</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导出</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开启</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关闭</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启用</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禁用</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both"/>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指示灯列表</w:t>
            </w:r>
          </w:p>
        </w:tc>
        <w:tc>
          <w:tcPr>
            <w:tcW w:w="1704" w:type="dxa"/>
            <w:vAlign w:val="center"/>
          </w:tcPr>
          <w:p>
            <w:pPr>
              <w:jc w:val="center"/>
              <w:rPr>
                <w:rFonts w:hint="eastAsia"/>
                <w:vertAlign w:val="baseline"/>
                <w:lang w:eastAsia="zh-CN"/>
              </w:rPr>
            </w:pPr>
            <w:r>
              <w:rPr>
                <w:rFonts w:hint="eastAsia"/>
                <w:vertAlign w:val="baseline"/>
                <w:lang w:eastAsia="zh-CN"/>
              </w:rPr>
              <w:t>表格</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表格项有：序号、设备</w:t>
            </w:r>
            <w:r>
              <w:rPr>
                <w:rFonts w:hint="eastAsia"/>
                <w:vertAlign w:val="baseline"/>
                <w:lang w:val="en-US" w:eastAsia="zh-CN"/>
              </w:rPr>
              <w:t>ID、设备类型、设备状态、最后通讯时间、操作（删除）</w:t>
            </w:r>
          </w:p>
        </w:tc>
      </w:tr>
    </w:tbl>
    <w:p>
      <w:pPr>
        <w:rPr>
          <w:rFonts w:hint="eastAsia"/>
          <w:lang w:eastAsia="zh-CN"/>
        </w:rPr>
      </w:pPr>
    </w:p>
    <w:p>
      <w:pPr>
        <w:pStyle w:val="19"/>
        <w:rPr>
          <w:rFonts w:hint="eastAsia"/>
          <w:lang w:eastAsia="zh-CN"/>
        </w:rPr>
      </w:pPr>
      <w:bookmarkStart w:id="470" w:name="_Toc24257"/>
      <w:r>
        <w:rPr>
          <w:rFonts w:hint="eastAsia"/>
          <w:lang w:eastAsia="zh-CN"/>
        </w:rPr>
        <w:t>输入内容</w:t>
      </w:r>
      <w:bookmarkEnd w:id="470"/>
    </w:p>
    <w:p>
      <w:pPr>
        <w:rPr>
          <w:rFonts w:hint="eastAsia"/>
          <w:lang w:eastAsia="zh-CN"/>
        </w:rPr>
      </w:pPr>
    </w:p>
    <w:p>
      <w:pPr>
        <w:pStyle w:val="19"/>
        <w:rPr>
          <w:rFonts w:hint="eastAsia"/>
          <w:lang w:eastAsia="zh-CN"/>
        </w:rPr>
      </w:pPr>
      <w:bookmarkStart w:id="471" w:name="_Toc7188"/>
      <w:r>
        <w:rPr>
          <w:rFonts w:hint="eastAsia"/>
          <w:lang w:eastAsia="zh-CN"/>
        </w:rPr>
        <w:t>输出内容</w:t>
      </w:r>
      <w:bookmarkEnd w:id="471"/>
    </w:p>
    <w:p>
      <w:pPr>
        <w:rPr>
          <w:rFonts w:hint="eastAsia" w:eastAsia="宋体"/>
          <w:lang w:eastAsia="zh-CN"/>
        </w:rPr>
      </w:pPr>
      <w:r>
        <w:rPr>
          <w:rFonts w:hint="eastAsia"/>
          <w:lang w:eastAsia="zh-CN"/>
        </w:rPr>
        <w:t>无</w:t>
      </w:r>
    </w:p>
    <w:p>
      <w:pPr>
        <w:pStyle w:val="19"/>
      </w:pPr>
      <w:bookmarkStart w:id="472" w:name="_Toc5029"/>
      <w:r>
        <w:rPr>
          <w:rFonts w:hint="eastAsia"/>
        </w:rPr>
        <w:t>用例</w:t>
      </w:r>
      <w:bookmarkEnd w:id="472"/>
    </w:p>
    <w:p>
      <w:pPr>
        <w:rPr>
          <w:rFonts w:hint="eastAsia"/>
          <w:lang w:eastAsia="zh-CN"/>
        </w:rPr>
      </w:pPr>
      <w:r>
        <w:rPr>
          <w:rFonts w:hint="eastAsia"/>
          <w:lang w:eastAsia="zh-CN"/>
        </w:rPr>
        <w:t>无</w:t>
      </w:r>
    </w:p>
    <w:p>
      <w:pPr>
        <w:rPr>
          <w:rFonts w:hint="eastAsia"/>
          <w:lang w:eastAsia="zh-CN"/>
        </w:rPr>
      </w:pPr>
    </w:p>
    <w:p>
      <w:pPr>
        <w:rPr>
          <w:rFonts w:hint="eastAsia"/>
          <w:lang w:eastAsia="zh-CN"/>
        </w:rPr>
      </w:pPr>
    </w:p>
    <w:p>
      <w:pPr>
        <w:pStyle w:val="5"/>
      </w:pPr>
      <w:bookmarkStart w:id="473" w:name="_Toc16647"/>
      <w:r>
        <w:rPr>
          <w:rFonts w:hint="eastAsia"/>
          <w:lang w:val="en-US" w:eastAsia="zh-CN"/>
        </w:rPr>
        <w:t>指示灯管理-搜索</w:t>
      </w:r>
      <w:bookmarkEnd w:id="473"/>
    </w:p>
    <w:p>
      <w:pPr>
        <w:pStyle w:val="6"/>
        <w:rPr>
          <w:rFonts w:hint="eastAsia"/>
          <w:lang w:eastAsia="zh-CN"/>
        </w:rPr>
      </w:pPr>
      <w:bookmarkStart w:id="474" w:name="_Toc21650"/>
      <w:r>
        <w:rPr>
          <w:rFonts w:hint="eastAsia"/>
          <w:lang w:eastAsia="zh-CN"/>
        </w:rPr>
        <w:t>原型界面</w:t>
      </w:r>
      <w:bookmarkEnd w:id="474"/>
    </w:p>
    <w:p>
      <w:pPr>
        <w:rPr>
          <w:rFonts w:hint="eastAsia"/>
          <w:lang w:eastAsia="zh-CN"/>
        </w:rPr>
      </w:pPr>
      <w:r>
        <w:rPr>
          <w:rFonts w:hint="eastAsia"/>
          <w:lang w:eastAsia="zh-CN"/>
        </w:rPr>
        <w:t>无</w:t>
      </w:r>
    </w:p>
    <w:p>
      <w:pPr>
        <w:pStyle w:val="6"/>
        <w:rPr>
          <w:rFonts w:hint="eastAsia"/>
          <w:lang w:eastAsia="zh-CN"/>
        </w:rPr>
      </w:pPr>
      <w:bookmarkStart w:id="475" w:name="_Toc32528"/>
      <w:r>
        <w:rPr>
          <w:rFonts w:hint="eastAsia"/>
          <w:lang w:eastAsia="zh-CN"/>
        </w:rPr>
        <w:t>界面说明</w:t>
      </w:r>
      <w:bookmarkEnd w:id="475"/>
    </w:p>
    <w:p>
      <w:pPr>
        <w:rPr>
          <w:rFonts w:hint="eastAsia"/>
          <w:lang w:eastAsia="zh-CN"/>
        </w:rPr>
      </w:pPr>
      <w:r>
        <w:rPr>
          <w:rFonts w:hint="eastAsia"/>
          <w:lang w:eastAsia="zh-CN"/>
        </w:rPr>
        <w:t>无</w:t>
      </w:r>
    </w:p>
    <w:p>
      <w:pPr>
        <w:pStyle w:val="6"/>
        <w:rPr>
          <w:rFonts w:hint="eastAsia"/>
          <w:lang w:eastAsia="zh-CN"/>
        </w:rPr>
      </w:pPr>
      <w:bookmarkStart w:id="476" w:name="_Toc26537"/>
      <w:r>
        <w:rPr>
          <w:rFonts w:hint="eastAsia"/>
          <w:lang w:eastAsia="zh-CN"/>
        </w:rPr>
        <w:t>输入内容</w:t>
      </w:r>
      <w:bookmarkEnd w:id="47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设备</w:t>
            </w:r>
            <w:r>
              <w:rPr>
                <w:rFonts w:hint="eastAsia"/>
                <w:vertAlign w:val="baseline"/>
                <w:lang w:val="en-US" w:eastAsia="zh-CN"/>
              </w:rPr>
              <w:t>ID</w:t>
            </w:r>
          </w:p>
        </w:tc>
        <w:tc>
          <w:tcPr>
            <w:tcW w:w="1704" w:type="dxa"/>
            <w:textDirection w:val="lrTb"/>
            <w:vAlign w:val="center"/>
          </w:tcPr>
          <w:p>
            <w:pPr>
              <w:jc w:val="center"/>
              <w:rPr>
                <w:rFonts w:hint="eastAsia"/>
                <w:vertAlign w:val="baseline"/>
                <w:lang w:eastAsia="zh-CN"/>
              </w:rPr>
            </w:pPr>
            <w:r>
              <w:rPr>
                <w:rFonts w:hint="eastAsia"/>
                <w:vertAlign w:val="baseline"/>
                <w:lang w:eastAsia="zh-CN"/>
              </w:rPr>
              <w:t>否</w:t>
            </w:r>
          </w:p>
        </w:tc>
        <w:tc>
          <w:tcPr>
            <w:tcW w:w="1705" w:type="dxa"/>
            <w:textDirection w:val="lrTb"/>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eastAsia="zh-CN"/>
              </w:rPr>
            </w:pPr>
            <w:r>
              <w:rPr>
                <w:rFonts w:hint="eastAsia"/>
                <w:vertAlign w:val="baseline"/>
                <w:lang w:val="en-US" w:eastAsia="zh-CN"/>
              </w:rPr>
              <w:t>不超过50个在字符，不包含特殊字符及空格</w:t>
            </w:r>
          </w:p>
        </w:tc>
        <w:tc>
          <w:tcPr>
            <w:tcW w:w="1705"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设备类型</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val="en-US" w:eastAsia="zh-CN"/>
              </w:rPr>
            </w:pPr>
            <w:r>
              <w:rPr>
                <w:rFonts w:hint="eastAsia"/>
                <w:vertAlign w:val="baseline"/>
                <w:lang w:val="en-US" w:eastAsia="zh-CN"/>
              </w:rPr>
              <w:t>默认全部</w:t>
            </w:r>
          </w:p>
          <w:p>
            <w:pPr>
              <w:jc w:val="center"/>
              <w:rPr>
                <w:rFonts w:hint="eastAsia"/>
                <w:vertAlign w:val="baseline"/>
                <w:lang w:eastAsia="zh-CN"/>
              </w:rPr>
            </w:pPr>
            <w:r>
              <w:rPr>
                <w:rFonts w:hint="eastAsia"/>
                <w:vertAlign w:val="baseline"/>
                <w:lang w:val="en-US" w:eastAsia="zh-CN"/>
              </w:rPr>
              <w:t>下拉选项为全部、车位灯、区域灯</w:t>
            </w:r>
          </w:p>
        </w:tc>
        <w:tc>
          <w:tcPr>
            <w:tcW w:w="1705"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设备状态</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val="en-US" w:eastAsia="zh-CN"/>
              </w:rPr>
            </w:pPr>
            <w:r>
              <w:rPr>
                <w:rFonts w:hint="eastAsia"/>
                <w:vertAlign w:val="baseline"/>
                <w:lang w:val="en-US" w:eastAsia="zh-CN"/>
              </w:rPr>
              <w:t>默认为全部</w:t>
            </w:r>
          </w:p>
          <w:p>
            <w:pPr>
              <w:jc w:val="both"/>
              <w:rPr>
                <w:rFonts w:hint="eastAsia"/>
                <w:vertAlign w:val="baseline"/>
                <w:lang w:eastAsia="zh-CN"/>
              </w:rPr>
            </w:pPr>
            <w:r>
              <w:rPr>
                <w:rFonts w:hint="eastAsia"/>
                <w:vertAlign w:val="baseline"/>
                <w:lang w:val="en-US" w:eastAsia="zh-CN"/>
              </w:rPr>
              <w:t>下拉选项为全部、在线、离线、禁用</w:t>
            </w:r>
          </w:p>
        </w:tc>
        <w:tc>
          <w:tcPr>
            <w:tcW w:w="1705"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时间框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最后通讯时间</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val="en-US" w:eastAsia="zh-CN"/>
              </w:rPr>
              <w:t>默认当前时间所在自然日0点-24点</w:t>
            </w:r>
          </w:p>
        </w:tc>
        <w:tc>
          <w:tcPr>
            <w:tcW w:w="1705" w:type="dxa"/>
            <w:textDirection w:val="lrTb"/>
            <w:vAlign w:val="center"/>
          </w:tcPr>
          <w:p>
            <w:pPr>
              <w:jc w:val="center"/>
              <w:rPr>
                <w:rFonts w:hint="eastAsia"/>
                <w:vertAlign w:val="baseline"/>
                <w:lang w:eastAsia="zh-CN"/>
              </w:rPr>
            </w:pPr>
          </w:p>
        </w:tc>
      </w:tr>
    </w:tbl>
    <w:p>
      <w:pPr>
        <w:rPr>
          <w:rFonts w:hint="eastAsia"/>
          <w:lang w:eastAsia="zh-CN"/>
        </w:rPr>
      </w:pPr>
    </w:p>
    <w:p>
      <w:pPr>
        <w:pStyle w:val="6"/>
        <w:rPr>
          <w:rFonts w:hint="eastAsia"/>
          <w:lang w:eastAsia="zh-CN"/>
        </w:rPr>
      </w:pPr>
      <w:bookmarkStart w:id="477" w:name="_Toc28500"/>
      <w:r>
        <w:rPr>
          <w:rFonts w:hint="eastAsia"/>
          <w:lang w:eastAsia="zh-CN"/>
        </w:rPr>
        <w:t>输出内容</w:t>
      </w:r>
      <w:bookmarkEnd w:id="477"/>
    </w:p>
    <w:p>
      <w:pPr>
        <w:rPr>
          <w:rFonts w:hint="eastAsia"/>
          <w:lang w:eastAsia="zh-CN"/>
        </w:rPr>
      </w:pPr>
      <w:r>
        <w:rPr>
          <w:rFonts w:hint="eastAsia"/>
          <w:lang w:eastAsia="zh-CN"/>
        </w:rPr>
        <w:t>列表中展示符合条件的数据</w:t>
      </w:r>
    </w:p>
    <w:p>
      <w:pPr>
        <w:pStyle w:val="6"/>
        <w:rPr>
          <w:rFonts w:hint="eastAsia"/>
          <w:lang w:eastAsia="zh-CN"/>
        </w:rPr>
      </w:pPr>
      <w:bookmarkStart w:id="478" w:name="_Toc26331"/>
      <w:r>
        <w:rPr>
          <w:rFonts w:hint="eastAsia"/>
          <w:lang w:eastAsia="zh-CN"/>
        </w:rPr>
        <w:t>用例</w:t>
      </w:r>
      <w:bookmarkEnd w:id="478"/>
    </w:p>
    <w:p>
      <w:pPr>
        <w:rPr>
          <w:rFonts w:hint="eastAsia"/>
          <w:lang w:eastAsia="zh-CN"/>
        </w:rPr>
      </w:pPr>
      <w:r>
        <w:rPr>
          <w:rFonts w:hint="eastAsia"/>
          <w:lang w:eastAsia="zh-CN"/>
        </w:rPr>
        <w:t>标准搜索</w:t>
      </w:r>
    </w:p>
    <w:p>
      <w:pPr>
        <w:rPr>
          <w:rFonts w:hint="eastAsia"/>
          <w:lang w:eastAsia="zh-CN"/>
        </w:rPr>
      </w:pPr>
    </w:p>
    <w:p>
      <w:pPr>
        <w:pStyle w:val="5"/>
      </w:pPr>
      <w:bookmarkStart w:id="479" w:name="_Toc7134"/>
      <w:r>
        <w:rPr>
          <w:rFonts w:hint="eastAsia"/>
          <w:lang w:val="en-US" w:eastAsia="zh-CN"/>
        </w:rPr>
        <w:t>指示灯管理-导出</w:t>
      </w:r>
      <w:bookmarkEnd w:id="479"/>
    </w:p>
    <w:p>
      <w:pPr>
        <w:rPr>
          <w:rFonts w:hint="eastAsia"/>
          <w:lang w:eastAsia="zh-CN"/>
        </w:rPr>
      </w:pPr>
      <w:r>
        <w:rPr>
          <w:rFonts w:hint="eastAsia"/>
          <w:lang w:eastAsia="zh-CN"/>
        </w:rPr>
        <w:t>标准导出</w:t>
      </w:r>
    </w:p>
    <w:p>
      <w:pPr>
        <w:pStyle w:val="5"/>
      </w:pPr>
      <w:bookmarkStart w:id="480" w:name="_Toc5245"/>
      <w:r>
        <w:rPr>
          <w:rFonts w:hint="eastAsia"/>
          <w:lang w:val="en-US" w:eastAsia="zh-CN"/>
        </w:rPr>
        <w:t>设备管理-屏管理-页面展示</w:t>
      </w:r>
      <w:bookmarkEnd w:id="480"/>
    </w:p>
    <w:p>
      <w:pPr>
        <w:pStyle w:val="19"/>
      </w:pPr>
      <w:bookmarkStart w:id="481" w:name="_Toc25687"/>
      <w:r>
        <w:rPr>
          <w:rFonts w:hint="eastAsia"/>
        </w:rPr>
        <w:t>原型界面</w:t>
      </w:r>
      <w:bookmarkEnd w:id="481"/>
    </w:p>
    <w:p>
      <w:pPr>
        <w:rPr>
          <w:rFonts w:hint="eastAsia" w:eastAsia="宋体"/>
          <w:lang w:eastAsia="zh-CN"/>
        </w:rPr>
      </w:pPr>
      <w:r>
        <w:rPr>
          <w:rFonts w:hint="eastAsia" w:eastAsia="宋体"/>
          <w:lang w:eastAsia="zh-CN"/>
        </w:rPr>
        <w:drawing>
          <wp:inline distT="0" distB="0" distL="114300" distR="114300">
            <wp:extent cx="5271770" cy="4022725"/>
            <wp:effectExtent l="0" t="0" r="5080" b="15875"/>
            <wp:docPr id="35" name="图片 35" descr="屏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管理"/>
                    <pic:cNvPicPr>
                      <a:picLocks noChangeAspect="1"/>
                    </pic:cNvPicPr>
                  </pic:nvPicPr>
                  <pic:blipFill>
                    <a:blip r:embed="rId59"/>
                    <a:stretch>
                      <a:fillRect/>
                    </a:stretch>
                  </pic:blipFill>
                  <pic:spPr>
                    <a:xfrm>
                      <a:off x="0" y="0"/>
                      <a:ext cx="5271770" cy="4022725"/>
                    </a:xfrm>
                    <a:prstGeom prst="rect">
                      <a:avLst/>
                    </a:prstGeom>
                  </pic:spPr>
                </pic:pic>
              </a:graphicData>
            </a:graphic>
          </wp:inline>
        </w:drawing>
      </w:r>
    </w:p>
    <w:p>
      <w:pPr>
        <w:keepNext/>
      </w:pPr>
    </w:p>
    <w:p>
      <w:pPr>
        <w:pStyle w:val="19"/>
        <w:rPr>
          <w:rFonts w:hint="eastAsia"/>
        </w:rPr>
      </w:pPr>
      <w:bookmarkStart w:id="482" w:name="_Toc1431"/>
      <w:r>
        <w:rPr>
          <w:rFonts w:hint="eastAsia"/>
        </w:rPr>
        <w:t>界面说明</w:t>
      </w:r>
      <w:bookmarkEnd w:id="482"/>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屏管理</w:t>
            </w:r>
          </w:p>
        </w:tc>
        <w:tc>
          <w:tcPr>
            <w:tcW w:w="1704" w:type="dxa"/>
            <w:vAlign w:val="center"/>
          </w:tcPr>
          <w:p>
            <w:pPr>
              <w:jc w:val="center"/>
              <w:rPr>
                <w:rFonts w:hint="eastAsia"/>
                <w:vertAlign w:val="baseline"/>
                <w:lang w:eastAsia="zh-CN"/>
              </w:rPr>
            </w:pPr>
            <w:r>
              <w:rPr>
                <w:rFonts w:hint="eastAsia"/>
                <w:vertAlign w:val="baseline"/>
                <w:lang w:eastAsia="zh-CN"/>
              </w:rPr>
              <w:t>设备</w:t>
            </w:r>
            <w:r>
              <w:rPr>
                <w:rFonts w:hint="eastAsia"/>
                <w:vertAlign w:val="baseline"/>
                <w:lang w:val="en-US" w:eastAsia="zh-CN"/>
              </w:rPr>
              <w:t>ID</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设备类型</w:t>
            </w:r>
            <w:r>
              <w:rPr>
                <w:rFonts w:hint="eastAsia"/>
                <w:vertAlign w:val="baseline"/>
                <w:lang w:val="en-US" w:eastAsia="zh-CN"/>
              </w:rPr>
              <w:t xml:space="preserve"> </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设备状态</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最后通讯时间</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导出</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color w:val="FF0000"/>
                <w:vertAlign w:val="baseline"/>
                <w:lang w:eastAsia="zh-CN"/>
              </w:rPr>
            </w:pPr>
            <w:r>
              <w:rPr>
                <w:rFonts w:hint="eastAsia"/>
                <w:color w:val="FF0000"/>
                <w:vertAlign w:val="baseline"/>
                <w:lang w:eastAsia="zh-CN"/>
              </w:rPr>
              <w:t>屏区域设置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已与车位绑定的屏不可进行屏区域设置，点击进入屏区域设置页面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color w:val="FF0000"/>
                <w:vertAlign w:val="baseline"/>
                <w:lang w:eastAsia="zh-CN"/>
              </w:rPr>
              <w:t>屏设置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color w:val="FF0000"/>
                <w:vertAlign w:val="baseline"/>
                <w:lang w:eastAsia="zh-CN"/>
              </w:rPr>
              <w:t>发送信息</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点击弹出输入框，用户可输入</w:t>
            </w:r>
            <w:r>
              <w:rPr>
                <w:rFonts w:hint="eastAsia"/>
                <w:vertAlign w:val="baseline"/>
                <w:lang w:val="en-US" w:eastAsia="zh-CN"/>
              </w:rPr>
              <w:t>50个字符以内的内容，不支持空格及特殊字符；点击发送将内容发送至屏幕，采用从右向左滚动显示的方式。以测试连接是否畅通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开启</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点击开启后，系统开启该屏幕。可再次在硬件上关闭设备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关闭</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点击关闭后，系统关闭该指示灯，但不禁用。可再次在硬件上开启设备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启用</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读取到数据的硬件默认为启用状态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禁用</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点击禁用按钮，不再接受禁用设备的数据；禁用后的设备可删除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屏管理列表</w:t>
            </w:r>
          </w:p>
        </w:tc>
        <w:tc>
          <w:tcPr>
            <w:tcW w:w="1704" w:type="dxa"/>
            <w:vAlign w:val="center"/>
          </w:tcPr>
          <w:p>
            <w:pPr>
              <w:jc w:val="center"/>
              <w:rPr>
                <w:rFonts w:hint="eastAsia"/>
                <w:vertAlign w:val="baseline"/>
                <w:lang w:eastAsia="zh-CN"/>
              </w:rPr>
            </w:pPr>
            <w:r>
              <w:rPr>
                <w:rFonts w:hint="eastAsia"/>
                <w:vertAlign w:val="baseline"/>
                <w:lang w:eastAsia="zh-CN"/>
              </w:rPr>
              <w:t>列表</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列表选项：序号、设备</w:t>
            </w:r>
            <w:r>
              <w:rPr>
                <w:rFonts w:hint="eastAsia"/>
                <w:vertAlign w:val="baseline"/>
                <w:lang w:val="en-US" w:eastAsia="zh-CN"/>
              </w:rPr>
              <w:t>ID、设备类型、最后通讯时间、操作（删除）、最后操作时间、最后操作人</w:t>
            </w:r>
          </w:p>
        </w:tc>
      </w:tr>
    </w:tbl>
    <w:p>
      <w:pPr>
        <w:rPr>
          <w:rFonts w:hint="eastAsia"/>
          <w:lang w:eastAsia="zh-CN"/>
        </w:rPr>
      </w:pPr>
    </w:p>
    <w:p>
      <w:pPr>
        <w:pStyle w:val="19"/>
        <w:rPr>
          <w:rFonts w:hint="eastAsia"/>
          <w:lang w:eastAsia="zh-CN"/>
        </w:rPr>
      </w:pPr>
      <w:bookmarkStart w:id="483" w:name="_Toc30115"/>
      <w:r>
        <w:rPr>
          <w:rFonts w:hint="eastAsia"/>
          <w:lang w:eastAsia="zh-CN"/>
        </w:rPr>
        <w:t>输入内容</w:t>
      </w:r>
      <w:bookmarkEnd w:id="483"/>
    </w:p>
    <w:p>
      <w:pPr>
        <w:rPr>
          <w:rFonts w:hint="eastAsia"/>
          <w:lang w:eastAsia="zh-CN"/>
        </w:rPr>
      </w:pPr>
      <w:r>
        <w:rPr>
          <w:rFonts w:hint="eastAsia"/>
          <w:lang w:eastAsia="zh-CN"/>
        </w:rPr>
        <w:t>无</w:t>
      </w:r>
    </w:p>
    <w:p>
      <w:pPr>
        <w:pStyle w:val="19"/>
        <w:rPr>
          <w:rFonts w:hint="eastAsia"/>
          <w:lang w:eastAsia="zh-CN"/>
        </w:rPr>
      </w:pPr>
      <w:bookmarkStart w:id="484" w:name="_Toc22407"/>
      <w:r>
        <w:rPr>
          <w:rFonts w:hint="eastAsia"/>
          <w:lang w:eastAsia="zh-CN"/>
        </w:rPr>
        <w:t>输出内容</w:t>
      </w:r>
      <w:bookmarkEnd w:id="484"/>
    </w:p>
    <w:p>
      <w:pPr>
        <w:rPr>
          <w:rFonts w:hint="eastAsia"/>
          <w:lang w:eastAsia="zh-CN"/>
        </w:rPr>
      </w:pPr>
      <w:r>
        <w:rPr>
          <w:rFonts w:hint="eastAsia"/>
          <w:lang w:eastAsia="zh-CN"/>
        </w:rPr>
        <w:t>无</w:t>
      </w:r>
    </w:p>
    <w:p>
      <w:pPr>
        <w:pStyle w:val="19"/>
      </w:pPr>
      <w:bookmarkStart w:id="485" w:name="_Toc21357"/>
      <w:r>
        <w:rPr>
          <w:rFonts w:hint="eastAsia"/>
        </w:rPr>
        <w:t>用例</w:t>
      </w:r>
      <w:bookmarkEnd w:id="485"/>
    </w:p>
    <w:p>
      <w:pPr>
        <w:rPr>
          <w:rFonts w:hint="eastAsia"/>
          <w:lang w:eastAsia="zh-CN"/>
        </w:rPr>
      </w:pPr>
      <w:r>
        <w:rPr>
          <w:rFonts w:hint="eastAsia"/>
          <w:lang w:eastAsia="zh-CN"/>
        </w:rPr>
        <w:t>无</w:t>
      </w:r>
    </w:p>
    <w:p>
      <w:pPr>
        <w:rPr>
          <w:rFonts w:hint="eastAsia"/>
          <w:lang w:eastAsia="zh-CN"/>
        </w:rPr>
      </w:pPr>
    </w:p>
    <w:p>
      <w:pPr>
        <w:pStyle w:val="5"/>
      </w:pPr>
      <w:bookmarkStart w:id="486" w:name="_Toc5111"/>
      <w:r>
        <w:rPr>
          <w:rFonts w:hint="eastAsia"/>
          <w:lang w:val="en-US" w:eastAsia="zh-CN"/>
        </w:rPr>
        <w:t>屏管理-搜索</w:t>
      </w:r>
      <w:bookmarkEnd w:id="486"/>
    </w:p>
    <w:p>
      <w:pPr>
        <w:pStyle w:val="6"/>
        <w:rPr>
          <w:rFonts w:hint="eastAsia"/>
          <w:lang w:eastAsia="zh-CN"/>
        </w:rPr>
      </w:pPr>
      <w:bookmarkStart w:id="487" w:name="_Toc10967"/>
      <w:r>
        <w:rPr>
          <w:rFonts w:hint="eastAsia"/>
          <w:lang w:eastAsia="zh-CN"/>
        </w:rPr>
        <w:t>原型界面</w:t>
      </w:r>
      <w:bookmarkEnd w:id="487"/>
    </w:p>
    <w:p>
      <w:pPr>
        <w:rPr>
          <w:rFonts w:hint="eastAsia"/>
          <w:lang w:eastAsia="zh-CN"/>
        </w:rPr>
      </w:pPr>
      <w:r>
        <w:rPr>
          <w:rFonts w:hint="eastAsia"/>
          <w:lang w:eastAsia="zh-CN"/>
        </w:rPr>
        <w:t>无</w:t>
      </w:r>
    </w:p>
    <w:p>
      <w:pPr>
        <w:pStyle w:val="6"/>
        <w:rPr>
          <w:rFonts w:hint="eastAsia"/>
          <w:lang w:eastAsia="zh-CN"/>
        </w:rPr>
      </w:pPr>
      <w:bookmarkStart w:id="488" w:name="_Toc15664"/>
      <w:r>
        <w:rPr>
          <w:rFonts w:hint="eastAsia"/>
          <w:lang w:eastAsia="zh-CN"/>
        </w:rPr>
        <w:t>界面说明</w:t>
      </w:r>
      <w:bookmarkEnd w:id="488"/>
    </w:p>
    <w:p>
      <w:pPr>
        <w:rPr>
          <w:rFonts w:hint="eastAsia"/>
          <w:lang w:eastAsia="zh-CN"/>
        </w:rPr>
      </w:pPr>
      <w:r>
        <w:rPr>
          <w:rFonts w:hint="eastAsia"/>
          <w:lang w:eastAsia="zh-CN"/>
        </w:rPr>
        <w:t>无</w:t>
      </w:r>
    </w:p>
    <w:p>
      <w:pPr>
        <w:pStyle w:val="6"/>
        <w:rPr>
          <w:rFonts w:hint="eastAsia"/>
          <w:lang w:val="en-US" w:eastAsia="zh-CN"/>
        </w:rPr>
      </w:pPr>
      <w:bookmarkStart w:id="489" w:name="_Toc8173"/>
      <w:r>
        <w:rPr>
          <w:rFonts w:hint="eastAsia"/>
          <w:lang w:val="en-US" w:eastAsia="zh-CN"/>
        </w:rPr>
        <w:t>输入内容</w:t>
      </w:r>
      <w:bookmarkEnd w:id="489"/>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设备</w:t>
            </w:r>
            <w:r>
              <w:rPr>
                <w:rFonts w:hint="eastAsia"/>
                <w:vertAlign w:val="baseline"/>
                <w:lang w:val="en-US" w:eastAsia="zh-CN"/>
              </w:rPr>
              <w:t>ID</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val="en-US" w:eastAsia="zh-CN"/>
              </w:rPr>
            </w:pPr>
            <w:r>
              <w:rPr>
                <w:rFonts w:hint="eastAsia"/>
                <w:vertAlign w:val="baseline"/>
                <w:lang w:val="en-US" w:eastAsia="zh-CN"/>
              </w:rPr>
              <w:t>不超过50个在字符，不包含特殊字符及空格</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设备类型</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val="en-US" w:eastAsia="zh-CN"/>
              </w:rPr>
            </w:pPr>
            <w:r>
              <w:rPr>
                <w:rFonts w:hint="eastAsia"/>
                <w:vertAlign w:val="baseline"/>
                <w:lang w:val="en-US" w:eastAsia="zh-CN"/>
              </w:rPr>
              <w:t>默认全部</w:t>
            </w:r>
          </w:p>
          <w:p>
            <w:pPr>
              <w:jc w:val="center"/>
              <w:rPr>
                <w:rFonts w:hint="eastAsia"/>
                <w:vertAlign w:val="baseline"/>
                <w:lang w:val="en-US" w:eastAsia="zh-CN"/>
              </w:rPr>
            </w:pPr>
            <w:r>
              <w:rPr>
                <w:rFonts w:hint="eastAsia"/>
                <w:vertAlign w:val="baseline"/>
                <w:lang w:val="en-US" w:eastAsia="zh-CN"/>
              </w:rPr>
              <w:t>下拉选项为读取设备管理器列表</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设备状态</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val="en-US" w:eastAsia="zh-CN"/>
              </w:rPr>
            </w:pPr>
            <w:r>
              <w:rPr>
                <w:rFonts w:hint="eastAsia"/>
                <w:vertAlign w:val="baseline"/>
                <w:lang w:val="en-US" w:eastAsia="zh-CN"/>
              </w:rPr>
              <w:t>默认为全部</w:t>
            </w:r>
          </w:p>
          <w:p>
            <w:pPr>
              <w:jc w:val="both"/>
              <w:rPr>
                <w:rFonts w:hint="eastAsia"/>
                <w:vertAlign w:val="baseline"/>
                <w:lang w:val="en-US" w:eastAsia="zh-CN"/>
              </w:rPr>
            </w:pPr>
            <w:r>
              <w:rPr>
                <w:rFonts w:hint="eastAsia"/>
                <w:vertAlign w:val="baseline"/>
                <w:lang w:val="en-US" w:eastAsia="zh-CN"/>
              </w:rPr>
              <w:t>下拉选项为全部、在线、离线、禁用</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时间框</w:t>
            </w:r>
          </w:p>
        </w:tc>
        <w:tc>
          <w:tcPr>
            <w:tcW w:w="1704" w:type="dxa"/>
            <w:vAlign w:val="center"/>
          </w:tcPr>
          <w:p>
            <w:pPr>
              <w:jc w:val="center"/>
              <w:rPr>
                <w:rFonts w:hint="eastAsia"/>
                <w:vertAlign w:val="baseline"/>
                <w:lang w:eastAsia="zh-CN"/>
              </w:rPr>
            </w:pPr>
            <w:r>
              <w:rPr>
                <w:rFonts w:hint="eastAsia"/>
                <w:vertAlign w:val="baseline"/>
                <w:lang w:eastAsia="zh-CN"/>
              </w:rPr>
              <w:t>最后通讯时间</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val="en-US" w:eastAsia="zh-CN"/>
              </w:rPr>
            </w:pPr>
            <w:r>
              <w:rPr>
                <w:rFonts w:hint="eastAsia"/>
                <w:vertAlign w:val="baseline"/>
                <w:lang w:val="en-US" w:eastAsia="zh-CN"/>
              </w:rPr>
              <w:t>默认当前时间所在自然日0点-24点</w:t>
            </w:r>
          </w:p>
        </w:tc>
        <w:tc>
          <w:tcPr>
            <w:tcW w:w="1705" w:type="dxa"/>
            <w:vAlign w:val="center"/>
          </w:tcPr>
          <w:p>
            <w:pPr>
              <w:jc w:val="center"/>
              <w:rPr>
                <w:rFonts w:hint="eastAsia"/>
                <w:vertAlign w:val="baseline"/>
                <w:lang w:eastAsia="zh-CN"/>
              </w:rPr>
            </w:pPr>
          </w:p>
        </w:tc>
      </w:tr>
    </w:tbl>
    <w:p>
      <w:pPr>
        <w:rPr>
          <w:rFonts w:hint="eastAsia"/>
          <w:lang w:eastAsia="zh-CN"/>
        </w:rPr>
      </w:pPr>
    </w:p>
    <w:p>
      <w:pPr>
        <w:pStyle w:val="6"/>
        <w:rPr>
          <w:rFonts w:hint="eastAsia"/>
          <w:lang w:val="en-US" w:eastAsia="zh-CN"/>
        </w:rPr>
      </w:pPr>
      <w:bookmarkStart w:id="490" w:name="_Toc3660"/>
      <w:r>
        <w:rPr>
          <w:rFonts w:hint="eastAsia"/>
          <w:lang w:val="en-US" w:eastAsia="zh-CN"/>
        </w:rPr>
        <w:t>输出内容</w:t>
      </w:r>
      <w:bookmarkEnd w:id="490"/>
    </w:p>
    <w:p>
      <w:pPr>
        <w:rPr>
          <w:rFonts w:hint="eastAsia"/>
          <w:lang w:val="en-US" w:eastAsia="zh-CN"/>
        </w:rPr>
      </w:pPr>
      <w:r>
        <w:rPr>
          <w:rFonts w:hint="eastAsia"/>
          <w:lang w:val="en-US" w:eastAsia="zh-CN"/>
        </w:rPr>
        <w:t>表格中符合要求的数据</w:t>
      </w:r>
    </w:p>
    <w:p>
      <w:pPr>
        <w:pStyle w:val="6"/>
        <w:rPr>
          <w:rFonts w:hint="eastAsia"/>
          <w:lang w:val="en-US" w:eastAsia="zh-CN"/>
        </w:rPr>
      </w:pPr>
      <w:bookmarkStart w:id="491" w:name="_Toc5016"/>
      <w:r>
        <w:rPr>
          <w:rFonts w:hint="eastAsia"/>
          <w:lang w:val="en-US" w:eastAsia="zh-CN"/>
        </w:rPr>
        <w:t>用例</w:t>
      </w:r>
      <w:bookmarkEnd w:id="491"/>
    </w:p>
    <w:p>
      <w:pPr>
        <w:rPr>
          <w:rFonts w:hint="eastAsia"/>
          <w:lang w:val="en-US" w:eastAsia="zh-CN"/>
        </w:rPr>
      </w:pPr>
      <w:r>
        <w:rPr>
          <w:rFonts w:hint="eastAsia"/>
          <w:lang w:val="en-US" w:eastAsia="zh-CN"/>
        </w:rPr>
        <w:t>标准搜索</w:t>
      </w:r>
    </w:p>
    <w:p>
      <w:pPr>
        <w:pStyle w:val="5"/>
      </w:pPr>
      <w:bookmarkStart w:id="492" w:name="_Toc5607"/>
      <w:r>
        <w:rPr>
          <w:rFonts w:hint="eastAsia"/>
          <w:lang w:val="en-US" w:eastAsia="zh-CN"/>
        </w:rPr>
        <w:t>屏管理-导出</w:t>
      </w:r>
      <w:bookmarkEnd w:id="492"/>
    </w:p>
    <w:p>
      <w:pPr>
        <w:rPr>
          <w:rFonts w:hint="eastAsia"/>
          <w:lang w:val="en-US" w:eastAsia="zh-CN"/>
        </w:rPr>
      </w:pPr>
      <w:r>
        <w:rPr>
          <w:rFonts w:hint="eastAsia"/>
          <w:lang w:val="en-US" w:eastAsia="zh-CN"/>
        </w:rPr>
        <w:t>导出列表中的所有数据至浏览器默认保存文件夹</w:t>
      </w:r>
    </w:p>
    <w:p>
      <w:pPr>
        <w:pStyle w:val="5"/>
        <w:rPr>
          <w:rFonts w:hint="eastAsia"/>
          <w:lang w:val="en-US" w:eastAsia="zh-CN"/>
        </w:rPr>
      </w:pPr>
      <w:bookmarkStart w:id="493" w:name="_Toc3606"/>
      <w:r>
        <w:rPr>
          <w:rFonts w:hint="eastAsia"/>
          <w:lang w:val="en-US" w:eastAsia="zh-CN"/>
        </w:rPr>
        <w:t>屏管理-屏设置</w:t>
      </w:r>
      <w:bookmarkEnd w:id="493"/>
    </w:p>
    <w:p>
      <w:pPr>
        <w:pStyle w:val="6"/>
        <w:rPr>
          <w:rFonts w:hint="eastAsia"/>
          <w:lang w:val="en-US" w:eastAsia="zh-CN"/>
        </w:rPr>
      </w:pPr>
      <w:bookmarkStart w:id="494" w:name="_Toc18216"/>
      <w:r>
        <w:rPr>
          <w:rFonts w:hint="eastAsia"/>
          <w:lang w:val="en-US" w:eastAsia="zh-CN"/>
        </w:rPr>
        <w:t>原型界面</w:t>
      </w:r>
      <w:bookmarkEnd w:id="494"/>
    </w:p>
    <w:p>
      <w:pPr>
        <w:rPr>
          <w:rFonts w:hint="eastAsia"/>
          <w:lang w:val="en-US" w:eastAsia="zh-CN"/>
        </w:rPr>
      </w:pPr>
      <w:r>
        <w:drawing>
          <wp:inline distT="0" distB="0" distL="114300" distR="114300">
            <wp:extent cx="3828415" cy="1714500"/>
            <wp:effectExtent l="0" t="0" r="635"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60"/>
                    <a:stretch>
                      <a:fillRect/>
                    </a:stretch>
                  </pic:blipFill>
                  <pic:spPr>
                    <a:xfrm>
                      <a:off x="0" y="0"/>
                      <a:ext cx="3828415" cy="1714500"/>
                    </a:xfrm>
                    <a:prstGeom prst="rect">
                      <a:avLst/>
                    </a:prstGeom>
                    <a:noFill/>
                    <a:ln w="9525">
                      <a:noFill/>
                    </a:ln>
                  </pic:spPr>
                </pic:pic>
              </a:graphicData>
            </a:graphic>
          </wp:inline>
        </w:drawing>
      </w:r>
    </w:p>
    <w:p>
      <w:pPr>
        <w:pStyle w:val="6"/>
        <w:rPr>
          <w:rFonts w:hint="eastAsia"/>
          <w:lang w:val="en-US" w:eastAsia="zh-CN"/>
        </w:rPr>
      </w:pPr>
      <w:bookmarkStart w:id="495" w:name="_Toc6724"/>
      <w:r>
        <w:rPr>
          <w:rFonts w:hint="eastAsia"/>
          <w:lang w:val="en-US" w:eastAsia="zh-CN"/>
        </w:rPr>
        <w:t>界面说明</w:t>
      </w:r>
      <w:bookmarkEnd w:id="495"/>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屏设置</w:t>
            </w:r>
          </w:p>
        </w:tc>
        <w:tc>
          <w:tcPr>
            <w:tcW w:w="1704" w:type="dxa"/>
            <w:vAlign w:val="center"/>
          </w:tcPr>
          <w:p>
            <w:pPr>
              <w:jc w:val="center"/>
              <w:rPr>
                <w:rFonts w:hint="eastAsia"/>
                <w:vertAlign w:val="baseline"/>
                <w:lang w:eastAsia="zh-CN"/>
              </w:rPr>
            </w:pPr>
            <w:r>
              <w:rPr>
                <w:rFonts w:hint="eastAsia"/>
                <w:vertAlign w:val="baseline"/>
                <w:lang w:eastAsia="zh-CN"/>
              </w:rPr>
              <w:t>显示方式</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显示方式为屏的显示方式，显示方式包括：即时显示，从左向右滚动、从右向左滚动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即时显示保留时长</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默认禁用，当下拉框选项为及时显示时变为启用，即时显示时间指的是每屏内容间隔变化时间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滚动速度</w:t>
            </w:r>
          </w:p>
        </w:tc>
        <w:tc>
          <w:tcPr>
            <w:tcW w:w="1704" w:type="dxa"/>
            <w:vAlign w:val="center"/>
          </w:tcPr>
          <w:p>
            <w:pPr>
              <w:jc w:val="center"/>
              <w:rPr>
                <w:rFonts w:hint="eastAsia"/>
                <w:vertAlign w:val="baseline"/>
                <w:lang w:eastAsia="zh-CN"/>
              </w:rPr>
            </w:pPr>
            <w:r>
              <w:rPr>
                <w:rFonts w:hint="eastAsia"/>
                <w:vertAlign w:val="baseline"/>
                <w:lang w:eastAsia="zh-CN"/>
              </w:rPr>
              <w:t>单选项</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默认人禁用，当显示方式为滚动时，变为启用。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bl>
    <w:p>
      <w:pPr>
        <w:rPr>
          <w:rFonts w:hint="eastAsia"/>
          <w:lang w:val="en-US" w:eastAsia="zh-CN"/>
        </w:rPr>
      </w:pPr>
    </w:p>
    <w:p>
      <w:pPr>
        <w:pStyle w:val="6"/>
        <w:rPr>
          <w:rFonts w:hint="eastAsia"/>
          <w:lang w:val="en-US" w:eastAsia="zh-CN"/>
        </w:rPr>
      </w:pPr>
      <w:bookmarkStart w:id="496" w:name="_Toc15464"/>
      <w:r>
        <w:rPr>
          <w:rFonts w:hint="eastAsia"/>
          <w:lang w:val="en-US" w:eastAsia="zh-CN"/>
        </w:rPr>
        <w:t>输入内容</w:t>
      </w:r>
      <w:bookmarkEnd w:id="496"/>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vAlign w:val="center"/>
          </w:tcPr>
          <w:p>
            <w:pPr>
              <w:jc w:val="both"/>
              <w:rPr>
                <w:rFonts w:hint="eastAsia"/>
                <w:vertAlign w:val="baseline"/>
                <w:lang w:eastAsia="zh-CN"/>
              </w:rPr>
            </w:pPr>
            <w:r>
              <w:rPr>
                <w:rFonts w:hint="eastAsia"/>
                <w:vertAlign w:val="baseline"/>
                <w:lang w:eastAsia="zh-CN"/>
              </w:rPr>
              <w:t>显示方式</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默认为即时显示，下拉选项为：即时显示，从左往右滚动、从右往左滚动</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both"/>
              <w:rPr>
                <w:rFonts w:hint="eastAsia"/>
                <w:vertAlign w:val="baseline"/>
                <w:lang w:eastAsia="zh-CN"/>
              </w:rPr>
            </w:pPr>
            <w:r>
              <w:rPr>
                <w:rFonts w:hint="eastAsia"/>
                <w:vertAlign w:val="baseline"/>
                <w:lang w:eastAsia="zh-CN"/>
              </w:rPr>
              <w:t>及时显示时间间隔</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eastAsia="zh-CN"/>
              </w:rPr>
            </w:pPr>
            <w:r>
              <w:rPr>
                <w:rFonts w:hint="eastAsia"/>
                <w:vertAlign w:val="baseline"/>
                <w:lang w:eastAsia="zh-CN"/>
              </w:rPr>
              <w:t>可输入不超过</w:t>
            </w:r>
            <w:r>
              <w:rPr>
                <w:rFonts w:hint="eastAsia"/>
                <w:vertAlign w:val="baseline"/>
                <w:lang w:val="en-US" w:eastAsia="zh-CN"/>
              </w:rPr>
              <w:t>20个字符，只能输入大于0的正整数</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eastAsia="zh-CN"/>
              </w:rPr>
            </w:pPr>
            <w:r>
              <w:rPr>
                <w:rFonts w:hint="eastAsia"/>
                <w:vertAlign w:val="baseline"/>
                <w:lang w:eastAsia="zh-CN"/>
              </w:rPr>
              <w:t>单选项</w:t>
            </w:r>
          </w:p>
        </w:tc>
        <w:tc>
          <w:tcPr>
            <w:tcW w:w="1704" w:type="dxa"/>
            <w:vAlign w:val="center"/>
          </w:tcPr>
          <w:p>
            <w:pPr>
              <w:jc w:val="both"/>
              <w:rPr>
                <w:rFonts w:hint="eastAsia"/>
                <w:vertAlign w:val="baseline"/>
                <w:lang w:eastAsia="zh-CN"/>
              </w:rPr>
            </w:pPr>
            <w:r>
              <w:rPr>
                <w:rFonts w:hint="eastAsia"/>
                <w:vertAlign w:val="baseline"/>
                <w:lang w:eastAsia="zh-CN"/>
              </w:rPr>
              <w:t>滚动速度</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center"/>
              <w:rPr>
                <w:rFonts w:hint="eastAsia"/>
                <w:vertAlign w:val="baseline"/>
                <w:lang w:eastAsia="zh-CN"/>
              </w:rPr>
            </w:pPr>
          </w:p>
        </w:tc>
      </w:tr>
    </w:tbl>
    <w:p>
      <w:pPr>
        <w:rPr>
          <w:rFonts w:hint="eastAsia"/>
          <w:lang w:val="en-US" w:eastAsia="zh-CN"/>
        </w:rPr>
      </w:pPr>
    </w:p>
    <w:p>
      <w:pPr>
        <w:pStyle w:val="6"/>
        <w:rPr>
          <w:rFonts w:hint="eastAsia"/>
          <w:lang w:val="en-US" w:eastAsia="zh-CN"/>
        </w:rPr>
      </w:pPr>
      <w:bookmarkStart w:id="497" w:name="_Toc69"/>
      <w:r>
        <w:rPr>
          <w:rFonts w:hint="eastAsia"/>
          <w:lang w:val="en-US" w:eastAsia="zh-CN"/>
        </w:rPr>
        <w:t>输出内容</w:t>
      </w:r>
      <w:bookmarkEnd w:id="497"/>
    </w:p>
    <w:p>
      <w:pPr>
        <w:rPr>
          <w:rFonts w:hint="eastAsia"/>
          <w:lang w:val="en-US" w:eastAsia="zh-CN"/>
        </w:rPr>
      </w:pPr>
      <w:r>
        <w:rPr>
          <w:rFonts w:hint="eastAsia"/>
          <w:lang w:val="en-US" w:eastAsia="zh-CN"/>
        </w:rPr>
        <w:t>略</w:t>
      </w:r>
    </w:p>
    <w:p>
      <w:pPr>
        <w:pStyle w:val="6"/>
        <w:rPr>
          <w:rFonts w:hint="eastAsia"/>
          <w:lang w:val="en-US" w:eastAsia="zh-CN"/>
        </w:rPr>
      </w:pPr>
      <w:bookmarkStart w:id="498" w:name="_Toc32704"/>
      <w:r>
        <w:rPr>
          <w:rFonts w:hint="eastAsia"/>
          <w:lang w:val="en-US" w:eastAsia="zh-CN"/>
        </w:rPr>
        <w:t>用例</w:t>
      </w:r>
      <w:bookmarkEnd w:id="498"/>
    </w:p>
    <w:p>
      <w:pPr>
        <w:rPr>
          <w:rFonts w:hint="eastAsia"/>
          <w:lang w:val="en-US" w:eastAsia="zh-CN"/>
        </w:rPr>
      </w:pPr>
      <w:r>
        <w:rPr>
          <w:rFonts w:hint="eastAsia"/>
          <w:lang w:val="en-US" w:eastAsia="zh-CN"/>
        </w:rPr>
        <w:t>略</w:t>
      </w:r>
    </w:p>
    <w:p>
      <w:pPr>
        <w:pStyle w:val="5"/>
      </w:pPr>
      <w:bookmarkStart w:id="499" w:name="_Toc582"/>
      <w:r>
        <w:rPr>
          <w:rFonts w:hint="eastAsia"/>
          <w:lang w:eastAsia="zh-CN"/>
        </w:rPr>
        <w:t>屏区域设置</w:t>
      </w:r>
      <w:bookmarkEnd w:id="499"/>
    </w:p>
    <w:p>
      <w:pPr>
        <w:pStyle w:val="6"/>
        <w:rPr>
          <w:rFonts w:hint="eastAsia"/>
          <w:lang w:eastAsia="zh-CN"/>
        </w:rPr>
      </w:pPr>
      <w:bookmarkStart w:id="500" w:name="_Toc4414"/>
      <w:r>
        <w:rPr>
          <w:rFonts w:hint="eastAsia"/>
          <w:lang w:eastAsia="zh-CN"/>
        </w:rPr>
        <w:t>原型界面</w:t>
      </w:r>
      <w:bookmarkEnd w:id="500"/>
    </w:p>
    <w:p>
      <w:pPr>
        <w:rPr>
          <w:rFonts w:hint="eastAsia"/>
          <w:lang w:eastAsia="zh-CN"/>
        </w:rPr>
      </w:pPr>
      <w:r>
        <w:rPr>
          <w:rFonts w:hint="eastAsia"/>
          <w:lang w:eastAsia="zh-CN"/>
        </w:rPr>
        <w:drawing>
          <wp:inline distT="0" distB="0" distL="114300" distR="114300">
            <wp:extent cx="4525010" cy="5029835"/>
            <wp:effectExtent l="0" t="0" r="8890" b="18415"/>
            <wp:docPr id="34" name="图片 34" descr="屏区域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区域设置"/>
                    <pic:cNvPicPr>
                      <a:picLocks noChangeAspect="1"/>
                    </pic:cNvPicPr>
                  </pic:nvPicPr>
                  <pic:blipFill>
                    <a:blip r:embed="rId61"/>
                    <a:stretch>
                      <a:fillRect/>
                    </a:stretch>
                  </pic:blipFill>
                  <pic:spPr>
                    <a:xfrm>
                      <a:off x="0" y="0"/>
                      <a:ext cx="4525010" cy="5029835"/>
                    </a:xfrm>
                    <a:prstGeom prst="rect">
                      <a:avLst/>
                    </a:prstGeom>
                  </pic:spPr>
                </pic:pic>
              </a:graphicData>
            </a:graphic>
          </wp:inline>
        </w:drawing>
      </w:r>
    </w:p>
    <w:p>
      <w:pPr>
        <w:pStyle w:val="6"/>
        <w:rPr>
          <w:rFonts w:hint="eastAsia"/>
          <w:lang w:eastAsia="zh-CN"/>
        </w:rPr>
      </w:pPr>
      <w:bookmarkStart w:id="501" w:name="_Toc5227"/>
      <w:r>
        <w:rPr>
          <w:rFonts w:hint="eastAsia"/>
          <w:lang w:eastAsia="zh-CN"/>
        </w:rPr>
        <w:t>界面说明</w:t>
      </w:r>
      <w:bookmarkEnd w:id="501"/>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屏区域设置</w:t>
            </w:r>
          </w:p>
        </w:tc>
        <w:tc>
          <w:tcPr>
            <w:tcW w:w="1704" w:type="dxa"/>
            <w:vAlign w:val="center"/>
          </w:tcPr>
          <w:p>
            <w:pPr>
              <w:jc w:val="center"/>
              <w:rPr>
                <w:rFonts w:hint="eastAsia"/>
                <w:vertAlign w:val="baseline"/>
                <w:lang w:eastAsia="zh-CN"/>
              </w:rPr>
            </w:pPr>
            <w:r>
              <w:rPr>
                <w:rFonts w:hint="eastAsia"/>
                <w:vertAlign w:val="baseline"/>
                <w:lang w:eastAsia="zh-CN"/>
              </w:rPr>
              <w:t>区域列表</w:t>
            </w:r>
          </w:p>
        </w:tc>
        <w:tc>
          <w:tcPr>
            <w:tcW w:w="1704" w:type="dxa"/>
            <w:vAlign w:val="center"/>
          </w:tcPr>
          <w:p>
            <w:pPr>
              <w:jc w:val="both"/>
              <w:rPr>
                <w:rFonts w:hint="eastAsia"/>
                <w:vertAlign w:val="baseline"/>
                <w:lang w:eastAsia="zh-CN"/>
              </w:rPr>
            </w:pPr>
            <w:r>
              <w:rPr>
                <w:rFonts w:hint="eastAsia"/>
                <w:vertAlign w:val="baseline"/>
                <w:lang w:eastAsia="zh-CN"/>
              </w:rPr>
              <w:t>多选树状图</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val="en-US" w:eastAsia="zh-CN"/>
              </w:rPr>
            </w:pPr>
            <w:r>
              <w:rPr>
                <w:rFonts w:hint="eastAsia"/>
                <w:vertAlign w:val="baseline"/>
                <w:lang w:val="en-US" w:eastAsia="zh-CN"/>
              </w:rPr>
              <w:t>一个屏可绑定多个区域，一个区域可被多个屏绑定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方向箭头</w:t>
            </w:r>
          </w:p>
        </w:tc>
        <w:tc>
          <w:tcPr>
            <w:tcW w:w="1704" w:type="dxa"/>
            <w:vAlign w:val="center"/>
          </w:tcPr>
          <w:p>
            <w:pPr>
              <w:jc w:val="center"/>
              <w:rPr>
                <w:rFonts w:hint="eastAsia"/>
                <w:vertAlign w:val="baseline"/>
                <w:lang w:eastAsia="zh-CN"/>
              </w:rPr>
            </w:pPr>
            <w:r>
              <w:rPr>
                <w:rFonts w:hint="eastAsia"/>
                <w:vertAlign w:val="baseline"/>
                <w:lang w:eastAsia="zh-CN"/>
              </w:rPr>
              <w:t>单选项</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方向箭头在同一个屏的不同屏区域设置中只能存在一个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设置位数</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位数指的是内容显示位数，以此设置内容显示的位置。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显示内容</w:t>
            </w:r>
          </w:p>
        </w:tc>
        <w:tc>
          <w:tcPr>
            <w:tcW w:w="1704" w:type="dxa"/>
            <w:vAlign w:val="center"/>
          </w:tcPr>
          <w:p>
            <w:pPr>
              <w:jc w:val="center"/>
              <w:rPr>
                <w:rFonts w:hint="eastAsia"/>
                <w:vertAlign w:val="baseline"/>
                <w:lang w:eastAsia="zh-CN"/>
              </w:rPr>
            </w:pPr>
            <w:r>
              <w:rPr>
                <w:rFonts w:hint="eastAsia"/>
                <w:vertAlign w:val="baseline"/>
                <w:lang w:eastAsia="zh-CN"/>
              </w:rPr>
              <w:t>单选项</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优先显示条件中符合条件的显示内容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添加条件</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后台获取</w:t>
            </w:r>
          </w:p>
        </w:tc>
        <w:tc>
          <w:tcPr>
            <w:tcW w:w="1705" w:type="dxa"/>
            <w:textDirection w:val="lrTb"/>
            <w:vAlign w:val="center"/>
          </w:tcPr>
          <w:p>
            <w:pPr>
              <w:jc w:val="both"/>
              <w:rPr>
                <w:rFonts w:hint="eastAsia"/>
                <w:vertAlign w:val="baseline"/>
                <w:lang w:eastAsia="zh-CN"/>
              </w:rPr>
            </w:pPr>
            <w:r>
              <w:rPr>
                <w:rFonts w:hint="eastAsia"/>
                <w:vertAlign w:val="baseline"/>
                <w:lang w:eastAsia="zh-CN"/>
              </w:rPr>
              <w:t>下拉框选项为：总剩余车位数、总剩余临时车位数、剩余固定车位数、剩余租用车位数、剩余临时车位数。</w:t>
            </w:r>
          </w:p>
          <w:p>
            <w:pPr>
              <w:jc w:val="both"/>
              <w:rPr>
                <w:rFonts w:hint="eastAsia"/>
                <w:vertAlign w:val="baseline"/>
                <w:lang w:eastAsia="zh-CN"/>
              </w:rPr>
            </w:pPr>
            <w:r>
              <w:rPr>
                <w:rFonts w:hint="eastAsia"/>
                <w:vertAlign w:val="baseline"/>
                <w:lang w:eastAsia="zh-CN"/>
              </w:rPr>
              <w:t>同一个方向屏区域设置中，同一种条件只能出现一次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5" w:type="dxa"/>
            <w:textDirection w:val="lrTb"/>
            <w:vAlign w:val="center"/>
          </w:tcPr>
          <w:p>
            <w:pPr>
              <w:jc w:val="center"/>
              <w:rPr>
                <w:rFonts w:hint="eastAsia"/>
                <w:vertAlign w:val="baseline"/>
                <w:lang w:eastAsia="zh-CN"/>
              </w:rPr>
            </w:pPr>
            <w:r>
              <w:rPr>
                <w:rFonts w:hint="eastAsia"/>
                <w:vertAlign w:val="baseline"/>
                <w:lang w:eastAsia="zh-CN"/>
              </w:rPr>
              <w:t>用户输入</w:t>
            </w:r>
          </w:p>
        </w:tc>
        <w:tc>
          <w:tcPr>
            <w:tcW w:w="1705" w:type="dxa"/>
            <w:textDirection w:val="lrTb"/>
            <w:vAlign w:val="center"/>
          </w:tcPr>
          <w:p>
            <w:pPr>
              <w:jc w:val="both"/>
              <w:rPr>
                <w:rFonts w:hint="eastAsia"/>
                <w:vertAlign w:val="baseline"/>
                <w:lang w:eastAsia="zh-CN"/>
              </w:rPr>
            </w:pPr>
            <w:r>
              <w:rPr>
                <w:rFonts w:hint="eastAsia"/>
                <w:vertAlign w:val="baseline"/>
                <w:lang w:eastAsia="zh-CN"/>
              </w:rPr>
              <w:t>用户在两个输入框输入不同数字，即表示条件为选择车位数介于两个值之间。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显示颜色</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同一个方向屏区域设置中，同一种颜色只能出现一次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显示内容</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下拉框选项包括，实时显示车牌及自定义内容；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显示内容</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当下拉框选项为实时车位数时，根据勾选的选项显示内容</w:t>
            </w:r>
          </w:p>
          <w:p>
            <w:pPr>
              <w:jc w:val="both"/>
              <w:rPr>
                <w:rFonts w:hint="eastAsia"/>
                <w:vertAlign w:val="baseline"/>
                <w:lang w:eastAsia="zh-CN"/>
              </w:rPr>
            </w:pPr>
            <w:r>
              <w:rPr>
                <w:rFonts w:hint="eastAsia"/>
                <w:vertAlign w:val="baseline"/>
                <w:lang w:eastAsia="zh-CN"/>
              </w:rPr>
              <w:t>当下拉框选项为自定义时，出现输入框，用户可自行输入显示内容</w:t>
            </w:r>
          </w:p>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添加</w:t>
            </w:r>
          </w:p>
        </w:tc>
        <w:tc>
          <w:tcPr>
            <w:tcW w:w="1704" w:type="dxa"/>
            <w:textDirection w:val="lrTb"/>
            <w:vAlign w:val="center"/>
          </w:tcPr>
          <w:p>
            <w:pPr>
              <w:jc w:val="center"/>
              <w:rPr>
                <w:rFonts w:hint="eastAsia"/>
                <w:vertAlign w:val="baseline"/>
                <w:lang w:eastAsia="zh-CN"/>
              </w:rPr>
            </w:pPr>
            <w:r>
              <w:rPr>
                <w:rFonts w:hint="eastAsia"/>
                <w:vertAlign w:val="baseline"/>
                <w:lang w:eastAsia="zh-CN"/>
              </w:rPr>
              <w:t>按钮</w:t>
            </w:r>
          </w:p>
        </w:tc>
        <w:tc>
          <w:tcPr>
            <w:tcW w:w="1705" w:type="dxa"/>
            <w:textDirection w:val="lrTb"/>
            <w:vAlign w:val="center"/>
          </w:tcPr>
          <w:p>
            <w:pPr>
              <w:jc w:val="center"/>
              <w:rPr>
                <w:rFonts w:hint="eastAsia"/>
                <w:vertAlign w:val="baseline"/>
                <w:lang w:eastAsia="zh-CN"/>
              </w:rPr>
            </w:pPr>
          </w:p>
        </w:tc>
        <w:tc>
          <w:tcPr>
            <w:tcW w:w="1705" w:type="dxa"/>
            <w:textDirection w:val="lrTb"/>
            <w:vAlign w:val="center"/>
          </w:tcPr>
          <w:p>
            <w:pPr>
              <w:jc w:val="both"/>
              <w:rPr>
                <w:rFonts w:hint="eastAsia"/>
                <w:vertAlign w:val="baseline"/>
                <w:lang w:eastAsia="zh-CN"/>
              </w:rPr>
            </w:pPr>
            <w:r>
              <w:rPr>
                <w:rFonts w:hint="eastAsia"/>
                <w:vertAlign w:val="baseline"/>
                <w:lang w:eastAsia="zh-CN"/>
              </w:rPr>
              <w:t>点击添加可新增屏设置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p>
        </w:tc>
      </w:tr>
    </w:tbl>
    <w:p>
      <w:pPr>
        <w:rPr>
          <w:rFonts w:hint="eastAsia"/>
          <w:lang w:eastAsia="zh-CN"/>
        </w:rPr>
      </w:pPr>
    </w:p>
    <w:p>
      <w:pPr>
        <w:pStyle w:val="6"/>
        <w:rPr>
          <w:rFonts w:hint="eastAsia"/>
          <w:lang w:eastAsia="zh-CN"/>
        </w:rPr>
      </w:pPr>
      <w:bookmarkStart w:id="502" w:name="_Toc24469"/>
      <w:r>
        <w:rPr>
          <w:rFonts w:hint="eastAsia"/>
          <w:lang w:eastAsia="zh-CN"/>
        </w:rPr>
        <w:t>输入内容</w:t>
      </w:r>
      <w:bookmarkEnd w:id="502"/>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多选树状图</w:t>
            </w:r>
          </w:p>
        </w:tc>
        <w:tc>
          <w:tcPr>
            <w:tcW w:w="1704" w:type="dxa"/>
            <w:vAlign w:val="center"/>
          </w:tcPr>
          <w:p>
            <w:pPr>
              <w:jc w:val="center"/>
              <w:rPr>
                <w:rFonts w:hint="eastAsia"/>
                <w:vertAlign w:val="baseline"/>
                <w:lang w:eastAsia="zh-CN"/>
              </w:rPr>
            </w:pPr>
            <w:r>
              <w:rPr>
                <w:rFonts w:hint="eastAsia"/>
                <w:vertAlign w:val="baseline"/>
                <w:lang w:eastAsia="zh-CN"/>
              </w:rPr>
              <w:t>区域列表</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p>
        </w:tc>
        <w:tc>
          <w:tcPr>
            <w:tcW w:w="1705" w:type="dxa"/>
            <w:vAlign w:val="center"/>
          </w:tcPr>
          <w:p>
            <w:pPr>
              <w:jc w:val="center"/>
              <w:rPr>
                <w:rFonts w:hint="eastAsia"/>
                <w:vertAlign w:val="baseline"/>
                <w:lang w:eastAsia="zh-CN"/>
              </w:rPr>
            </w:pPr>
            <w:r>
              <w:rPr>
                <w:rFonts w:hint="eastAsia"/>
                <w:vertAlign w:val="baseline"/>
                <w:lang w:eastAsia="zh-CN"/>
              </w:rPr>
              <w:t>读取区域列表，可多选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单选项</w:t>
            </w:r>
          </w:p>
        </w:tc>
        <w:tc>
          <w:tcPr>
            <w:tcW w:w="1704" w:type="dxa"/>
            <w:vAlign w:val="center"/>
          </w:tcPr>
          <w:p>
            <w:pPr>
              <w:jc w:val="center"/>
              <w:rPr>
                <w:rFonts w:hint="eastAsia"/>
                <w:vertAlign w:val="baseline"/>
                <w:lang w:eastAsia="zh-CN"/>
              </w:rPr>
            </w:pPr>
            <w:r>
              <w:rPr>
                <w:rFonts w:hint="eastAsia"/>
                <w:vertAlign w:val="baseline"/>
                <w:lang w:eastAsia="zh-CN"/>
              </w:rPr>
              <w:t>方向箭头</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显示位数设置</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不可填入超过</w:t>
            </w:r>
            <w:r>
              <w:rPr>
                <w:rFonts w:hint="eastAsia"/>
                <w:vertAlign w:val="baseline"/>
                <w:lang w:val="en-US" w:eastAsia="zh-CN"/>
              </w:rPr>
              <w:t>5个字符，只能填入大于0的正整数。</w:t>
            </w:r>
          </w:p>
        </w:tc>
        <w:tc>
          <w:tcPr>
            <w:tcW w:w="1705"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单选项</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显示内容</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无</w:t>
            </w:r>
          </w:p>
        </w:tc>
        <w:tc>
          <w:tcPr>
            <w:tcW w:w="1705"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新建时，默认为无车；</w:t>
            </w:r>
          </w:p>
          <w:p>
            <w:pPr>
              <w:jc w:val="center"/>
              <w:rPr>
                <w:rFonts w:hint="eastAsia"/>
                <w:vertAlign w:val="baseline"/>
                <w:lang w:eastAsia="zh-CN"/>
              </w:rPr>
            </w:pPr>
            <w:r>
              <w:rPr>
                <w:rFonts w:hint="eastAsia"/>
                <w:vertAlign w:val="baseline"/>
                <w:lang w:eastAsia="zh-CN"/>
              </w:rPr>
              <w:t>条件具有唯一性，一个条件只能出现一次。</w:t>
            </w:r>
          </w:p>
        </w:tc>
        <w:tc>
          <w:tcPr>
            <w:tcW w:w="1705"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r>
              <w:rPr>
                <w:rFonts w:hint="eastAsia"/>
                <w:vertAlign w:val="baseline"/>
                <w:lang w:val="en-US" w:eastAsia="zh-CN"/>
              </w:rPr>
              <w:t>(前）</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默认为空，只能填入非负整数，且该值必须小于等于条件（前）输入框</w:t>
            </w:r>
            <w:r>
              <w:rPr>
                <w:rFonts w:hint="eastAsia"/>
                <w:vertAlign w:val="baseline"/>
                <w:lang w:val="en-US" w:eastAsia="zh-CN"/>
              </w:rPr>
              <w:t>那个中的值</w:t>
            </w:r>
          </w:p>
        </w:tc>
        <w:tc>
          <w:tcPr>
            <w:tcW w:w="1705"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center"/>
          </w:tcPr>
          <w:p>
            <w:pPr>
              <w:jc w:val="center"/>
              <w:rPr>
                <w:rFonts w:hint="eastAsia"/>
                <w:vertAlign w:val="baseline"/>
                <w:lang w:eastAsia="zh-CN"/>
              </w:rPr>
            </w:pPr>
            <w:r>
              <w:rPr>
                <w:rFonts w:hint="eastAsia"/>
                <w:vertAlign w:val="baseline"/>
                <w:lang w:eastAsia="zh-CN"/>
              </w:rPr>
              <w:t>输入框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条件</w:t>
            </w:r>
            <w:r>
              <w:rPr>
                <w:rFonts w:hint="eastAsia"/>
                <w:vertAlign w:val="baseline"/>
                <w:lang w:val="en-US" w:eastAsia="zh-CN"/>
              </w:rPr>
              <w:t>(后)</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默认为空，只能填入非负整数，且该值必须大于等于条件（前）输入框</w:t>
            </w:r>
            <w:r>
              <w:rPr>
                <w:rFonts w:hint="eastAsia"/>
                <w:vertAlign w:val="baseline"/>
                <w:lang w:val="en-US" w:eastAsia="zh-CN"/>
              </w:rPr>
              <w:t>那个中的值</w:t>
            </w:r>
          </w:p>
        </w:tc>
        <w:tc>
          <w:tcPr>
            <w:tcW w:w="1705"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显示颜色</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下拉框，默认为赤，选项为赤橙黄绿青蓝紫</w:t>
            </w:r>
          </w:p>
        </w:tc>
        <w:tc>
          <w:tcPr>
            <w:tcW w:w="1705"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vertAlign w:val="baseline"/>
                <w:lang w:eastAsia="zh-CN"/>
              </w:rPr>
            </w:pPr>
            <w:r>
              <w:rPr>
                <w:rFonts w:hint="eastAsia"/>
                <w:vertAlign w:val="baseline"/>
                <w:lang w:eastAsia="zh-CN"/>
              </w:rPr>
              <w:t>下拉框</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显示内容</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默认为实时车位数，下拉框选项为实时车位数、自定义</w:t>
            </w:r>
          </w:p>
        </w:tc>
        <w:tc>
          <w:tcPr>
            <w:tcW w:w="1705" w:type="dxa"/>
            <w:textDirection w:val="lrTb"/>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vertAlign w:val="baseline"/>
                <w:lang w:eastAsia="zh-CN"/>
              </w:rPr>
            </w:pPr>
          </w:p>
        </w:tc>
        <w:tc>
          <w:tcPr>
            <w:tcW w:w="1704" w:type="dxa"/>
            <w:textDirection w:val="lrTb"/>
            <w:vAlign w:val="center"/>
          </w:tcPr>
          <w:p>
            <w:pPr>
              <w:jc w:val="center"/>
              <w:rPr>
                <w:rFonts w:hint="eastAsia"/>
                <w:vertAlign w:val="baseline"/>
                <w:lang w:eastAsia="zh-CN"/>
              </w:rPr>
            </w:pPr>
            <w:r>
              <w:rPr>
                <w:rFonts w:hint="eastAsia"/>
                <w:vertAlign w:val="baseline"/>
                <w:lang w:eastAsia="zh-CN"/>
              </w:rPr>
              <w:t>显示内容</w:t>
            </w:r>
          </w:p>
        </w:tc>
        <w:tc>
          <w:tcPr>
            <w:tcW w:w="1704" w:type="dxa"/>
            <w:textDirection w:val="lrTb"/>
            <w:vAlign w:val="center"/>
          </w:tcPr>
          <w:p>
            <w:pPr>
              <w:jc w:val="center"/>
              <w:rPr>
                <w:rFonts w:hint="eastAsia"/>
                <w:vertAlign w:val="baseline"/>
                <w:lang w:eastAsia="zh-CN"/>
              </w:rPr>
            </w:pPr>
            <w:r>
              <w:rPr>
                <w:rFonts w:hint="eastAsia"/>
                <w:vertAlign w:val="baseline"/>
                <w:lang w:eastAsia="zh-CN"/>
              </w:rPr>
              <w:t>是</w:t>
            </w:r>
          </w:p>
        </w:tc>
        <w:tc>
          <w:tcPr>
            <w:tcW w:w="1705" w:type="dxa"/>
            <w:textDirection w:val="lrTb"/>
            <w:vAlign w:val="center"/>
          </w:tcPr>
          <w:p>
            <w:pPr>
              <w:jc w:val="center"/>
              <w:rPr>
                <w:rFonts w:hint="eastAsia"/>
                <w:vertAlign w:val="baseline"/>
                <w:lang w:eastAsia="zh-CN"/>
              </w:rPr>
            </w:pPr>
            <w:r>
              <w:rPr>
                <w:rFonts w:hint="eastAsia"/>
                <w:vertAlign w:val="baseline"/>
                <w:lang w:eastAsia="zh-CN"/>
              </w:rPr>
              <w:t>默认为空，可输入不超过</w:t>
            </w:r>
            <w:r>
              <w:rPr>
                <w:rFonts w:hint="eastAsia"/>
                <w:vertAlign w:val="baseline"/>
                <w:lang w:val="en-US" w:eastAsia="zh-CN"/>
              </w:rPr>
              <w:t>50个字符，不可输入空格及特殊字符</w:t>
            </w:r>
          </w:p>
        </w:tc>
        <w:tc>
          <w:tcPr>
            <w:tcW w:w="1705" w:type="dxa"/>
            <w:textDirection w:val="lrTb"/>
            <w:vAlign w:val="center"/>
          </w:tcPr>
          <w:p>
            <w:pPr>
              <w:jc w:val="center"/>
              <w:rPr>
                <w:rFonts w:hint="eastAsia"/>
                <w:vertAlign w:val="baseline"/>
                <w:lang w:eastAsia="zh-CN"/>
              </w:rPr>
            </w:pPr>
          </w:p>
        </w:tc>
      </w:tr>
    </w:tbl>
    <w:p>
      <w:pPr>
        <w:rPr>
          <w:rFonts w:hint="eastAsia"/>
          <w:lang w:eastAsia="zh-CN"/>
        </w:rPr>
      </w:pPr>
    </w:p>
    <w:p>
      <w:pPr>
        <w:pStyle w:val="6"/>
        <w:rPr>
          <w:rFonts w:hint="eastAsia"/>
          <w:lang w:eastAsia="zh-CN"/>
        </w:rPr>
      </w:pPr>
      <w:bookmarkStart w:id="503" w:name="_Toc4400"/>
      <w:r>
        <w:rPr>
          <w:rFonts w:hint="eastAsia"/>
          <w:lang w:eastAsia="zh-CN"/>
        </w:rPr>
        <w:t>输出内容</w:t>
      </w:r>
      <w:bookmarkEnd w:id="503"/>
    </w:p>
    <w:p>
      <w:pPr>
        <w:rPr>
          <w:rFonts w:hint="eastAsia"/>
          <w:lang w:eastAsia="zh-CN"/>
        </w:rPr>
      </w:pPr>
      <w:r>
        <w:rPr>
          <w:rFonts w:hint="eastAsia"/>
          <w:lang w:eastAsia="zh-CN"/>
        </w:rPr>
        <w:t>设备设置生成</w:t>
      </w:r>
    </w:p>
    <w:p>
      <w:pPr>
        <w:pStyle w:val="6"/>
        <w:rPr>
          <w:rFonts w:hint="eastAsia"/>
          <w:lang w:eastAsia="zh-CN"/>
        </w:rPr>
      </w:pPr>
      <w:bookmarkStart w:id="504" w:name="_Toc20358"/>
      <w:r>
        <w:rPr>
          <w:rFonts w:hint="eastAsia"/>
          <w:lang w:eastAsia="zh-CN"/>
        </w:rPr>
        <w:t>用例</w:t>
      </w:r>
      <w:bookmarkEnd w:id="504"/>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屏区域设置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color w:val="auto"/>
                <w:sz w:val="18"/>
                <w:szCs w:val="18"/>
                <w:lang w:eastAsia="zh-CN"/>
              </w:rPr>
            </w:pPr>
            <w:r>
              <w:rPr>
                <w:rFonts w:hint="eastAsia" w:ascii="黑体" w:hAnsi="黑体" w:eastAsia="黑体"/>
                <w:b/>
                <w:bCs/>
                <w:color w:val="auto"/>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color w:val="auto"/>
                <w:sz w:val="18"/>
                <w:szCs w:val="18"/>
                <w:lang w:eastAsia="zh-CN"/>
              </w:rPr>
            </w:pPr>
            <w:r>
              <w:rPr>
                <w:rFonts w:hint="eastAsia" w:ascii="Arial" w:hAnsi="Arial"/>
                <w:color w:val="auto"/>
                <w:sz w:val="18"/>
                <w:szCs w:val="18"/>
                <w:lang w:eastAsia="zh-CN"/>
              </w:rPr>
              <w:t>用户勾选显示屏后可进行屏区域的设置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color w:val="auto"/>
                <w:sz w:val="18"/>
                <w:szCs w:val="18"/>
                <w:lang w:val="en-US" w:eastAsia="zh-CN"/>
              </w:rPr>
            </w:pPr>
            <w:r>
              <w:rPr>
                <w:rFonts w:hint="eastAsia" w:ascii="黑体" w:hAnsi="黑体" w:eastAsia="黑体"/>
                <w:b/>
                <w:bCs/>
                <w:color w:val="auto"/>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color w:val="auto"/>
                <w:sz w:val="18"/>
                <w:szCs w:val="18"/>
                <w:lang w:eastAsia="zh-CN"/>
              </w:rPr>
            </w:pPr>
            <w:r>
              <w:rPr>
                <w:rFonts w:hint="eastAsia" w:ascii="Arial" w:hAnsi="Arial"/>
                <w:color w:val="auto"/>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color w:val="auto"/>
                <w:sz w:val="18"/>
                <w:szCs w:val="18"/>
                <w:lang w:val="en-US" w:eastAsia="zh-CN"/>
              </w:rPr>
            </w:pPr>
            <w:r>
              <w:rPr>
                <w:rFonts w:hint="eastAsia" w:ascii="Arial" w:hAnsi="Arial"/>
                <w:color w:val="auto"/>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color w:val="auto"/>
                <w:sz w:val="18"/>
                <w:szCs w:val="18"/>
                <w:lang w:eastAsia="zh-CN"/>
              </w:rPr>
            </w:pPr>
            <w:r>
              <w:rPr>
                <w:rFonts w:hint="eastAsia" w:ascii="Arial" w:hAnsi="Arial"/>
                <w:color w:val="auto"/>
                <w:sz w:val="18"/>
                <w:szCs w:val="18"/>
                <w:lang w:eastAsia="zh-CN"/>
              </w:rPr>
              <w:t>屏区域设置成功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color w:val="auto"/>
                <w:sz w:val="18"/>
                <w:szCs w:val="18"/>
                <w:lang w:val="en-US" w:eastAsia="zh-CN"/>
              </w:rPr>
            </w:pPr>
            <w:r>
              <w:rPr>
                <w:rFonts w:hint="eastAsia" w:ascii="黑体" w:hAnsi="黑体" w:eastAsia="黑体"/>
                <w:b/>
                <w:bCs/>
                <w:color w:val="auto"/>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color w:val="auto"/>
                <w:sz w:val="18"/>
                <w:szCs w:val="18"/>
                <w:lang w:eastAsia="zh-CN"/>
              </w:rPr>
            </w:pPr>
            <w:r>
              <w:rPr>
                <w:rFonts w:hint="eastAsia" w:ascii="Arial" w:hAnsi="Arial"/>
                <w:color w:val="auto"/>
                <w:sz w:val="18"/>
                <w:szCs w:val="18"/>
                <w:lang w:eastAsia="zh-CN"/>
              </w:rPr>
              <w:t>点击设置按钮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color w:val="auto"/>
                <w:sz w:val="18"/>
                <w:szCs w:val="18"/>
                <w:lang w:val="en-US" w:eastAsia="zh-CN"/>
              </w:rPr>
            </w:pPr>
            <w:r>
              <w:rPr>
                <w:rFonts w:hint="eastAsia" w:ascii="Arial" w:hAnsi="Arial"/>
                <w:color w:val="auto"/>
                <w:sz w:val="18"/>
                <w:szCs w:val="18"/>
                <w:lang w:val="en-US" w:eastAsia="zh-CN"/>
              </w:rPr>
              <w:t>屏区域及屏显示内容的设置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ascii="黑体" w:hAnsi="黑体" w:eastAsia="黑体"/>
                <w:b/>
                <w:bCs/>
                <w:color w:val="auto"/>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color w:val="auto"/>
                <w:sz w:val="18"/>
                <w:szCs w:val="18"/>
                <w:lang w:val="en-US" w:eastAsia="zh-CN"/>
              </w:rPr>
            </w:pPr>
            <w:r>
              <w:rPr>
                <w:rFonts w:hint="eastAsia" w:ascii="Arial" w:hAnsi="Arial"/>
                <w:color w:val="auto"/>
                <w:sz w:val="18"/>
                <w:szCs w:val="18"/>
                <w:lang w:val="en-US" w:eastAsia="zh-CN"/>
              </w:rPr>
              <w:t>添加屏区域设置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ascii="黑体" w:hAnsi="黑体" w:eastAsia="黑体"/>
                <w:b/>
                <w:bCs/>
                <w:color w:val="auto"/>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color w:val="auto"/>
                <w:sz w:val="18"/>
                <w:szCs w:val="18"/>
                <w:lang w:eastAsia="zh-CN"/>
              </w:rPr>
            </w:pPr>
            <w:r>
              <w:rPr>
                <w:rFonts w:hint="eastAsia" w:ascii="Arial" w:hAnsi="Arial"/>
                <w:color w:val="auto"/>
                <w:sz w:val="18"/>
                <w:szCs w:val="18"/>
                <w:lang w:eastAsia="zh-CN"/>
              </w:rPr>
              <w:t>所选屏已绑定车位</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color w:val="auto"/>
                <w:sz w:val="18"/>
                <w:szCs w:val="18"/>
                <w:lang w:val="en-US" w:eastAsia="zh-CN"/>
              </w:rPr>
            </w:pPr>
            <w:r>
              <w:rPr>
                <w:rFonts w:hint="eastAsia" w:ascii="Arial" w:hAnsi="Arial"/>
                <w:color w:val="auto"/>
                <w:sz w:val="18"/>
                <w:szCs w:val="18"/>
                <w:lang w:val="en-US" w:eastAsia="zh-CN"/>
              </w:rPr>
              <w:t>提示该屏已绑定至车位不可设置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color w:val="auto"/>
                <w:sz w:val="18"/>
                <w:szCs w:val="18"/>
                <w:lang w:val="en-US" w:eastAsia="zh-CN"/>
              </w:rPr>
            </w:pPr>
            <w:r>
              <w:rPr>
                <w:rFonts w:hint="eastAsia" w:ascii="Arial" w:hAnsi="Arial"/>
                <w:color w:val="auto"/>
                <w:sz w:val="18"/>
                <w:szCs w:val="18"/>
                <w:lang w:val="en-US" w:eastAsia="zh-CN"/>
              </w:rPr>
              <w:t>已绑定车位的屏不可进行区域屏设置</w:t>
            </w:r>
          </w:p>
          <w:p>
            <w:pPr>
              <w:pStyle w:val="21"/>
              <w:numPr>
                <w:ilvl w:val="0"/>
                <w:numId w:val="0"/>
              </w:numPr>
              <w:spacing w:line="400" w:lineRule="exact"/>
              <w:rPr>
                <w:rFonts w:hint="eastAsia" w:ascii="Arial" w:hAnsi="Arial"/>
                <w:color w:val="auto"/>
                <w:sz w:val="18"/>
                <w:szCs w:val="18"/>
                <w:lang w:val="en-US" w:eastAsia="zh-CN"/>
              </w:rPr>
            </w:pPr>
            <w:r>
              <w:rPr>
                <w:rFonts w:hint="eastAsia" w:ascii="Arial" w:hAnsi="Arial"/>
                <w:color w:val="auto"/>
                <w:sz w:val="18"/>
                <w:szCs w:val="18"/>
                <w:lang w:val="en-US" w:eastAsia="zh-CN"/>
              </w:rPr>
              <w:t>条件中的显示内容为空时，视为条件无效。</w:t>
            </w:r>
          </w:p>
          <w:p>
            <w:pPr>
              <w:pStyle w:val="21"/>
              <w:numPr>
                <w:ilvl w:val="0"/>
                <w:numId w:val="0"/>
              </w:numPr>
              <w:spacing w:line="400" w:lineRule="exact"/>
              <w:rPr>
                <w:rFonts w:hint="eastAsia" w:ascii="Arial" w:hAnsi="Arial"/>
                <w:color w:val="auto"/>
                <w:sz w:val="18"/>
                <w:szCs w:val="18"/>
                <w:lang w:val="en-US" w:eastAsia="zh-CN"/>
              </w:rPr>
            </w:pPr>
            <w:r>
              <w:rPr>
                <w:rFonts w:hint="eastAsia" w:ascii="Arial" w:hAnsi="Arial"/>
                <w:color w:val="auto"/>
                <w:sz w:val="18"/>
                <w:szCs w:val="18"/>
                <w:lang w:val="en-US" w:eastAsia="zh-CN"/>
              </w:rPr>
              <w:t>条件中的显示内容优先级高于“显示内容”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color w:val="auto"/>
                <w:sz w:val="18"/>
                <w:szCs w:val="18"/>
                <w:lang w:val="en-US" w:eastAsia="zh-CN"/>
              </w:rPr>
            </w:pPr>
            <w:r>
              <w:rPr>
                <w:rFonts w:hint="eastAsia" w:ascii="Arial" w:hAnsi="Arial"/>
                <w:color w:val="auto"/>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color w:val="auto"/>
                <w:sz w:val="18"/>
                <w:szCs w:val="18"/>
                <w:lang w:val="en-US" w:eastAsia="zh-CN"/>
              </w:rPr>
            </w:pPr>
            <w:r>
              <w:rPr>
                <w:rFonts w:hint="eastAsia" w:ascii="Arial" w:hAnsi="Arial"/>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color w:val="auto"/>
                <w:sz w:val="18"/>
                <w:szCs w:val="18"/>
                <w:lang w:val="en-US" w:eastAsia="zh-CN"/>
              </w:rPr>
            </w:pPr>
            <w:r>
              <w:rPr>
                <w:rFonts w:hint="eastAsia" w:ascii="Arial" w:hAnsi="Arial"/>
                <w:color w:val="auto"/>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color w:val="auto"/>
                <w:sz w:val="18"/>
                <w:szCs w:val="18"/>
                <w:lang w:eastAsia="zh-CN"/>
              </w:rPr>
            </w:pPr>
            <w:r>
              <w:rPr>
                <w:rFonts w:hint="eastAsia" w:ascii="Arial" w:hAnsi="Arial"/>
                <w:color w:val="auto"/>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color w:val="auto"/>
                <w:sz w:val="18"/>
                <w:szCs w:val="18"/>
              </w:rPr>
            </w:pPr>
            <w:r>
              <w:rPr>
                <w:rFonts w:hint="eastAsia" w:ascii="黑体" w:hAnsi="黑体" w:eastAsia="黑体"/>
                <w:b/>
                <w:bCs/>
                <w:color w:val="auto"/>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color w:val="auto"/>
                <w:sz w:val="18"/>
                <w:szCs w:val="18"/>
                <w:lang w:eastAsia="zh-CN"/>
              </w:rPr>
            </w:pPr>
            <w:r>
              <w:rPr>
                <w:rFonts w:hint="eastAsia" w:ascii="Arial" w:hAnsi="Arial"/>
                <w:color w:val="auto"/>
                <w:sz w:val="18"/>
                <w:szCs w:val="18"/>
                <w:lang w:eastAsia="zh-CN"/>
              </w:rPr>
              <w:t>无</w:t>
            </w:r>
          </w:p>
        </w:tc>
      </w:tr>
    </w:tbl>
    <w:p>
      <w:pPr>
        <w:rPr>
          <w:rFonts w:hint="eastAsia"/>
          <w:lang w:val="en-US" w:eastAsia="zh-CN"/>
        </w:rPr>
      </w:pPr>
    </w:p>
    <w:p>
      <w:pPr>
        <w:pStyle w:val="5"/>
      </w:pPr>
      <w:bookmarkStart w:id="505" w:name="_Toc13759"/>
      <w:r>
        <w:rPr>
          <w:rFonts w:hint="eastAsia"/>
          <w:lang w:val="en-US" w:eastAsia="zh-CN"/>
        </w:rPr>
        <w:t>后台管理-中间件管理-页面展示</w:t>
      </w:r>
      <w:bookmarkEnd w:id="505"/>
    </w:p>
    <w:p>
      <w:pPr>
        <w:pStyle w:val="19"/>
      </w:pPr>
      <w:bookmarkStart w:id="506" w:name="_Toc3924"/>
      <w:r>
        <w:rPr>
          <w:rFonts w:hint="eastAsia"/>
        </w:rPr>
        <w:t>原型界面</w:t>
      </w:r>
      <w:bookmarkEnd w:id="506"/>
    </w:p>
    <w:p>
      <w:pPr>
        <w:rPr>
          <w:rFonts w:hint="eastAsia" w:eastAsia="宋体"/>
          <w:lang w:eastAsia="zh-CN"/>
        </w:rPr>
      </w:pPr>
    </w:p>
    <w:p>
      <w:pPr>
        <w:keepNext/>
      </w:pPr>
      <w:r>
        <w:drawing>
          <wp:inline distT="0" distB="0" distL="114300" distR="114300">
            <wp:extent cx="5266690" cy="1095375"/>
            <wp:effectExtent l="0" t="0" r="10160" b="9525"/>
            <wp:docPr id="134"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20"/>
                    <pic:cNvPicPr>
                      <a:picLocks noChangeAspect="1"/>
                    </pic:cNvPicPr>
                  </pic:nvPicPr>
                  <pic:blipFill>
                    <a:blip r:embed="rId62"/>
                    <a:stretch>
                      <a:fillRect/>
                    </a:stretch>
                  </pic:blipFill>
                  <pic:spPr>
                    <a:xfrm>
                      <a:off x="0" y="0"/>
                      <a:ext cx="5266690" cy="1095375"/>
                    </a:xfrm>
                    <a:prstGeom prst="rect">
                      <a:avLst/>
                    </a:prstGeom>
                    <a:noFill/>
                    <a:ln w="9525">
                      <a:noFill/>
                    </a:ln>
                  </pic:spPr>
                </pic:pic>
              </a:graphicData>
            </a:graphic>
          </wp:inline>
        </w:drawing>
      </w:r>
    </w:p>
    <w:p>
      <w:pPr>
        <w:pStyle w:val="19"/>
        <w:rPr>
          <w:rFonts w:hint="eastAsia"/>
        </w:rPr>
      </w:pPr>
      <w:bookmarkStart w:id="507" w:name="_Toc19979"/>
      <w:r>
        <w:rPr>
          <w:rFonts w:hint="eastAsia"/>
        </w:rPr>
        <w:t>界面说明</w:t>
      </w:r>
      <w:bookmarkEnd w:id="50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中间件管理</w:t>
            </w:r>
          </w:p>
        </w:tc>
        <w:tc>
          <w:tcPr>
            <w:tcW w:w="1704" w:type="dxa"/>
            <w:vAlign w:val="center"/>
          </w:tcPr>
          <w:p>
            <w:pPr>
              <w:jc w:val="center"/>
              <w:rPr>
                <w:rFonts w:hint="eastAsia"/>
                <w:vertAlign w:val="baseline"/>
                <w:lang w:eastAsia="zh-CN"/>
              </w:rPr>
            </w:pPr>
            <w:r>
              <w:rPr>
                <w:rFonts w:hint="eastAsia"/>
                <w:vertAlign w:val="baseline"/>
                <w:lang w:eastAsia="zh-CN"/>
              </w:rPr>
              <w:t>设备</w:t>
            </w:r>
            <w:r>
              <w:rPr>
                <w:rFonts w:hint="eastAsia"/>
                <w:vertAlign w:val="baseline"/>
                <w:lang w:val="en-US" w:eastAsia="zh-CN"/>
              </w:rPr>
              <w:t>ID</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val="en-US" w:eastAsia="zh-CN"/>
              </w:rPr>
            </w:pPr>
            <w:r>
              <w:rPr>
                <w:rFonts w:hint="eastAsia"/>
                <w:vertAlign w:val="baseline"/>
                <w:lang w:val="en-US" w:eastAsia="zh-CN"/>
              </w:rPr>
              <w:t>设备状态</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最后通讯时间</w:t>
            </w:r>
          </w:p>
        </w:tc>
        <w:tc>
          <w:tcPr>
            <w:tcW w:w="1704" w:type="dxa"/>
            <w:vAlign w:val="center"/>
          </w:tcPr>
          <w:p>
            <w:pPr>
              <w:jc w:val="center"/>
              <w:rPr>
                <w:rFonts w:hint="eastAsia"/>
                <w:vertAlign w:val="baseline"/>
                <w:lang w:eastAsia="zh-CN"/>
              </w:rPr>
            </w:pPr>
            <w:r>
              <w:rPr>
                <w:rFonts w:hint="eastAsia"/>
                <w:vertAlign w:val="baseline"/>
                <w:lang w:eastAsia="zh-CN"/>
              </w:rPr>
              <w:t>时间框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搜索</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新增</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心跳测试</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勾选硬件后，点击心跳测试，硬件向后台发出数据，后台接收后，刷新页面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启用</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禁用</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中间件管理列表</w:t>
            </w:r>
          </w:p>
        </w:tc>
        <w:tc>
          <w:tcPr>
            <w:tcW w:w="1704" w:type="dxa"/>
            <w:vAlign w:val="center"/>
          </w:tcPr>
          <w:p>
            <w:pPr>
              <w:jc w:val="center"/>
              <w:rPr>
                <w:rFonts w:hint="eastAsia"/>
                <w:vertAlign w:val="baseline"/>
                <w:lang w:eastAsia="zh-CN"/>
              </w:rPr>
            </w:pPr>
            <w:r>
              <w:rPr>
                <w:rFonts w:hint="eastAsia"/>
                <w:vertAlign w:val="baseline"/>
                <w:lang w:eastAsia="zh-CN"/>
              </w:rPr>
              <w:t>列表</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val="en-US" w:eastAsia="zh-CN"/>
              </w:rPr>
            </w:pPr>
            <w:r>
              <w:rPr>
                <w:rFonts w:hint="eastAsia"/>
                <w:vertAlign w:val="baseline"/>
                <w:lang w:eastAsia="zh-CN"/>
              </w:rPr>
              <w:t>列表选项包括序号、中间件名称、状态、最后通讯时间、</w:t>
            </w:r>
            <w:r>
              <w:rPr>
                <w:rFonts w:hint="eastAsia"/>
                <w:vertAlign w:val="baseline"/>
                <w:lang w:val="en-US" w:eastAsia="zh-CN"/>
              </w:rPr>
              <w:t>IP、端口、请求URL、是否签名、是否加密、操作（打开、编辑、删除）</w:t>
            </w:r>
          </w:p>
        </w:tc>
      </w:tr>
    </w:tbl>
    <w:p>
      <w:pPr>
        <w:rPr>
          <w:rFonts w:hint="eastAsia"/>
          <w:lang w:eastAsia="zh-CN"/>
        </w:rPr>
      </w:pPr>
    </w:p>
    <w:p>
      <w:pPr>
        <w:pStyle w:val="19"/>
        <w:rPr>
          <w:rFonts w:hint="eastAsia"/>
          <w:lang w:eastAsia="zh-CN"/>
        </w:rPr>
      </w:pPr>
      <w:bookmarkStart w:id="508" w:name="_Toc7927"/>
      <w:r>
        <w:rPr>
          <w:rFonts w:hint="eastAsia"/>
          <w:lang w:eastAsia="zh-CN"/>
        </w:rPr>
        <w:t>输入内容</w:t>
      </w:r>
      <w:bookmarkEnd w:id="508"/>
    </w:p>
    <w:p>
      <w:pPr>
        <w:rPr>
          <w:rFonts w:hint="eastAsia"/>
          <w:lang w:eastAsia="zh-CN"/>
        </w:rPr>
      </w:pPr>
      <w:r>
        <w:rPr>
          <w:rFonts w:hint="eastAsia"/>
          <w:lang w:eastAsia="zh-CN"/>
        </w:rPr>
        <w:t>无</w:t>
      </w:r>
    </w:p>
    <w:p>
      <w:pPr>
        <w:pStyle w:val="19"/>
        <w:rPr>
          <w:rFonts w:hint="eastAsia"/>
          <w:lang w:eastAsia="zh-CN"/>
        </w:rPr>
      </w:pPr>
      <w:bookmarkStart w:id="509" w:name="_Toc30384"/>
      <w:r>
        <w:rPr>
          <w:rFonts w:hint="eastAsia"/>
          <w:lang w:eastAsia="zh-CN"/>
        </w:rPr>
        <w:t>输出内容</w:t>
      </w:r>
      <w:bookmarkEnd w:id="509"/>
    </w:p>
    <w:p>
      <w:pPr>
        <w:rPr>
          <w:rFonts w:hint="eastAsia" w:eastAsia="宋体"/>
          <w:lang w:eastAsia="zh-CN"/>
        </w:rPr>
      </w:pPr>
      <w:r>
        <w:rPr>
          <w:rFonts w:hint="eastAsia"/>
          <w:lang w:eastAsia="zh-CN"/>
        </w:rPr>
        <w:t>无</w:t>
      </w:r>
    </w:p>
    <w:p>
      <w:pPr>
        <w:pStyle w:val="19"/>
      </w:pPr>
      <w:bookmarkStart w:id="510" w:name="_Toc31482"/>
      <w:r>
        <w:rPr>
          <w:rFonts w:hint="eastAsia"/>
        </w:rPr>
        <w:t>用例</w:t>
      </w:r>
      <w:bookmarkEnd w:id="510"/>
    </w:p>
    <w:p>
      <w:pPr>
        <w:rPr>
          <w:rFonts w:hint="eastAsia"/>
          <w:lang w:eastAsia="zh-CN"/>
        </w:rPr>
      </w:pPr>
      <w:r>
        <w:rPr>
          <w:rFonts w:hint="eastAsia"/>
          <w:lang w:eastAsia="zh-CN"/>
        </w:rPr>
        <w:t>无</w:t>
      </w:r>
    </w:p>
    <w:p>
      <w:pPr>
        <w:rPr>
          <w:rFonts w:hint="eastAsia"/>
          <w:lang w:eastAsia="zh-CN"/>
        </w:rPr>
      </w:pPr>
    </w:p>
    <w:p>
      <w:pPr>
        <w:pStyle w:val="5"/>
      </w:pPr>
      <w:bookmarkStart w:id="511" w:name="_Toc19178"/>
      <w:r>
        <w:rPr>
          <w:rFonts w:hint="eastAsia"/>
          <w:lang w:val="en-US" w:eastAsia="zh-CN"/>
        </w:rPr>
        <w:t>中间件管理-搜索</w:t>
      </w:r>
      <w:bookmarkEnd w:id="511"/>
    </w:p>
    <w:p>
      <w:pPr>
        <w:pStyle w:val="6"/>
        <w:rPr>
          <w:rFonts w:hint="eastAsia"/>
          <w:lang w:eastAsia="zh-CN"/>
        </w:rPr>
      </w:pPr>
      <w:bookmarkStart w:id="512" w:name="_Toc1823"/>
      <w:r>
        <w:rPr>
          <w:rFonts w:hint="eastAsia"/>
          <w:lang w:eastAsia="zh-CN"/>
        </w:rPr>
        <w:t>原型界面</w:t>
      </w:r>
      <w:bookmarkEnd w:id="512"/>
    </w:p>
    <w:p>
      <w:pPr>
        <w:pStyle w:val="6"/>
        <w:rPr>
          <w:rFonts w:hint="eastAsia"/>
          <w:lang w:val="en-US" w:eastAsia="zh-CN"/>
        </w:rPr>
      </w:pPr>
      <w:bookmarkStart w:id="513" w:name="_Toc18206"/>
      <w:r>
        <w:rPr>
          <w:rFonts w:hint="eastAsia"/>
          <w:lang w:val="en-US" w:eastAsia="zh-CN"/>
        </w:rPr>
        <w:t>界面说明</w:t>
      </w:r>
      <w:bookmarkEnd w:id="513"/>
    </w:p>
    <w:p>
      <w:pPr>
        <w:pStyle w:val="6"/>
        <w:rPr>
          <w:rFonts w:hint="eastAsia"/>
          <w:lang w:val="en-US" w:eastAsia="zh-CN"/>
        </w:rPr>
      </w:pPr>
      <w:bookmarkStart w:id="514" w:name="_Toc32571"/>
      <w:r>
        <w:rPr>
          <w:rFonts w:hint="eastAsia"/>
          <w:lang w:val="en-US" w:eastAsia="zh-CN"/>
        </w:rPr>
        <w:t>输入内容</w:t>
      </w:r>
      <w:bookmarkEnd w:id="51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设备</w:t>
            </w:r>
            <w:r>
              <w:rPr>
                <w:rFonts w:hint="eastAsia"/>
                <w:vertAlign w:val="baseline"/>
                <w:lang w:val="en-US" w:eastAsia="zh-CN"/>
              </w:rPr>
              <w:t>ID</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val="en-US" w:eastAsia="zh-CN"/>
              </w:rPr>
            </w:pPr>
            <w:r>
              <w:rPr>
                <w:rFonts w:hint="eastAsia"/>
                <w:vertAlign w:val="baseline"/>
                <w:lang w:eastAsia="zh-CN"/>
              </w:rPr>
              <w:t>不超过</w:t>
            </w:r>
            <w:r>
              <w:rPr>
                <w:rFonts w:hint="eastAsia"/>
                <w:vertAlign w:val="baseline"/>
                <w:lang w:val="en-US" w:eastAsia="zh-CN"/>
              </w:rPr>
              <w:t>50个字符，</w:t>
            </w:r>
          </w:p>
          <w:p>
            <w:pPr>
              <w:jc w:val="center"/>
              <w:rPr>
                <w:rFonts w:hint="eastAsia"/>
                <w:vertAlign w:val="baseline"/>
                <w:lang w:val="en-US" w:eastAsia="zh-CN"/>
              </w:rPr>
            </w:pPr>
            <w:r>
              <w:rPr>
                <w:rFonts w:hint="eastAsia"/>
                <w:vertAlign w:val="baseline"/>
                <w:lang w:val="en-US" w:eastAsia="zh-CN"/>
              </w:rPr>
              <w:t>不可输入空格及特殊字符</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val="en-US" w:eastAsia="zh-CN"/>
              </w:rPr>
            </w:pPr>
            <w:r>
              <w:rPr>
                <w:rFonts w:hint="eastAsia"/>
                <w:vertAlign w:val="baseline"/>
                <w:lang w:val="en-US" w:eastAsia="zh-CN"/>
              </w:rPr>
              <w:t>下拉框</w:t>
            </w:r>
          </w:p>
        </w:tc>
        <w:tc>
          <w:tcPr>
            <w:tcW w:w="1704" w:type="dxa"/>
            <w:vAlign w:val="center"/>
          </w:tcPr>
          <w:p>
            <w:pPr>
              <w:jc w:val="center"/>
              <w:rPr>
                <w:rFonts w:hint="eastAsia"/>
                <w:vertAlign w:val="baseline"/>
                <w:lang w:eastAsia="zh-CN"/>
              </w:rPr>
            </w:pPr>
            <w:r>
              <w:rPr>
                <w:rFonts w:hint="eastAsia"/>
                <w:vertAlign w:val="baseline"/>
                <w:lang w:eastAsia="zh-CN"/>
              </w:rPr>
              <w:t>状态</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eastAsia="zh-CN"/>
              </w:rPr>
            </w:pPr>
            <w:r>
              <w:rPr>
                <w:rFonts w:hint="eastAsia"/>
                <w:vertAlign w:val="baseline"/>
                <w:lang w:eastAsia="zh-CN"/>
              </w:rPr>
              <w:t>下拉框选项包括在线、离线、禁用</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jc w:val="center"/>
              <w:rPr>
                <w:rFonts w:hint="eastAsia"/>
                <w:vertAlign w:val="baseline"/>
                <w:lang w:eastAsia="zh-CN"/>
              </w:rPr>
            </w:pPr>
            <w:r>
              <w:rPr>
                <w:rFonts w:hint="eastAsia"/>
                <w:vertAlign w:val="baseline"/>
                <w:lang w:eastAsia="zh-CN"/>
              </w:rPr>
              <w:t>时间框</w:t>
            </w:r>
          </w:p>
        </w:tc>
        <w:tc>
          <w:tcPr>
            <w:tcW w:w="1704" w:type="dxa"/>
            <w:vAlign w:val="center"/>
          </w:tcPr>
          <w:p>
            <w:pPr>
              <w:jc w:val="center"/>
              <w:rPr>
                <w:rFonts w:hint="eastAsia"/>
                <w:vertAlign w:val="baseline"/>
                <w:lang w:eastAsia="zh-CN"/>
              </w:rPr>
            </w:pPr>
            <w:r>
              <w:rPr>
                <w:rFonts w:hint="eastAsia"/>
                <w:vertAlign w:val="baseline"/>
                <w:lang w:eastAsia="zh-CN"/>
              </w:rPr>
              <w:t>最后通讯时间</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默认为当前时间所在自然日的</w:t>
            </w:r>
            <w:r>
              <w:rPr>
                <w:rFonts w:hint="eastAsia"/>
                <w:vertAlign w:val="baseline"/>
                <w:lang w:val="en-US" w:eastAsia="zh-CN"/>
              </w:rPr>
              <w:t>0点至24点</w:t>
            </w:r>
          </w:p>
        </w:tc>
        <w:tc>
          <w:tcPr>
            <w:tcW w:w="1705" w:type="dxa"/>
            <w:vAlign w:val="center"/>
          </w:tcPr>
          <w:p>
            <w:pPr>
              <w:jc w:val="center"/>
              <w:rPr>
                <w:rFonts w:hint="eastAsia"/>
                <w:vertAlign w:val="baseline"/>
                <w:lang w:eastAsia="zh-CN"/>
              </w:rPr>
            </w:pPr>
          </w:p>
        </w:tc>
      </w:tr>
    </w:tbl>
    <w:p>
      <w:pPr>
        <w:rPr>
          <w:rFonts w:hint="eastAsia"/>
          <w:lang w:val="en-US" w:eastAsia="zh-CN"/>
        </w:rPr>
      </w:pPr>
    </w:p>
    <w:p>
      <w:pPr>
        <w:pStyle w:val="6"/>
        <w:rPr>
          <w:rFonts w:hint="eastAsia"/>
          <w:lang w:val="en-US" w:eastAsia="zh-CN"/>
        </w:rPr>
      </w:pPr>
      <w:bookmarkStart w:id="515" w:name="_Toc11462"/>
      <w:r>
        <w:rPr>
          <w:rFonts w:hint="eastAsia"/>
          <w:lang w:val="en-US" w:eastAsia="zh-CN"/>
        </w:rPr>
        <w:t>输出内容</w:t>
      </w:r>
      <w:bookmarkEnd w:id="515"/>
    </w:p>
    <w:p>
      <w:pPr>
        <w:rPr>
          <w:rFonts w:hint="eastAsia"/>
          <w:lang w:val="en-US" w:eastAsia="zh-CN"/>
        </w:rPr>
      </w:pPr>
      <w:r>
        <w:rPr>
          <w:rFonts w:hint="eastAsia"/>
          <w:lang w:val="en-US" w:eastAsia="zh-CN"/>
        </w:rPr>
        <w:t>列表中展现符合搜索条件的数据</w:t>
      </w:r>
    </w:p>
    <w:p>
      <w:pPr>
        <w:pStyle w:val="6"/>
        <w:rPr>
          <w:rFonts w:hint="eastAsia"/>
          <w:lang w:val="en-US" w:eastAsia="zh-CN"/>
        </w:rPr>
      </w:pPr>
      <w:bookmarkStart w:id="516" w:name="_Toc10223"/>
      <w:r>
        <w:rPr>
          <w:rFonts w:hint="eastAsia"/>
          <w:lang w:val="en-US" w:eastAsia="zh-CN"/>
        </w:rPr>
        <w:t>用例</w:t>
      </w:r>
      <w:bookmarkEnd w:id="516"/>
    </w:p>
    <w:p>
      <w:pPr>
        <w:rPr>
          <w:rFonts w:hint="eastAsia"/>
          <w:lang w:val="en-US" w:eastAsia="zh-CN"/>
        </w:rPr>
      </w:pPr>
      <w:r>
        <w:rPr>
          <w:rFonts w:hint="eastAsia"/>
          <w:lang w:val="en-US" w:eastAsia="zh-CN"/>
        </w:rPr>
        <w:t>标准搜索</w:t>
      </w:r>
    </w:p>
    <w:p>
      <w:pPr>
        <w:pStyle w:val="5"/>
      </w:pPr>
      <w:bookmarkStart w:id="517" w:name="_Toc23241"/>
      <w:r>
        <w:rPr>
          <w:rFonts w:hint="eastAsia"/>
          <w:lang w:val="en-US" w:eastAsia="zh-CN"/>
        </w:rPr>
        <w:t>中间件管理-新增</w:t>
      </w:r>
      <w:bookmarkEnd w:id="517"/>
    </w:p>
    <w:p>
      <w:pPr>
        <w:pStyle w:val="19"/>
      </w:pPr>
      <w:bookmarkStart w:id="518" w:name="_Toc1573"/>
      <w:r>
        <w:rPr>
          <w:rFonts w:hint="eastAsia"/>
        </w:rPr>
        <w:t>原型界面</w:t>
      </w:r>
      <w:bookmarkEnd w:id="518"/>
    </w:p>
    <w:p>
      <w:pPr>
        <w:rPr>
          <w:rFonts w:hint="eastAsia" w:eastAsia="宋体"/>
          <w:lang w:eastAsia="zh-CN"/>
        </w:rPr>
      </w:pPr>
      <w:r>
        <w:drawing>
          <wp:inline distT="0" distB="0" distL="114300" distR="114300">
            <wp:extent cx="4809490" cy="4361815"/>
            <wp:effectExtent l="0" t="0" r="10160" b="63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63"/>
                    <a:stretch>
                      <a:fillRect/>
                    </a:stretch>
                  </pic:blipFill>
                  <pic:spPr>
                    <a:xfrm>
                      <a:off x="0" y="0"/>
                      <a:ext cx="4809490" cy="4361815"/>
                    </a:xfrm>
                    <a:prstGeom prst="rect">
                      <a:avLst/>
                    </a:prstGeom>
                    <a:noFill/>
                    <a:ln w="9525">
                      <a:noFill/>
                    </a:ln>
                  </pic:spPr>
                </pic:pic>
              </a:graphicData>
            </a:graphic>
          </wp:inline>
        </w:drawing>
      </w:r>
    </w:p>
    <w:p>
      <w:pPr>
        <w:keepNext/>
      </w:pPr>
    </w:p>
    <w:p>
      <w:pPr>
        <w:pStyle w:val="19"/>
        <w:rPr>
          <w:rFonts w:hint="eastAsia"/>
        </w:rPr>
      </w:pPr>
      <w:bookmarkStart w:id="519" w:name="_Toc25989"/>
      <w:r>
        <w:rPr>
          <w:rFonts w:hint="eastAsia"/>
        </w:rPr>
        <w:t>界面说明</w:t>
      </w:r>
      <w:bookmarkEnd w:id="519"/>
    </w:p>
    <w:p>
      <w:pPr>
        <w:rPr>
          <w:rFonts w:hint="eastAsia"/>
          <w:lang w:eastAsia="zh-CN"/>
        </w:rPr>
      </w:pPr>
      <w:r>
        <w:rPr>
          <w:rFonts w:hint="eastAsia"/>
          <w:lang w:eastAsia="zh-CN"/>
        </w:rPr>
        <w:t>无</w:t>
      </w:r>
    </w:p>
    <w:p>
      <w:pPr>
        <w:pStyle w:val="19"/>
        <w:rPr>
          <w:rFonts w:hint="eastAsia"/>
          <w:lang w:eastAsia="zh-CN"/>
        </w:rPr>
      </w:pPr>
      <w:bookmarkStart w:id="520" w:name="_Toc23418"/>
      <w:r>
        <w:rPr>
          <w:rFonts w:hint="eastAsia"/>
          <w:lang w:eastAsia="zh-CN"/>
        </w:rPr>
        <w:t>输入内容</w:t>
      </w:r>
      <w:bookmarkEnd w:id="520"/>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中间件名称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默认为空</w:t>
            </w:r>
          </w:p>
          <w:p>
            <w:pPr>
              <w:jc w:val="left"/>
              <w:rPr>
                <w:rFonts w:hint="eastAsia" w:ascii="Arial" w:hAnsi="Arial"/>
                <w:szCs w:val="18"/>
                <w:lang w:val="en-US" w:eastAsia="zh-CN"/>
              </w:rPr>
            </w:pPr>
            <w:r>
              <w:rPr>
                <w:rFonts w:hint="eastAsia" w:ascii="Arial" w:hAnsi="Arial"/>
                <w:szCs w:val="18"/>
                <w:lang w:val="en-US" w:eastAsia="zh-CN"/>
              </w:rPr>
              <w:t>字符长度不超过20个字符长度</w:t>
            </w:r>
          </w:p>
          <w:p>
            <w:pPr>
              <w:jc w:val="left"/>
              <w:rPr>
                <w:rFonts w:hint="eastAsia" w:ascii="Arial" w:hAnsi="Arial"/>
                <w:szCs w:val="18"/>
                <w:lang w:val="en-US" w:eastAsia="zh-CN"/>
              </w:rPr>
            </w:pPr>
            <w:r>
              <w:rPr>
                <w:rFonts w:hint="eastAsia" w:ascii="Arial" w:hAnsi="Arial"/>
                <w:szCs w:val="18"/>
                <w:lang w:val="en-US" w:eastAsia="zh-CN"/>
              </w:rPr>
              <w:t>不包括空格，不包括特殊字符。</w:t>
            </w:r>
          </w:p>
          <w:p>
            <w:pPr>
              <w:jc w:val="left"/>
              <w:rPr>
                <w:rFonts w:hint="eastAsia" w:ascii="Arial" w:hAnsi="Arial"/>
                <w:szCs w:val="18"/>
                <w:lang w:val="en-US" w:eastAsia="zh-CN"/>
              </w:rPr>
            </w:pPr>
            <w:r>
              <w:rPr>
                <w:rFonts w:hint="eastAsia" w:ascii="Arial" w:hAnsi="Arial"/>
                <w:szCs w:val="18"/>
                <w:lang w:val="en-US" w:eastAsia="zh-CN"/>
              </w:rPr>
              <w:t>不可重复</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val="en-US" w:eastAsia="zh-CN"/>
              </w:rPr>
            </w:pPr>
            <w:r>
              <w:rPr>
                <w:rFonts w:hint="eastAsia" w:ascii="Arial" w:hAnsi="Arial"/>
                <w:szCs w:val="18"/>
                <w:lang w:val="en-US" w:eastAsia="zh-CN"/>
              </w:rPr>
              <w:t>IP</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下拉框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默认为空</w:t>
            </w:r>
          </w:p>
          <w:p>
            <w:pPr>
              <w:jc w:val="left"/>
              <w:rPr>
                <w:rFonts w:hint="eastAsia" w:ascii="Arial" w:hAnsi="Arial"/>
                <w:szCs w:val="18"/>
                <w:lang w:val="en-US" w:eastAsia="zh-CN"/>
              </w:rPr>
            </w:pPr>
            <w:r>
              <w:rPr>
                <w:rFonts w:hint="eastAsia" w:ascii="Arial" w:hAnsi="Arial"/>
                <w:szCs w:val="18"/>
                <w:lang w:eastAsia="zh-CN"/>
              </w:rPr>
              <w:t>填入格式为</w:t>
            </w:r>
            <w:r>
              <w:rPr>
                <w:rFonts w:hint="eastAsia" w:ascii="Arial" w:hAnsi="Arial"/>
                <w:szCs w:val="18"/>
                <w:lang w:val="en-US" w:eastAsia="zh-CN"/>
              </w:rPr>
              <w:t>IP地址格式，xxx.xxx.xxx.xxx.</w:t>
            </w:r>
          </w:p>
          <w:p>
            <w:pPr>
              <w:jc w:val="left"/>
              <w:rPr>
                <w:rFonts w:hint="eastAsia" w:ascii="Arial" w:hAnsi="Arial"/>
                <w:szCs w:val="18"/>
                <w:lang w:val="en-US" w:eastAsia="zh-CN"/>
              </w:rPr>
            </w:pPr>
            <w:r>
              <w:rPr>
                <w:rFonts w:hint="eastAsia" w:ascii="Arial" w:hAnsi="Arial"/>
                <w:szCs w:val="18"/>
                <w:lang w:val="en-US" w:eastAsia="zh-CN"/>
              </w:rPr>
              <w:t>Xxx为0＜xxx＜255之间的正整数</w:t>
            </w:r>
          </w:p>
          <w:p>
            <w:pPr>
              <w:jc w:val="left"/>
              <w:rPr>
                <w:rFonts w:hint="eastAsia" w:ascii="Arial" w:hAnsi="Arial"/>
                <w:szCs w:val="18"/>
                <w:lang w:val="en-US" w:eastAsia="zh-CN"/>
              </w:rPr>
            </w:pPr>
            <w:r>
              <w:rPr>
                <w:rFonts w:hint="eastAsia" w:ascii="Arial" w:hAnsi="Arial"/>
                <w:szCs w:val="18"/>
                <w:lang w:val="en-US" w:eastAsia="zh-CN"/>
              </w:rPr>
              <w:t>具有唯一性</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端口</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时间框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默认为空</w:t>
            </w:r>
          </w:p>
          <w:p>
            <w:pPr>
              <w:jc w:val="left"/>
              <w:rPr>
                <w:rFonts w:hint="eastAsia" w:ascii="Arial" w:hAnsi="Arial"/>
                <w:szCs w:val="18"/>
                <w:lang w:val="en-US" w:eastAsia="zh-CN"/>
              </w:rPr>
            </w:pPr>
            <w:r>
              <w:rPr>
                <w:rFonts w:hint="eastAsia" w:ascii="Arial" w:hAnsi="Arial"/>
                <w:szCs w:val="18"/>
                <w:lang w:eastAsia="zh-CN"/>
              </w:rPr>
              <w:t>只能填入小于</w:t>
            </w:r>
            <w:r>
              <w:rPr>
                <w:rFonts w:hint="eastAsia" w:ascii="Arial" w:hAnsi="Arial"/>
                <w:szCs w:val="18"/>
                <w:lang w:val="en-US" w:eastAsia="zh-CN"/>
              </w:rPr>
              <w:t>65535的正整数</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请求</w:t>
            </w:r>
            <w:r>
              <w:rPr>
                <w:rFonts w:hint="eastAsia" w:ascii="Arial" w:hAnsi="Arial"/>
                <w:szCs w:val="18"/>
                <w:lang w:val="en-US" w:eastAsia="zh-CN"/>
              </w:rPr>
              <w:t>URL</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eastAsia="zh-CN"/>
              </w:rPr>
              <w:t>默认填入</w:t>
            </w:r>
            <w:r>
              <w:rPr>
                <w:rFonts w:hint="eastAsia" w:ascii="Arial" w:hAnsi="Arial"/>
                <w:szCs w:val="18"/>
                <w:lang w:val="en-US" w:eastAsia="zh-CN"/>
              </w:rPr>
              <w:t>http://</w:t>
            </w:r>
          </w:p>
          <w:p>
            <w:pPr>
              <w:jc w:val="left"/>
              <w:rPr>
                <w:rFonts w:hint="eastAsia" w:ascii="Arial" w:hAnsi="Arial"/>
                <w:szCs w:val="18"/>
                <w:lang w:val="en-US" w:eastAsia="zh-CN"/>
              </w:rPr>
            </w:pPr>
            <w:r>
              <w:rPr>
                <w:rFonts w:hint="eastAsia" w:ascii="Arial" w:hAnsi="Arial"/>
                <w:szCs w:val="18"/>
                <w:lang w:val="en-US" w:eastAsia="zh-CN"/>
              </w:rPr>
              <w:t>需满足正确URL格式，即http://?.?.?.?</w:t>
            </w:r>
          </w:p>
          <w:p>
            <w:pPr>
              <w:jc w:val="left"/>
              <w:rPr>
                <w:rFonts w:hint="eastAsia" w:ascii="Arial" w:hAnsi="Arial"/>
                <w:szCs w:val="18"/>
                <w:lang w:val="en-US" w:eastAsia="zh-CN"/>
              </w:rPr>
            </w:pPr>
            <w:r>
              <w:rPr>
                <w:rFonts w:hint="eastAsia" w:ascii="Arial" w:hAnsi="Arial"/>
                <w:szCs w:val="18"/>
                <w:lang w:val="en-US" w:eastAsia="zh-CN"/>
              </w:rPr>
              <w:t>不可包含特殊字符或空格</w:t>
            </w:r>
          </w:p>
          <w:p>
            <w:pPr>
              <w:jc w:val="left"/>
              <w:rPr>
                <w:rFonts w:hint="eastAsia" w:ascii="Arial" w:hAnsi="Arial"/>
                <w:szCs w:val="18"/>
                <w:lang w:val="en-US" w:eastAsia="zh-CN"/>
              </w:rPr>
            </w:pPr>
            <w:r>
              <w:rPr>
                <w:rFonts w:hint="eastAsia" w:ascii="Arial" w:hAnsi="Arial"/>
                <w:szCs w:val="18"/>
                <w:lang w:val="en-US" w:eastAsia="zh-CN"/>
              </w:rPr>
              <w:t>具有唯一性</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是否签名</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显示内容为设置内容，</w:t>
            </w:r>
          </w:p>
          <w:p>
            <w:pPr>
              <w:jc w:val="left"/>
              <w:rPr>
                <w:rFonts w:hint="eastAsia" w:ascii="Arial" w:hAnsi="Arial"/>
                <w:szCs w:val="18"/>
                <w:lang w:eastAsia="zh-CN"/>
              </w:rPr>
            </w:pPr>
            <w:r>
              <w:rPr>
                <w:rFonts w:hint="eastAsia" w:ascii="Arial" w:hAnsi="Arial"/>
                <w:szCs w:val="18"/>
                <w:lang w:eastAsia="zh-CN"/>
              </w:rPr>
              <w:t>默认为否</w:t>
            </w:r>
          </w:p>
          <w:p>
            <w:pPr>
              <w:jc w:val="left"/>
              <w:rPr>
                <w:rFonts w:hint="eastAsia" w:ascii="Arial" w:hAnsi="Arial"/>
                <w:szCs w:val="18"/>
                <w:lang w:val="en-US" w:eastAsia="zh-CN"/>
              </w:rPr>
            </w:pPr>
            <w:r>
              <w:rPr>
                <w:rFonts w:hint="eastAsia" w:ascii="Arial" w:hAnsi="Arial"/>
                <w:szCs w:val="18"/>
                <w:lang w:val="en-US" w:eastAsia="zh-CN"/>
              </w:rPr>
              <w:t>下拉选项为：否、MD5</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签名</w:t>
            </w:r>
            <w:r>
              <w:rPr>
                <w:rFonts w:hint="eastAsia" w:ascii="Arial" w:hAnsi="Arial"/>
                <w:szCs w:val="18"/>
                <w:lang w:val="en-US" w:eastAsia="zh-CN"/>
              </w:rPr>
              <w:t>KEY</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默认为空；</w:t>
            </w:r>
          </w:p>
          <w:p>
            <w:pPr>
              <w:jc w:val="left"/>
              <w:rPr>
                <w:rFonts w:hint="eastAsia" w:ascii="Arial" w:hAnsi="Arial" w:eastAsia="宋体"/>
                <w:szCs w:val="18"/>
                <w:lang w:eastAsia="zh-CN"/>
              </w:rPr>
            </w:pPr>
            <w:r>
              <w:rPr>
                <w:rFonts w:hint="eastAsia" w:ascii="Arial" w:hAnsi="Arial"/>
                <w:szCs w:val="18"/>
                <w:lang w:val="en-US" w:eastAsia="zh-CN"/>
              </w:rPr>
              <w:t>不超过50个字符长度，可包含特殊字符，不允许空格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是否加密</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szCs w:val="18"/>
                <w:lang w:eastAsia="zh-CN"/>
              </w:rPr>
              <w:t>下拉框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eastAsia="zh-CN"/>
              </w:rPr>
            </w:pPr>
            <w:r>
              <w:rPr>
                <w:rFonts w:hint="eastAsia" w:ascii="Arial" w:hAnsi="Arial"/>
                <w:szCs w:val="18"/>
                <w:lang w:eastAsia="zh-CN"/>
              </w:rPr>
              <w:t>显示内容为设置内容</w:t>
            </w:r>
          </w:p>
          <w:p>
            <w:pPr>
              <w:jc w:val="left"/>
              <w:rPr>
                <w:rFonts w:hint="eastAsia" w:ascii="Arial" w:hAnsi="Arial"/>
                <w:szCs w:val="18"/>
                <w:lang w:eastAsia="zh-CN"/>
              </w:rPr>
            </w:pPr>
            <w:r>
              <w:rPr>
                <w:rFonts w:hint="eastAsia" w:ascii="Arial" w:hAnsi="Arial"/>
                <w:szCs w:val="18"/>
                <w:lang w:eastAsia="zh-CN"/>
              </w:rPr>
              <w:t>默认为否</w:t>
            </w:r>
          </w:p>
          <w:p>
            <w:pPr>
              <w:jc w:val="left"/>
              <w:rPr>
                <w:rFonts w:hint="eastAsia" w:ascii="Arial" w:hAnsi="Arial"/>
                <w:szCs w:val="18"/>
                <w:lang w:eastAsia="zh-CN"/>
              </w:rPr>
            </w:pPr>
            <w:r>
              <w:rPr>
                <w:rFonts w:hint="eastAsia" w:ascii="Arial" w:hAnsi="Arial"/>
                <w:szCs w:val="18"/>
                <w:lang w:eastAsia="zh-CN"/>
              </w:rPr>
              <w:t>下拉选项为：否、</w:t>
            </w:r>
            <w:r>
              <w:rPr>
                <w:rFonts w:hint="eastAsia" w:ascii="Arial" w:hAnsi="Arial"/>
                <w:szCs w:val="18"/>
                <w:lang w:val="en-US" w:eastAsia="zh-CN"/>
              </w:rPr>
              <w:t>RC4</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加密</w:t>
            </w:r>
            <w:r>
              <w:rPr>
                <w:rFonts w:hint="eastAsia" w:ascii="Arial" w:hAnsi="Arial"/>
                <w:szCs w:val="18"/>
                <w:lang w:val="en-US" w:eastAsia="zh-CN"/>
              </w:rPr>
              <w:t>KEY</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szCs w:val="18"/>
                <w:lang w:val="en-US" w:eastAsia="zh-CN"/>
              </w:rPr>
            </w:pPr>
            <w:r>
              <w:rPr>
                <w:rFonts w:hint="eastAsia" w:ascii="Arial" w:hAnsi="Arial"/>
                <w:szCs w:val="18"/>
                <w:lang w:val="en-US" w:eastAsia="zh-CN"/>
              </w:rPr>
              <w:t>默认为空；</w:t>
            </w:r>
          </w:p>
          <w:p>
            <w:pPr>
              <w:jc w:val="left"/>
              <w:rPr>
                <w:rFonts w:hint="eastAsia" w:ascii="Arial" w:hAnsi="Arial"/>
                <w:szCs w:val="18"/>
                <w:lang w:val="en-US" w:eastAsia="zh-CN"/>
              </w:rPr>
            </w:pPr>
            <w:r>
              <w:rPr>
                <w:rFonts w:hint="eastAsia" w:ascii="Arial" w:hAnsi="Arial"/>
                <w:szCs w:val="18"/>
                <w:lang w:val="en-US" w:eastAsia="zh-CN"/>
              </w:rPr>
              <w:t>不超过50个字符长度，可包含特殊字符，不允许空格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521" w:name="_Toc21514"/>
      <w:r>
        <w:rPr>
          <w:rFonts w:hint="eastAsia"/>
          <w:lang w:eastAsia="zh-CN"/>
        </w:rPr>
        <w:t>输出内容</w:t>
      </w:r>
      <w:bookmarkEnd w:id="521"/>
    </w:p>
    <w:p>
      <w:pPr>
        <w:rPr>
          <w:rFonts w:hint="eastAsia" w:eastAsia="宋体"/>
          <w:lang w:eastAsia="zh-CN"/>
        </w:rPr>
      </w:pPr>
      <w:r>
        <w:rPr>
          <w:rFonts w:hint="eastAsia"/>
          <w:lang w:eastAsia="zh-CN"/>
        </w:rPr>
        <w:t>无</w:t>
      </w:r>
    </w:p>
    <w:p>
      <w:pPr>
        <w:pStyle w:val="19"/>
      </w:pPr>
      <w:bookmarkStart w:id="522" w:name="_Toc22273"/>
      <w:r>
        <w:rPr>
          <w:rFonts w:hint="eastAsia"/>
        </w:rPr>
        <w:t>用例</w:t>
      </w:r>
      <w:bookmarkEnd w:id="522"/>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用户输入相关信息对中间件进行新增，新增后中间件才可以连接</w:t>
            </w:r>
            <w:r>
              <w:rPr>
                <w:rFonts w:hint="eastAsia" w:ascii="Arial" w:hAnsi="Arial"/>
                <w:sz w:val="18"/>
                <w:szCs w:val="18"/>
                <w:lang w:val="en-US" w:eastAsia="zh-CN"/>
              </w:rPr>
              <w:t>MPGS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点击新增按钮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rPr>
          <w:rFonts w:hint="eastAsia"/>
          <w:lang w:eastAsia="zh-CN"/>
        </w:rPr>
      </w:pPr>
    </w:p>
    <w:p>
      <w:pPr>
        <w:pStyle w:val="5"/>
      </w:pPr>
      <w:bookmarkStart w:id="523" w:name="_Toc21596"/>
      <w:r>
        <w:rPr>
          <w:rFonts w:hint="eastAsia"/>
          <w:lang w:val="en-US" w:eastAsia="zh-CN"/>
        </w:rPr>
        <w:t>中间件管理-打开</w:t>
      </w:r>
      <w:bookmarkEnd w:id="523"/>
    </w:p>
    <w:p>
      <w:pPr>
        <w:rPr>
          <w:rFonts w:hint="eastAsia"/>
          <w:lang w:eastAsia="zh-CN"/>
        </w:rPr>
      </w:pPr>
      <w:r>
        <w:rPr>
          <w:rFonts w:hint="eastAsia"/>
          <w:lang w:eastAsia="zh-CN"/>
        </w:rPr>
        <w:t>打开中间件的登录页面</w:t>
      </w:r>
    </w:p>
    <w:p>
      <w:pPr>
        <w:pStyle w:val="5"/>
      </w:pPr>
      <w:bookmarkStart w:id="524" w:name="_Toc9466"/>
      <w:r>
        <w:rPr>
          <w:rFonts w:hint="eastAsia"/>
          <w:lang w:val="en-US" w:eastAsia="zh-CN"/>
        </w:rPr>
        <w:t>中间件管理-编辑</w:t>
      </w:r>
      <w:bookmarkEnd w:id="524"/>
    </w:p>
    <w:p>
      <w:pPr>
        <w:rPr>
          <w:rFonts w:hint="eastAsia"/>
          <w:lang w:eastAsia="zh-CN"/>
        </w:rPr>
      </w:pPr>
      <w:r>
        <w:rPr>
          <w:rFonts w:hint="eastAsia"/>
          <w:lang w:eastAsia="zh-CN"/>
        </w:rPr>
        <w:t>除了中间件名称，其它都可以修改</w:t>
      </w:r>
    </w:p>
    <w:p>
      <w:pPr>
        <w:rPr>
          <w:rFonts w:hint="eastAsia"/>
          <w:lang w:eastAsia="zh-CN"/>
        </w:rPr>
      </w:pPr>
    </w:p>
    <w:p>
      <w:pPr>
        <w:pStyle w:val="5"/>
      </w:pPr>
      <w:bookmarkStart w:id="525" w:name="_Toc1729"/>
      <w:r>
        <w:rPr>
          <w:rFonts w:hint="eastAsia"/>
          <w:lang w:val="en-US" w:eastAsia="zh-CN"/>
        </w:rPr>
        <w:t>中间件管理-删除</w:t>
      </w:r>
      <w:bookmarkEnd w:id="525"/>
    </w:p>
    <w:p>
      <w:pPr>
        <w:rPr>
          <w:rFonts w:hint="eastAsia"/>
          <w:lang w:eastAsia="zh-CN"/>
        </w:rPr>
      </w:pPr>
      <w:r>
        <w:rPr>
          <w:rFonts w:hint="eastAsia"/>
          <w:lang w:eastAsia="zh-CN"/>
        </w:rPr>
        <w:t>物理删除，正在连接的中间件不可删除。</w:t>
      </w:r>
    </w:p>
    <w:p>
      <w:pPr>
        <w:rPr>
          <w:rFonts w:hint="eastAsia"/>
          <w:lang w:eastAsia="zh-CN"/>
        </w:rPr>
      </w:pPr>
    </w:p>
    <w:p>
      <w:pPr>
        <w:pStyle w:val="5"/>
      </w:pPr>
      <w:bookmarkStart w:id="526" w:name="_Toc7546"/>
      <w:r>
        <w:rPr>
          <w:rFonts w:hint="eastAsia"/>
          <w:lang w:val="en-US" w:eastAsia="zh-CN"/>
        </w:rPr>
        <w:t>后台管理-查询机管理-页面展示</w:t>
      </w:r>
      <w:bookmarkEnd w:id="526"/>
    </w:p>
    <w:p>
      <w:pPr>
        <w:pStyle w:val="19"/>
      </w:pPr>
      <w:bookmarkStart w:id="527" w:name="_Toc16471"/>
      <w:r>
        <w:rPr>
          <w:rFonts w:hint="eastAsia"/>
        </w:rPr>
        <w:t>原型界面</w:t>
      </w:r>
      <w:bookmarkEnd w:id="527"/>
    </w:p>
    <w:p>
      <w:pPr>
        <w:rPr>
          <w:rFonts w:hint="eastAsia" w:eastAsia="宋体"/>
          <w:lang w:eastAsia="zh-CN"/>
        </w:rPr>
      </w:pPr>
      <w:r>
        <w:rPr>
          <w:rFonts w:hint="eastAsia" w:eastAsia="宋体"/>
          <w:lang w:eastAsia="zh-CN"/>
        </w:rPr>
        <w:drawing>
          <wp:inline distT="0" distB="0" distL="114300" distR="114300">
            <wp:extent cx="5271770" cy="4022725"/>
            <wp:effectExtent l="0" t="0" r="5080" b="15875"/>
            <wp:docPr id="18" name="图片 18" descr="查询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查询机管理"/>
                    <pic:cNvPicPr>
                      <a:picLocks noChangeAspect="1"/>
                    </pic:cNvPicPr>
                  </pic:nvPicPr>
                  <pic:blipFill>
                    <a:blip r:embed="rId64"/>
                    <a:stretch>
                      <a:fillRect/>
                    </a:stretch>
                  </pic:blipFill>
                  <pic:spPr>
                    <a:xfrm>
                      <a:off x="0" y="0"/>
                      <a:ext cx="5271770" cy="4022725"/>
                    </a:xfrm>
                    <a:prstGeom prst="rect">
                      <a:avLst/>
                    </a:prstGeom>
                  </pic:spPr>
                </pic:pic>
              </a:graphicData>
            </a:graphic>
          </wp:inline>
        </w:drawing>
      </w:r>
    </w:p>
    <w:p>
      <w:pPr>
        <w:keepNext/>
      </w:pPr>
    </w:p>
    <w:p>
      <w:pPr>
        <w:pStyle w:val="19"/>
        <w:rPr>
          <w:rFonts w:hint="eastAsia"/>
        </w:rPr>
      </w:pPr>
      <w:bookmarkStart w:id="528" w:name="_Toc4372"/>
      <w:r>
        <w:rPr>
          <w:rFonts w:hint="eastAsia"/>
        </w:rPr>
        <w:t>界面说明</w:t>
      </w:r>
      <w:bookmarkEnd w:id="52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查询机管理</w:t>
            </w:r>
          </w:p>
        </w:tc>
        <w:tc>
          <w:tcPr>
            <w:tcW w:w="1704" w:type="dxa"/>
            <w:vAlign w:val="center"/>
          </w:tcPr>
          <w:p>
            <w:pPr>
              <w:jc w:val="center"/>
              <w:rPr>
                <w:rFonts w:hint="eastAsia"/>
                <w:vertAlign w:val="baseline"/>
                <w:lang w:eastAsia="zh-CN"/>
              </w:rPr>
            </w:pPr>
            <w:r>
              <w:rPr>
                <w:rFonts w:hint="eastAsia"/>
                <w:vertAlign w:val="baseline"/>
                <w:lang w:eastAsia="zh-CN"/>
              </w:rPr>
              <w:t>查询机</w:t>
            </w:r>
            <w:r>
              <w:rPr>
                <w:rFonts w:hint="eastAsia"/>
                <w:vertAlign w:val="baseline"/>
                <w:lang w:val="en-US" w:eastAsia="zh-CN"/>
              </w:rPr>
              <w:t>ID</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查询机状态</w:t>
            </w:r>
          </w:p>
        </w:tc>
        <w:tc>
          <w:tcPr>
            <w:tcW w:w="1704" w:type="dxa"/>
            <w:vAlign w:val="center"/>
          </w:tcPr>
          <w:p>
            <w:pPr>
              <w:jc w:val="center"/>
              <w:rPr>
                <w:rFonts w:hint="eastAsia"/>
                <w:vertAlign w:val="baseline"/>
                <w:lang w:eastAsia="zh-CN"/>
              </w:rPr>
            </w:pPr>
            <w:r>
              <w:rPr>
                <w:rFonts w:hint="eastAsia"/>
                <w:vertAlign w:val="baseline"/>
                <w:lang w:eastAsia="zh-CN"/>
              </w:rPr>
              <w:t>下拉框</w:t>
            </w:r>
          </w:p>
        </w:tc>
        <w:tc>
          <w:tcPr>
            <w:tcW w:w="1705" w:type="dxa"/>
            <w:vAlign w:val="center"/>
          </w:tcPr>
          <w:p>
            <w:pPr>
              <w:jc w:val="center"/>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最后通讯时间</w:t>
            </w:r>
          </w:p>
        </w:tc>
        <w:tc>
          <w:tcPr>
            <w:tcW w:w="1704" w:type="dxa"/>
            <w:vAlign w:val="center"/>
          </w:tcPr>
          <w:p>
            <w:pPr>
              <w:jc w:val="center"/>
              <w:rPr>
                <w:rFonts w:hint="eastAsia"/>
                <w:vertAlign w:val="baseline"/>
                <w:lang w:eastAsia="zh-CN"/>
              </w:rPr>
            </w:pPr>
            <w:r>
              <w:rPr>
                <w:rFonts w:hint="eastAsia"/>
                <w:vertAlign w:val="baseline"/>
                <w:lang w:eastAsia="zh-CN"/>
              </w:rPr>
              <w:t>时间框</w:t>
            </w:r>
          </w:p>
        </w:tc>
        <w:tc>
          <w:tcPr>
            <w:tcW w:w="1705" w:type="dxa"/>
            <w:vAlign w:val="center"/>
          </w:tcPr>
          <w:p>
            <w:pPr>
              <w:jc w:val="center"/>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搜索</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默认广告图片设置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启用</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禁用</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查询机管理列表</w:t>
            </w:r>
          </w:p>
        </w:tc>
        <w:tc>
          <w:tcPr>
            <w:tcW w:w="1704" w:type="dxa"/>
            <w:vAlign w:val="center"/>
          </w:tcPr>
          <w:p>
            <w:pPr>
              <w:jc w:val="center"/>
              <w:rPr>
                <w:rFonts w:hint="eastAsia"/>
                <w:vertAlign w:val="baseline"/>
                <w:lang w:eastAsia="zh-CN"/>
              </w:rPr>
            </w:pPr>
          </w:p>
        </w:tc>
        <w:tc>
          <w:tcPr>
            <w:tcW w:w="1705" w:type="dxa"/>
            <w:vAlign w:val="center"/>
          </w:tcPr>
          <w:p>
            <w:pPr>
              <w:jc w:val="center"/>
              <w:rPr>
                <w:rFonts w:hint="eastAsia"/>
                <w:vertAlign w:val="baseline"/>
                <w:lang w:eastAsia="zh-CN"/>
              </w:rPr>
            </w:pPr>
          </w:p>
        </w:tc>
        <w:tc>
          <w:tcPr>
            <w:tcW w:w="1705" w:type="dxa"/>
            <w:vAlign w:val="center"/>
          </w:tcPr>
          <w:p>
            <w:pPr>
              <w:jc w:val="both"/>
              <w:rPr>
                <w:rFonts w:hint="eastAsia"/>
                <w:vertAlign w:val="baseline"/>
                <w:lang w:eastAsia="zh-CN"/>
              </w:rPr>
            </w:pPr>
            <w:r>
              <w:rPr>
                <w:rFonts w:hint="eastAsia"/>
                <w:vertAlign w:val="baseline"/>
                <w:lang w:eastAsia="zh-CN"/>
              </w:rPr>
              <w:t>列表项包括：序号、查询机</w:t>
            </w:r>
            <w:r>
              <w:rPr>
                <w:rFonts w:hint="eastAsia"/>
                <w:vertAlign w:val="baseline"/>
                <w:lang w:val="en-US" w:eastAsia="zh-CN"/>
              </w:rPr>
              <w:t>ID、状态、状态、查询机位置、地图旋转设置、最后通讯时间、广告图片、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（列表中）查询机位置</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点击可查看当前查询机的位置，不可编辑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（列表中）广告图片</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center"/>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点击可查看该查询机设置的广告图片，不可编辑</w:t>
            </w:r>
          </w:p>
        </w:tc>
      </w:tr>
    </w:tbl>
    <w:p>
      <w:pPr>
        <w:rPr>
          <w:rFonts w:hint="eastAsia"/>
          <w:lang w:eastAsia="zh-CN"/>
        </w:rPr>
      </w:pPr>
    </w:p>
    <w:p>
      <w:pPr>
        <w:pStyle w:val="19"/>
        <w:rPr>
          <w:rFonts w:hint="eastAsia"/>
          <w:lang w:eastAsia="zh-CN"/>
        </w:rPr>
      </w:pPr>
      <w:bookmarkStart w:id="529" w:name="_Toc26510"/>
      <w:r>
        <w:rPr>
          <w:rFonts w:hint="eastAsia"/>
          <w:lang w:eastAsia="zh-CN"/>
        </w:rPr>
        <w:t>输入内容</w:t>
      </w:r>
      <w:bookmarkEnd w:id="529"/>
    </w:p>
    <w:p>
      <w:pPr>
        <w:rPr>
          <w:rFonts w:hint="eastAsia"/>
          <w:lang w:eastAsia="zh-CN"/>
        </w:rPr>
      </w:pPr>
      <w:r>
        <w:rPr>
          <w:rFonts w:hint="eastAsia"/>
          <w:lang w:eastAsia="zh-CN"/>
        </w:rPr>
        <w:t>无</w:t>
      </w:r>
    </w:p>
    <w:p>
      <w:pPr>
        <w:pStyle w:val="19"/>
        <w:rPr>
          <w:rFonts w:hint="eastAsia"/>
          <w:lang w:eastAsia="zh-CN"/>
        </w:rPr>
      </w:pPr>
      <w:bookmarkStart w:id="530" w:name="_Toc27649"/>
      <w:r>
        <w:rPr>
          <w:rFonts w:hint="eastAsia"/>
          <w:lang w:eastAsia="zh-CN"/>
        </w:rPr>
        <w:t>输出内容</w:t>
      </w:r>
      <w:bookmarkEnd w:id="530"/>
    </w:p>
    <w:p>
      <w:pPr>
        <w:rPr>
          <w:rFonts w:hint="eastAsia" w:eastAsia="宋体"/>
          <w:lang w:eastAsia="zh-CN"/>
        </w:rPr>
      </w:pPr>
      <w:r>
        <w:rPr>
          <w:rFonts w:hint="eastAsia"/>
          <w:lang w:eastAsia="zh-CN"/>
        </w:rPr>
        <w:t>无</w:t>
      </w:r>
    </w:p>
    <w:p>
      <w:pPr>
        <w:pStyle w:val="19"/>
      </w:pPr>
      <w:bookmarkStart w:id="531" w:name="_Toc24886"/>
      <w:r>
        <w:rPr>
          <w:rFonts w:hint="eastAsia"/>
        </w:rPr>
        <w:t>用例</w:t>
      </w:r>
      <w:bookmarkEnd w:id="531"/>
    </w:p>
    <w:p>
      <w:pPr>
        <w:rPr>
          <w:rFonts w:hint="eastAsia"/>
          <w:lang w:eastAsia="zh-CN"/>
        </w:rPr>
      </w:pPr>
      <w:r>
        <w:rPr>
          <w:rFonts w:hint="eastAsia"/>
          <w:lang w:eastAsia="zh-CN"/>
        </w:rPr>
        <w:t>无</w:t>
      </w:r>
    </w:p>
    <w:p>
      <w:pPr>
        <w:rPr>
          <w:rFonts w:hint="eastAsia"/>
          <w:lang w:eastAsia="zh-CN"/>
        </w:rPr>
      </w:pPr>
    </w:p>
    <w:p>
      <w:pPr>
        <w:pStyle w:val="5"/>
      </w:pPr>
      <w:bookmarkStart w:id="532" w:name="_Toc27485"/>
      <w:r>
        <w:rPr>
          <w:rFonts w:hint="eastAsia"/>
          <w:lang w:eastAsia="zh-CN"/>
        </w:rPr>
        <w:t>查询机管理</w:t>
      </w:r>
      <w:r>
        <w:rPr>
          <w:rFonts w:hint="eastAsia"/>
          <w:lang w:val="en-US" w:eastAsia="zh-CN"/>
        </w:rPr>
        <w:t>-广告图片设置</w:t>
      </w:r>
      <w:bookmarkEnd w:id="532"/>
    </w:p>
    <w:p>
      <w:pPr>
        <w:pStyle w:val="6"/>
      </w:pPr>
      <w:bookmarkStart w:id="533" w:name="_Toc31556"/>
      <w:r>
        <w:rPr>
          <w:rFonts w:hint="eastAsia"/>
          <w:lang w:val="en-US" w:eastAsia="zh-CN"/>
        </w:rPr>
        <w:t>原型界面</w:t>
      </w:r>
      <w:bookmarkEnd w:id="533"/>
    </w:p>
    <w:p>
      <w:r>
        <w:drawing>
          <wp:inline distT="0" distB="0" distL="114300" distR="114300">
            <wp:extent cx="3181985" cy="4064000"/>
            <wp:effectExtent l="0" t="0" r="18415" b="1270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65"/>
                    <a:stretch>
                      <a:fillRect/>
                    </a:stretch>
                  </pic:blipFill>
                  <pic:spPr>
                    <a:xfrm>
                      <a:off x="0" y="0"/>
                      <a:ext cx="3181985" cy="4064000"/>
                    </a:xfrm>
                    <a:prstGeom prst="rect">
                      <a:avLst/>
                    </a:prstGeom>
                    <a:noFill/>
                    <a:ln w="9525">
                      <a:noFill/>
                    </a:ln>
                  </pic:spPr>
                </pic:pic>
              </a:graphicData>
            </a:graphic>
          </wp:inline>
        </w:drawing>
      </w:r>
    </w:p>
    <w:p>
      <w:pPr>
        <w:pStyle w:val="6"/>
        <w:rPr>
          <w:rFonts w:hint="eastAsia"/>
          <w:lang w:eastAsia="zh-CN"/>
        </w:rPr>
      </w:pPr>
      <w:bookmarkStart w:id="534" w:name="_Toc15727"/>
      <w:r>
        <w:rPr>
          <w:rFonts w:hint="eastAsia"/>
          <w:lang w:eastAsia="zh-CN"/>
        </w:rPr>
        <w:t>界面说明</w:t>
      </w:r>
      <w:bookmarkEnd w:id="534"/>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界面元素</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类型</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数据来源</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广告图片设置</w:t>
            </w:r>
          </w:p>
        </w:tc>
        <w:tc>
          <w:tcPr>
            <w:tcW w:w="1704" w:type="dxa"/>
            <w:vAlign w:val="center"/>
          </w:tcPr>
          <w:p>
            <w:pPr>
              <w:jc w:val="center"/>
              <w:rPr>
                <w:rFonts w:hint="eastAsia"/>
                <w:vertAlign w:val="baseline"/>
                <w:lang w:eastAsia="zh-CN"/>
              </w:rPr>
            </w:pPr>
            <w:r>
              <w:rPr>
                <w:rFonts w:hint="eastAsia"/>
                <w:vertAlign w:val="baseline"/>
                <w:lang w:eastAsia="zh-CN"/>
              </w:rPr>
              <w:t>单张图片停留时间</w:t>
            </w:r>
          </w:p>
        </w:tc>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5" w:type="dxa"/>
            <w:vAlign w:val="center"/>
          </w:tcPr>
          <w:p>
            <w:pPr>
              <w:jc w:val="both"/>
              <w:rPr>
                <w:rFonts w:hint="eastAsia"/>
                <w:vertAlign w:val="baseline"/>
                <w:lang w:eastAsia="zh-CN"/>
              </w:rPr>
            </w:pPr>
            <w:r>
              <w:rPr>
                <w:rFonts w:hint="eastAsia"/>
                <w:vertAlign w:val="baseline"/>
                <w:lang w:eastAsia="zh-CN"/>
              </w:rPr>
              <w:t>用户输入</w:t>
            </w:r>
          </w:p>
        </w:tc>
        <w:tc>
          <w:tcPr>
            <w:tcW w:w="1705" w:type="dxa"/>
            <w:vAlign w:val="center"/>
          </w:tcPr>
          <w:p>
            <w:pPr>
              <w:jc w:val="both"/>
              <w:rPr>
                <w:rFonts w:hint="eastAsia"/>
                <w:vertAlign w:val="baseline"/>
                <w:lang w:eastAsia="zh-CN"/>
              </w:rPr>
            </w:pPr>
            <w:r>
              <w:rPr>
                <w:rFonts w:hint="eastAsia"/>
                <w:vertAlign w:val="baseline"/>
                <w:lang w:eastAsia="zh-CN"/>
              </w:rPr>
              <w:t>单张图片停留时间至的是在图片轮播时单张图片的停留时间。图片为一张时，不执行轮播操作。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广告图片</w:t>
            </w:r>
          </w:p>
        </w:tc>
        <w:tc>
          <w:tcPr>
            <w:tcW w:w="1704" w:type="dxa"/>
            <w:vAlign w:val="center"/>
          </w:tcPr>
          <w:p>
            <w:pPr>
              <w:jc w:val="center"/>
              <w:rPr>
                <w:rFonts w:hint="eastAsia"/>
                <w:vertAlign w:val="baseline"/>
                <w:lang w:eastAsia="zh-CN"/>
              </w:rPr>
            </w:pPr>
            <w:r>
              <w:rPr>
                <w:rFonts w:hint="eastAsia"/>
                <w:vertAlign w:val="baseline"/>
                <w:lang w:eastAsia="zh-CN"/>
              </w:rPr>
              <w:t>图片</w:t>
            </w:r>
          </w:p>
        </w:tc>
        <w:tc>
          <w:tcPr>
            <w:tcW w:w="1705" w:type="dxa"/>
            <w:vAlign w:val="center"/>
          </w:tcPr>
          <w:p>
            <w:pPr>
              <w:jc w:val="both"/>
              <w:rPr>
                <w:rFonts w:hint="eastAsia"/>
                <w:vertAlign w:val="baseline"/>
                <w:lang w:eastAsia="zh-CN"/>
              </w:rPr>
            </w:pPr>
            <w:r>
              <w:rPr>
                <w:rFonts w:hint="eastAsia"/>
                <w:vertAlign w:val="baseline"/>
                <w:lang w:eastAsia="zh-CN"/>
              </w:rPr>
              <w:t>后台获取</w:t>
            </w:r>
          </w:p>
        </w:tc>
        <w:tc>
          <w:tcPr>
            <w:tcW w:w="1705" w:type="dxa"/>
            <w:vAlign w:val="center"/>
          </w:tcPr>
          <w:p>
            <w:pPr>
              <w:jc w:val="both"/>
              <w:rPr>
                <w:rFonts w:hint="eastAsia"/>
                <w:vertAlign w:val="baseline"/>
                <w:lang w:eastAsia="zh-CN"/>
              </w:rPr>
            </w:pPr>
            <w:r>
              <w:rPr>
                <w:rFonts w:hint="eastAsia"/>
                <w:vertAlign w:val="baseline"/>
                <w:lang w:eastAsia="zh-CN"/>
              </w:rPr>
              <w:t>已添加的图片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删除</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点击删除单张图片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继续添加</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r>
              <w:rPr>
                <w:rFonts w:hint="eastAsia"/>
                <w:vertAlign w:val="baseline"/>
                <w:lang w:eastAsia="zh-CN"/>
              </w:rPr>
              <w:t>点击按钮弹出图片选择框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取消</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保存</w:t>
            </w:r>
          </w:p>
        </w:tc>
        <w:tc>
          <w:tcPr>
            <w:tcW w:w="1704" w:type="dxa"/>
            <w:vAlign w:val="center"/>
          </w:tcPr>
          <w:p>
            <w:pPr>
              <w:jc w:val="center"/>
              <w:rPr>
                <w:rFonts w:hint="eastAsia"/>
                <w:vertAlign w:val="baseline"/>
                <w:lang w:eastAsia="zh-CN"/>
              </w:rPr>
            </w:pPr>
            <w:r>
              <w:rPr>
                <w:rFonts w:hint="eastAsia"/>
                <w:vertAlign w:val="baseline"/>
                <w:lang w:eastAsia="zh-CN"/>
              </w:rPr>
              <w:t>按钮</w:t>
            </w:r>
          </w:p>
        </w:tc>
        <w:tc>
          <w:tcPr>
            <w:tcW w:w="1705" w:type="dxa"/>
            <w:vAlign w:val="center"/>
          </w:tcPr>
          <w:p>
            <w:pPr>
              <w:jc w:val="both"/>
              <w:rPr>
                <w:rFonts w:hint="eastAsia"/>
                <w:vertAlign w:val="baseline"/>
                <w:lang w:eastAsia="zh-CN"/>
              </w:rPr>
            </w:pPr>
            <w:r>
              <w:rPr>
                <w:rFonts w:hint="eastAsia"/>
                <w:vertAlign w:val="baseline"/>
                <w:lang w:eastAsia="zh-CN"/>
              </w:rPr>
              <w:t>无</w:t>
            </w:r>
          </w:p>
        </w:tc>
        <w:tc>
          <w:tcPr>
            <w:tcW w:w="1705" w:type="dxa"/>
            <w:vAlign w:val="center"/>
          </w:tcPr>
          <w:p>
            <w:pPr>
              <w:jc w:val="both"/>
              <w:rPr>
                <w:rFonts w:hint="eastAsia"/>
                <w:vertAlign w:val="baseline"/>
                <w:lang w:eastAsia="zh-CN"/>
              </w:rPr>
            </w:pPr>
          </w:p>
        </w:tc>
      </w:tr>
    </w:tbl>
    <w:p>
      <w:pPr>
        <w:rPr>
          <w:rFonts w:hint="eastAsia"/>
          <w:lang w:eastAsia="zh-CN"/>
        </w:rPr>
      </w:pPr>
    </w:p>
    <w:p>
      <w:pPr>
        <w:pStyle w:val="6"/>
        <w:rPr>
          <w:rFonts w:hint="eastAsia"/>
          <w:lang w:eastAsia="zh-CN"/>
        </w:rPr>
      </w:pPr>
      <w:bookmarkStart w:id="535" w:name="_Toc27259"/>
      <w:r>
        <w:rPr>
          <w:rFonts w:hint="eastAsia"/>
          <w:lang w:eastAsia="zh-CN"/>
        </w:rPr>
        <w:t>输入内容</w:t>
      </w:r>
      <w:bookmarkEnd w:id="535"/>
    </w:p>
    <w:p>
      <w:pPr>
        <w:rPr>
          <w:rFonts w:hint="eastAsia"/>
          <w:lang w:val="en-US" w:eastAsia="zh-CN"/>
        </w:rPr>
      </w:pPr>
      <w:r>
        <w:rPr>
          <w:rFonts w:hint="eastAsia"/>
          <w:lang w:val="en-US" w:eastAsia="zh-CN"/>
        </w:rPr>
        <w:t xml:space="preserve"> </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单张图片停留时间</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eastAsia="zh-CN"/>
              </w:rPr>
            </w:pPr>
            <w:r>
              <w:rPr>
                <w:rFonts w:hint="eastAsia"/>
                <w:vertAlign w:val="baseline"/>
                <w:lang w:eastAsia="zh-CN"/>
              </w:rPr>
              <w:t>默认为空</w:t>
            </w:r>
          </w:p>
          <w:p>
            <w:pPr>
              <w:jc w:val="center"/>
              <w:rPr>
                <w:rFonts w:hint="eastAsia"/>
                <w:vertAlign w:val="baseline"/>
                <w:lang w:eastAsia="zh-CN"/>
              </w:rPr>
            </w:pPr>
            <w:r>
              <w:rPr>
                <w:rFonts w:hint="eastAsia"/>
                <w:vertAlign w:val="baseline"/>
                <w:lang w:eastAsia="zh-CN"/>
              </w:rPr>
              <w:t>只能输入正整数</w:t>
            </w:r>
          </w:p>
          <w:p>
            <w:pPr>
              <w:jc w:val="center"/>
              <w:rPr>
                <w:rFonts w:hint="eastAsia"/>
                <w:vertAlign w:val="baseline"/>
                <w:lang w:eastAsia="zh-CN"/>
              </w:rPr>
            </w:pPr>
            <w:r>
              <w:rPr>
                <w:rFonts w:hint="eastAsia"/>
                <w:vertAlign w:val="baseline"/>
                <w:lang w:eastAsia="zh-CN"/>
              </w:rPr>
              <w:t>不能超过</w:t>
            </w:r>
            <w:r>
              <w:rPr>
                <w:rFonts w:hint="eastAsia"/>
                <w:vertAlign w:val="baseline"/>
                <w:lang w:val="en-US" w:eastAsia="zh-CN"/>
              </w:rPr>
              <w:t>20个字符长度</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图片选择框</w:t>
            </w:r>
          </w:p>
        </w:tc>
        <w:tc>
          <w:tcPr>
            <w:tcW w:w="1704" w:type="dxa"/>
            <w:vAlign w:val="center"/>
          </w:tcPr>
          <w:p>
            <w:pPr>
              <w:jc w:val="center"/>
              <w:rPr>
                <w:rFonts w:hint="eastAsia"/>
                <w:vertAlign w:val="baseline"/>
                <w:lang w:eastAsia="zh-CN"/>
              </w:rPr>
            </w:pPr>
            <w:r>
              <w:rPr>
                <w:rFonts w:hint="eastAsia"/>
                <w:vertAlign w:val="baseline"/>
                <w:lang w:eastAsia="zh-CN"/>
              </w:rPr>
              <w:t>图片添加</w:t>
            </w:r>
          </w:p>
        </w:tc>
        <w:tc>
          <w:tcPr>
            <w:tcW w:w="1704" w:type="dxa"/>
            <w:vAlign w:val="center"/>
          </w:tcPr>
          <w:p>
            <w:pPr>
              <w:jc w:val="center"/>
              <w:rPr>
                <w:rFonts w:hint="eastAsia"/>
                <w:vertAlign w:val="baseline"/>
                <w:lang w:eastAsia="zh-CN"/>
              </w:rPr>
            </w:pPr>
            <w:r>
              <w:rPr>
                <w:rFonts w:hint="eastAsia"/>
                <w:vertAlign w:val="baseline"/>
                <w:lang w:eastAsia="zh-CN"/>
              </w:rPr>
              <w:t>是</w:t>
            </w:r>
          </w:p>
        </w:tc>
        <w:tc>
          <w:tcPr>
            <w:tcW w:w="1705" w:type="dxa"/>
            <w:vAlign w:val="center"/>
          </w:tcPr>
          <w:p>
            <w:pPr>
              <w:jc w:val="center"/>
              <w:rPr>
                <w:rFonts w:hint="eastAsia"/>
                <w:vertAlign w:val="baseline"/>
                <w:lang w:val="en-US" w:eastAsia="zh-CN"/>
              </w:rPr>
            </w:pPr>
            <w:r>
              <w:rPr>
                <w:rFonts w:hint="eastAsia"/>
                <w:vertAlign w:val="baseline"/>
                <w:lang w:eastAsia="zh-CN"/>
              </w:rPr>
              <w:t>支持</w:t>
            </w:r>
            <w:r>
              <w:rPr>
                <w:rFonts w:hint="eastAsia"/>
                <w:vertAlign w:val="baseline"/>
                <w:lang w:val="en-US" w:eastAsia="zh-CN"/>
              </w:rPr>
              <w:t>png和jpg格式；</w:t>
            </w:r>
          </w:p>
          <w:p>
            <w:pPr>
              <w:jc w:val="center"/>
              <w:rPr>
                <w:rFonts w:hint="eastAsia"/>
                <w:vertAlign w:val="baseline"/>
                <w:lang w:val="en-US" w:eastAsia="zh-CN"/>
              </w:rPr>
            </w:pPr>
            <w:r>
              <w:rPr>
                <w:rFonts w:hint="eastAsia"/>
                <w:vertAlign w:val="baseline"/>
                <w:lang w:val="en-US" w:eastAsia="zh-CN"/>
              </w:rPr>
              <w:t>不限制；</w:t>
            </w:r>
          </w:p>
          <w:p>
            <w:pPr>
              <w:jc w:val="center"/>
              <w:rPr>
                <w:rFonts w:hint="eastAsia"/>
                <w:vertAlign w:val="baseline"/>
                <w:lang w:val="en-US" w:eastAsia="zh-CN"/>
              </w:rPr>
            </w:pPr>
            <w:r>
              <w:rPr>
                <w:rFonts w:hint="eastAsia"/>
                <w:vertAlign w:val="baseline"/>
                <w:lang w:val="en-US" w:eastAsia="zh-CN"/>
              </w:rPr>
              <w:t>只能上传1920x1080尺寸大小的图片</w:t>
            </w:r>
          </w:p>
        </w:tc>
        <w:tc>
          <w:tcPr>
            <w:tcW w:w="1705" w:type="dxa"/>
            <w:vAlign w:val="center"/>
          </w:tcPr>
          <w:p>
            <w:pPr>
              <w:jc w:val="both"/>
              <w:rPr>
                <w:rFonts w:hint="eastAsia"/>
                <w:vertAlign w:val="baseline"/>
                <w:lang w:val="en-US" w:eastAsia="zh-CN"/>
              </w:rPr>
            </w:pPr>
          </w:p>
        </w:tc>
      </w:tr>
    </w:tbl>
    <w:p>
      <w:pPr>
        <w:rPr>
          <w:rFonts w:hint="eastAsia"/>
          <w:lang w:val="en-US" w:eastAsia="zh-CN"/>
        </w:rPr>
      </w:pPr>
    </w:p>
    <w:p>
      <w:pPr>
        <w:pStyle w:val="6"/>
        <w:rPr>
          <w:rFonts w:hint="eastAsia"/>
          <w:lang w:eastAsia="zh-CN"/>
        </w:rPr>
      </w:pPr>
      <w:bookmarkStart w:id="536" w:name="_Toc27932"/>
      <w:r>
        <w:rPr>
          <w:rFonts w:hint="eastAsia"/>
          <w:lang w:eastAsia="zh-CN"/>
        </w:rPr>
        <w:t>输出内容</w:t>
      </w:r>
      <w:bookmarkEnd w:id="536"/>
    </w:p>
    <w:p>
      <w:pPr>
        <w:rPr>
          <w:rFonts w:hint="eastAsia"/>
          <w:lang w:eastAsia="zh-CN"/>
        </w:rPr>
      </w:pPr>
      <w:r>
        <w:rPr>
          <w:rFonts w:hint="eastAsia"/>
          <w:lang w:eastAsia="zh-CN"/>
        </w:rPr>
        <w:t>广告图片</w:t>
      </w:r>
    </w:p>
    <w:p>
      <w:pPr>
        <w:pStyle w:val="6"/>
        <w:rPr>
          <w:rFonts w:hint="eastAsia"/>
          <w:lang w:eastAsia="zh-CN"/>
        </w:rPr>
      </w:pPr>
      <w:bookmarkStart w:id="537" w:name="_Toc23194"/>
      <w:r>
        <w:rPr>
          <w:rFonts w:hint="eastAsia"/>
          <w:lang w:eastAsia="zh-CN"/>
        </w:rPr>
        <w:t>用例</w:t>
      </w:r>
      <w:bookmarkEnd w:id="537"/>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设置广告图片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点击添加按钮可添加图片至页面，添加的图片将显示在查询机的广告位置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用户已登录且拥有该权限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设置广告图片生成预览图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勾选图片后，点击图片框中的完成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添加广告图片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图片格式</w:t>
            </w:r>
            <w:r>
              <w:rPr>
                <w:rFonts w:hint="eastAsia" w:ascii="Arial" w:hAnsi="Arial"/>
                <w:sz w:val="18"/>
                <w:szCs w:val="18"/>
                <w:lang w:val="en-US" w:eastAsia="zh-CN"/>
              </w:rPr>
              <w:t>/尺寸不正确</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系统提示不正确原因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当图片只有一张时，不执行轮播操作；</w:t>
            </w:r>
          </w:p>
          <w:p>
            <w:pPr>
              <w:pStyle w:val="21"/>
              <w:spacing w:line="400" w:lineRule="exact"/>
              <w:rPr>
                <w:rFonts w:hint="eastAsia" w:ascii="Arial" w:hAnsi="Arial"/>
                <w:sz w:val="18"/>
                <w:szCs w:val="18"/>
                <w:lang w:eastAsia="zh-CN"/>
              </w:rPr>
            </w:pPr>
            <w:r>
              <w:rPr>
                <w:rFonts w:hint="eastAsia" w:ascii="Arial" w:hAnsi="Arial"/>
                <w:sz w:val="18"/>
                <w:szCs w:val="18"/>
                <w:lang w:eastAsia="zh-CN"/>
              </w:rPr>
              <w:t>单张图片停留时间为必填项。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538" w:name="_Toc14828"/>
      <w:r>
        <w:rPr>
          <w:rFonts w:hint="eastAsia"/>
          <w:lang w:val="en-US" w:eastAsia="zh-CN"/>
        </w:rPr>
        <w:t>查询机管理-搜索</w:t>
      </w:r>
      <w:bookmarkEnd w:id="538"/>
    </w:p>
    <w:p>
      <w:pPr>
        <w:pStyle w:val="6"/>
        <w:rPr>
          <w:rFonts w:hint="eastAsia"/>
          <w:lang w:eastAsia="zh-CN"/>
        </w:rPr>
      </w:pPr>
      <w:bookmarkStart w:id="539" w:name="_Toc19649"/>
      <w:r>
        <w:rPr>
          <w:rFonts w:hint="eastAsia"/>
          <w:lang w:eastAsia="zh-CN"/>
        </w:rPr>
        <w:t>原型界面</w:t>
      </w:r>
      <w:bookmarkEnd w:id="539"/>
    </w:p>
    <w:p>
      <w:pPr>
        <w:rPr>
          <w:rFonts w:hint="eastAsia"/>
          <w:lang w:eastAsia="zh-CN"/>
        </w:rPr>
      </w:pPr>
      <w:r>
        <w:rPr>
          <w:rFonts w:hint="eastAsia"/>
          <w:lang w:eastAsia="zh-CN"/>
        </w:rPr>
        <w:t>无</w:t>
      </w:r>
    </w:p>
    <w:p>
      <w:pPr>
        <w:pStyle w:val="6"/>
        <w:rPr>
          <w:rFonts w:hint="eastAsia"/>
          <w:lang w:eastAsia="zh-CN"/>
        </w:rPr>
      </w:pPr>
      <w:bookmarkStart w:id="540" w:name="_Toc18770"/>
      <w:r>
        <w:rPr>
          <w:rFonts w:hint="eastAsia"/>
          <w:lang w:eastAsia="zh-CN"/>
        </w:rPr>
        <w:t>界面说明</w:t>
      </w:r>
      <w:bookmarkEnd w:id="540"/>
    </w:p>
    <w:p>
      <w:pPr>
        <w:rPr>
          <w:rFonts w:hint="eastAsia"/>
          <w:lang w:eastAsia="zh-CN"/>
        </w:rPr>
      </w:pPr>
      <w:r>
        <w:rPr>
          <w:rFonts w:hint="eastAsia"/>
          <w:lang w:eastAsia="zh-CN"/>
        </w:rPr>
        <w:t>无</w:t>
      </w:r>
    </w:p>
    <w:p>
      <w:pPr>
        <w:pStyle w:val="6"/>
        <w:rPr>
          <w:rFonts w:hint="eastAsia"/>
          <w:lang w:eastAsia="zh-CN"/>
        </w:rPr>
      </w:pPr>
      <w:bookmarkStart w:id="541" w:name="_Toc7716"/>
      <w:r>
        <w:rPr>
          <w:rFonts w:hint="eastAsia"/>
          <w:lang w:eastAsia="zh-CN"/>
        </w:rPr>
        <w:t>输入内容</w:t>
      </w:r>
      <w:bookmarkEnd w:id="541"/>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控件类型</w:t>
            </w:r>
          </w:p>
        </w:tc>
        <w:tc>
          <w:tcPr>
            <w:tcW w:w="1704"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名称</w:t>
            </w:r>
          </w:p>
        </w:tc>
        <w:tc>
          <w:tcPr>
            <w:tcW w:w="1704" w:type="dxa"/>
            <w:shd w:val="pct10" w:color="auto" w:fill="auto"/>
            <w:textDirection w:val="lrTb"/>
            <w:vAlign w:val="top"/>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是否必填</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约束条件</w:t>
            </w:r>
          </w:p>
        </w:tc>
        <w:tc>
          <w:tcPr>
            <w:tcW w:w="1705" w:type="dxa"/>
            <w:shd w:val="pct10" w:color="auto" w:fill="auto"/>
            <w:textDirection w:val="lrTb"/>
            <w:vAlign w:val="center"/>
          </w:tcPr>
          <w:p>
            <w:pPr>
              <w:pStyle w:val="20"/>
              <w:spacing w:before="0" w:after="0" w:line="240" w:lineRule="auto"/>
              <w:jc w:val="center"/>
              <w:rPr>
                <w:rFonts w:hint="eastAsia"/>
                <w:vertAlign w:val="baseline"/>
                <w:lang w:eastAsia="zh-CN"/>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r>
              <w:rPr>
                <w:rFonts w:hint="eastAsia"/>
                <w:vertAlign w:val="baseline"/>
                <w:lang w:eastAsia="zh-CN"/>
              </w:rPr>
              <w:t>输入框</w:t>
            </w:r>
          </w:p>
        </w:tc>
        <w:tc>
          <w:tcPr>
            <w:tcW w:w="1704" w:type="dxa"/>
            <w:vAlign w:val="center"/>
          </w:tcPr>
          <w:p>
            <w:pPr>
              <w:jc w:val="center"/>
              <w:rPr>
                <w:rFonts w:hint="eastAsia"/>
                <w:vertAlign w:val="baseline"/>
                <w:lang w:eastAsia="zh-CN"/>
              </w:rPr>
            </w:pPr>
            <w:r>
              <w:rPr>
                <w:rFonts w:hint="eastAsia"/>
                <w:vertAlign w:val="baseline"/>
                <w:lang w:eastAsia="zh-CN"/>
              </w:rPr>
              <w:t>查询机</w:t>
            </w:r>
            <w:r>
              <w:rPr>
                <w:rFonts w:hint="eastAsia"/>
                <w:vertAlign w:val="baseline"/>
                <w:lang w:val="en-US" w:eastAsia="zh-CN"/>
              </w:rPr>
              <w:t>ID</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val="en-US" w:eastAsia="zh-CN"/>
              </w:rPr>
            </w:pPr>
            <w:r>
              <w:rPr>
                <w:rFonts w:hint="eastAsia"/>
                <w:vertAlign w:val="baseline"/>
                <w:lang w:eastAsia="zh-CN"/>
              </w:rPr>
              <w:t>不超过</w:t>
            </w:r>
            <w:r>
              <w:rPr>
                <w:rFonts w:hint="eastAsia"/>
                <w:vertAlign w:val="baseline"/>
                <w:lang w:val="en-US" w:eastAsia="zh-CN"/>
              </w:rPr>
              <w:t>50个字符，不包含特殊字符及空格</w:t>
            </w:r>
          </w:p>
        </w:tc>
        <w:tc>
          <w:tcPr>
            <w:tcW w:w="1705" w:type="dxa"/>
            <w:vAlign w:val="center"/>
          </w:tcPr>
          <w:p>
            <w:pPr>
              <w:jc w:val="cente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eastAsia="zh-CN"/>
              </w:rPr>
            </w:pPr>
          </w:p>
        </w:tc>
        <w:tc>
          <w:tcPr>
            <w:tcW w:w="1704" w:type="dxa"/>
            <w:vAlign w:val="center"/>
          </w:tcPr>
          <w:p>
            <w:pPr>
              <w:jc w:val="center"/>
              <w:rPr>
                <w:rFonts w:hint="eastAsia"/>
                <w:vertAlign w:val="baseline"/>
                <w:lang w:eastAsia="zh-CN"/>
              </w:rPr>
            </w:pPr>
            <w:r>
              <w:rPr>
                <w:rFonts w:hint="eastAsia"/>
                <w:vertAlign w:val="baseline"/>
                <w:lang w:eastAsia="zh-CN"/>
              </w:rPr>
              <w:t>查询机状态</w:t>
            </w:r>
          </w:p>
        </w:tc>
        <w:tc>
          <w:tcPr>
            <w:tcW w:w="1704" w:type="dxa"/>
            <w:vAlign w:val="center"/>
          </w:tcPr>
          <w:p>
            <w:pPr>
              <w:jc w:val="center"/>
              <w:rPr>
                <w:rFonts w:hint="eastAsia"/>
                <w:vertAlign w:val="baseline"/>
                <w:lang w:eastAsia="zh-CN"/>
              </w:rPr>
            </w:pPr>
            <w:r>
              <w:rPr>
                <w:rFonts w:hint="eastAsia"/>
                <w:vertAlign w:val="baseline"/>
                <w:lang w:eastAsia="zh-CN"/>
              </w:rPr>
              <w:t>否</w:t>
            </w:r>
          </w:p>
        </w:tc>
        <w:tc>
          <w:tcPr>
            <w:tcW w:w="1705" w:type="dxa"/>
            <w:vAlign w:val="center"/>
          </w:tcPr>
          <w:p>
            <w:pPr>
              <w:jc w:val="center"/>
              <w:rPr>
                <w:rFonts w:hint="eastAsia"/>
                <w:vertAlign w:val="baseline"/>
                <w:lang w:eastAsia="zh-CN"/>
              </w:rPr>
            </w:pPr>
            <w:r>
              <w:rPr>
                <w:rFonts w:hint="eastAsia"/>
                <w:vertAlign w:val="baseline"/>
                <w:lang w:eastAsia="zh-CN"/>
              </w:rPr>
              <w:t>不超过</w:t>
            </w:r>
            <w:r>
              <w:rPr>
                <w:rFonts w:hint="eastAsia"/>
                <w:vertAlign w:val="baseline"/>
                <w:lang w:val="en-US" w:eastAsia="zh-CN"/>
              </w:rPr>
              <w:t>20个字符，不包含特殊字符及空格</w:t>
            </w:r>
          </w:p>
        </w:tc>
        <w:tc>
          <w:tcPr>
            <w:tcW w:w="1705" w:type="dxa"/>
            <w:vAlign w:val="center"/>
          </w:tcPr>
          <w:p>
            <w:pPr>
              <w:jc w:val="center"/>
              <w:rPr>
                <w:rFonts w:hint="eastAsia"/>
                <w:vertAlign w:val="baseline"/>
                <w:lang w:eastAsia="zh-CN"/>
              </w:rPr>
            </w:pPr>
          </w:p>
        </w:tc>
      </w:tr>
    </w:tbl>
    <w:p>
      <w:pPr>
        <w:rPr>
          <w:rFonts w:hint="eastAsia"/>
          <w:lang w:eastAsia="zh-CN"/>
        </w:rPr>
      </w:pPr>
    </w:p>
    <w:p>
      <w:pPr>
        <w:pStyle w:val="6"/>
        <w:rPr>
          <w:rFonts w:hint="eastAsia"/>
          <w:lang w:eastAsia="zh-CN"/>
        </w:rPr>
      </w:pPr>
      <w:bookmarkStart w:id="542" w:name="_Toc17168"/>
      <w:r>
        <w:rPr>
          <w:rFonts w:hint="eastAsia"/>
          <w:lang w:eastAsia="zh-CN"/>
        </w:rPr>
        <w:t>输出内容</w:t>
      </w:r>
      <w:bookmarkEnd w:id="542"/>
    </w:p>
    <w:p>
      <w:pPr>
        <w:rPr>
          <w:rFonts w:hint="eastAsia"/>
          <w:lang w:val="en-US" w:eastAsia="zh-CN"/>
        </w:rPr>
      </w:pPr>
      <w:r>
        <w:rPr>
          <w:rFonts w:hint="eastAsia"/>
          <w:lang w:val="en-US" w:eastAsia="zh-CN"/>
        </w:rPr>
        <w:t>符合搜索条件的数据</w:t>
      </w:r>
    </w:p>
    <w:p>
      <w:pPr>
        <w:pStyle w:val="6"/>
        <w:rPr>
          <w:rFonts w:hint="eastAsia"/>
          <w:lang w:eastAsia="zh-CN"/>
        </w:rPr>
      </w:pPr>
      <w:bookmarkStart w:id="543" w:name="_Toc8527"/>
      <w:r>
        <w:rPr>
          <w:rFonts w:hint="eastAsia"/>
          <w:lang w:eastAsia="zh-CN"/>
        </w:rPr>
        <w:t>用例</w:t>
      </w:r>
      <w:bookmarkEnd w:id="543"/>
    </w:p>
    <w:p>
      <w:pPr>
        <w:rPr>
          <w:rFonts w:hint="eastAsia"/>
          <w:lang w:eastAsia="zh-CN"/>
        </w:rPr>
      </w:pPr>
      <w:r>
        <w:rPr>
          <w:rFonts w:hint="eastAsia"/>
          <w:lang w:eastAsia="zh-CN"/>
        </w:rPr>
        <w:t>标准搜素</w:t>
      </w:r>
    </w:p>
    <w:p>
      <w:pPr>
        <w:pStyle w:val="5"/>
      </w:pPr>
      <w:bookmarkStart w:id="544" w:name="_Toc14839"/>
      <w:r>
        <w:rPr>
          <w:rFonts w:hint="eastAsia"/>
          <w:lang w:val="en-US" w:eastAsia="zh-CN"/>
        </w:rPr>
        <w:t>查询机管理-地图旋转设置</w:t>
      </w:r>
      <w:bookmarkEnd w:id="544"/>
    </w:p>
    <w:p>
      <w:pPr>
        <w:pStyle w:val="6"/>
        <w:rPr>
          <w:rFonts w:hint="eastAsia"/>
          <w:lang w:eastAsia="zh-CN"/>
        </w:rPr>
      </w:pPr>
      <w:bookmarkStart w:id="545" w:name="_Toc18050"/>
      <w:r>
        <w:rPr>
          <w:rFonts w:hint="eastAsia"/>
          <w:lang w:eastAsia="zh-CN"/>
        </w:rPr>
        <w:t>原型界面</w:t>
      </w:r>
      <w:bookmarkEnd w:id="545"/>
    </w:p>
    <w:p>
      <w:pPr>
        <w:rPr>
          <w:rFonts w:hint="eastAsia"/>
          <w:lang w:eastAsia="zh-CN"/>
        </w:rPr>
      </w:pPr>
      <w:r>
        <w:rPr>
          <w:rFonts w:hint="eastAsia"/>
          <w:lang w:eastAsia="zh-CN"/>
        </w:rPr>
        <w:t>无</w:t>
      </w:r>
    </w:p>
    <w:p>
      <w:pPr>
        <w:pStyle w:val="6"/>
        <w:rPr>
          <w:rFonts w:hint="eastAsia"/>
          <w:lang w:eastAsia="zh-CN"/>
        </w:rPr>
      </w:pPr>
      <w:bookmarkStart w:id="546" w:name="_Toc2889"/>
      <w:r>
        <w:rPr>
          <w:rFonts w:hint="eastAsia"/>
          <w:lang w:eastAsia="zh-CN"/>
        </w:rPr>
        <w:t>界面说明</w:t>
      </w:r>
      <w:bookmarkEnd w:id="546"/>
    </w:p>
    <w:p>
      <w:pPr>
        <w:rPr>
          <w:rFonts w:hint="eastAsia"/>
          <w:lang w:eastAsia="zh-CN"/>
        </w:rPr>
      </w:pPr>
      <w:r>
        <w:rPr>
          <w:rFonts w:hint="eastAsia"/>
          <w:lang w:eastAsia="zh-CN"/>
        </w:rPr>
        <w:t>无</w:t>
      </w:r>
    </w:p>
    <w:p>
      <w:pPr>
        <w:pStyle w:val="6"/>
        <w:rPr>
          <w:rFonts w:hint="eastAsia"/>
          <w:lang w:eastAsia="zh-CN"/>
        </w:rPr>
      </w:pPr>
      <w:bookmarkStart w:id="547" w:name="_Toc29677"/>
      <w:r>
        <w:rPr>
          <w:rFonts w:hint="eastAsia"/>
          <w:lang w:eastAsia="zh-CN"/>
        </w:rPr>
        <w:t>输入内容</w:t>
      </w:r>
      <w:bookmarkEnd w:id="547"/>
    </w:p>
    <w:p>
      <w:pPr>
        <w:rPr>
          <w:rFonts w:hint="eastAsia"/>
          <w:lang w:eastAsia="zh-CN"/>
        </w:rPr>
      </w:pPr>
      <w:r>
        <w:rPr>
          <w:rFonts w:hint="eastAsia"/>
          <w:lang w:eastAsia="zh-CN"/>
        </w:rPr>
        <w:t>无</w:t>
      </w:r>
    </w:p>
    <w:p>
      <w:pPr>
        <w:pStyle w:val="6"/>
        <w:rPr>
          <w:rFonts w:hint="eastAsia"/>
          <w:lang w:eastAsia="zh-CN"/>
        </w:rPr>
      </w:pPr>
      <w:bookmarkStart w:id="548" w:name="_Toc29319"/>
      <w:r>
        <w:rPr>
          <w:rFonts w:hint="eastAsia"/>
          <w:lang w:eastAsia="zh-CN"/>
        </w:rPr>
        <w:t>输出内容</w:t>
      </w:r>
      <w:bookmarkEnd w:id="548"/>
    </w:p>
    <w:p>
      <w:pPr>
        <w:rPr>
          <w:rFonts w:hint="eastAsia"/>
          <w:lang w:eastAsia="zh-CN"/>
        </w:rPr>
      </w:pPr>
      <w:r>
        <w:rPr>
          <w:rFonts w:hint="eastAsia"/>
          <w:lang w:eastAsia="zh-CN"/>
        </w:rPr>
        <w:t>无</w:t>
      </w:r>
    </w:p>
    <w:p>
      <w:pPr>
        <w:pStyle w:val="6"/>
        <w:rPr>
          <w:rFonts w:hint="eastAsia"/>
          <w:lang w:eastAsia="zh-CN"/>
        </w:rPr>
      </w:pPr>
      <w:bookmarkStart w:id="549" w:name="_Toc29912"/>
      <w:r>
        <w:rPr>
          <w:rFonts w:hint="eastAsia"/>
          <w:lang w:eastAsia="zh-CN"/>
        </w:rPr>
        <w:t>用例</w:t>
      </w:r>
      <w:bookmarkEnd w:id="549"/>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编辑地图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点击进入地图编辑页面，旋转地图，保存后的地图为该查询机地图默认显示角度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用户已登录且拥有该权限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查询机展示地图初始角度变换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点击编辑地图按钮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地图旋转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未点击保存</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未点击保存的地图旋转设置不生效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旋转地图时，所有元素相对位置保持不变，纯图标方向保持不动，车位编号保持不动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550" w:name="_Toc15485"/>
      <w:r>
        <w:rPr>
          <w:rFonts w:hint="eastAsia"/>
          <w:lang w:val="en-US" w:eastAsia="zh-CN"/>
        </w:rPr>
        <w:t>反向寻车-横屏模式</w:t>
      </w:r>
      <w:bookmarkEnd w:id="550"/>
    </w:p>
    <w:p>
      <w:pPr>
        <w:pStyle w:val="6"/>
        <w:rPr>
          <w:rFonts w:hint="eastAsia"/>
          <w:lang w:eastAsia="zh-CN"/>
        </w:rPr>
      </w:pPr>
      <w:bookmarkStart w:id="551" w:name="_Toc24311"/>
      <w:r>
        <w:rPr>
          <w:rFonts w:hint="eastAsia"/>
          <w:lang w:eastAsia="zh-CN"/>
        </w:rPr>
        <w:t>界面说明</w:t>
      </w:r>
      <w:bookmarkEnd w:id="551"/>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r>
              <w:rPr>
                <w:rFonts w:hint="eastAsia"/>
                <w:vertAlign w:val="baseline"/>
                <w:lang w:eastAsia="zh-CN"/>
              </w:rPr>
              <w:t>界面</w:t>
            </w:r>
          </w:p>
        </w:tc>
        <w:tc>
          <w:tcPr>
            <w:tcW w:w="1704" w:type="dxa"/>
          </w:tcPr>
          <w:p>
            <w:pPr>
              <w:keepNext/>
              <w:rPr>
                <w:rFonts w:hint="eastAsia"/>
                <w:vertAlign w:val="baseline"/>
                <w:lang w:eastAsia="zh-CN"/>
              </w:rPr>
            </w:pPr>
            <w:r>
              <w:rPr>
                <w:rFonts w:hint="eastAsia"/>
                <w:vertAlign w:val="baseline"/>
                <w:lang w:eastAsia="zh-CN"/>
              </w:rPr>
              <w:t>界面元素</w:t>
            </w:r>
          </w:p>
        </w:tc>
        <w:tc>
          <w:tcPr>
            <w:tcW w:w="1704" w:type="dxa"/>
          </w:tcPr>
          <w:p>
            <w:pPr>
              <w:keepNext/>
              <w:rPr>
                <w:rFonts w:hint="eastAsia"/>
                <w:vertAlign w:val="baseline"/>
                <w:lang w:eastAsia="zh-CN"/>
              </w:rPr>
            </w:pPr>
            <w:r>
              <w:rPr>
                <w:rFonts w:hint="eastAsia"/>
                <w:vertAlign w:val="baseline"/>
                <w:lang w:eastAsia="zh-CN"/>
              </w:rPr>
              <w:t>类型</w:t>
            </w:r>
          </w:p>
        </w:tc>
        <w:tc>
          <w:tcPr>
            <w:tcW w:w="1705" w:type="dxa"/>
          </w:tcPr>
          <w:p>
            <w:pPr>
              <w:keepNext/>
              <w:rPr>
                <w:rFonts w:hint="eastAsia"/>
                <w:vertAlign w:val="baseline"/>
                <w:lang w:eastAsia="zh-CN"/>
              </w:rPr>
            </w:pPr>
            <w:r>
              <w:rPr>
                <w:rFonts w:hint="eastAsia"/>
                <w:vertAlign w:val="baseline"/>
                <w:lang w:eastAsia="zh-CN"/>
              </w:rPr>
              <w:t>数据来源</w:t>
            </w:r>
          </w:p>
        </w:tc>
        <w:tc>
          <w:tcPr>
            <w:tcW w:w="1705" w:type="dxa"/>
          </w:tcPr>
          <w:p>
            <w:pPr>
              <w:keepNext/>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r>
              <w:rPr>
                <w:rFonts w:hint="eastAsia"/>
                <w:vertAlign w:val="baseline"/>
                <w:lang w:eastAsia="zh-CN"/>
              </w:rPr>
              <w:t>搜索页面</w:t>
            </w:r>
          </w:p>
        </w:tc>
        <w:tc>
          <w:tcPr>
            <w:tcW w:w="1704" w:type="dxa"/>
          </w:tcPr>
          <w:p>
            <w:pPr>
              <w:keepNext/>
              <w:rPr>
                <w:rFonts w:hint="eastAsia"/>
                <w:vertAlign w:val="baseline"/>
                <w:lang w:eastAsia="zh-CN"/>
              </w:rPr>
            </w:pPr>
            <w:r>
              <w:rPr>
                <w:rFonts w:hint="eastAsia"/>
                <w:vertAlign w:val="baseline"/>
                <w:lang w:eastAsia="zh-CN"/>
              </w:rPr>
              <w:t>语言转换</w:t>
            </w:r>
          </w:p>
        </w:tc>
        <w:tc>
          <w:tcPr>
            <w:tcW w:w="1704" w:type="dxa"/>
          </w:tcPr>
          <w:p>
            <w:pPr>
              <w:keepNext/>
              <w:rPr>
                <w:rFonts w:hint="eastAsia"/>
                <w:vertAlign w:val="baseline"/>
                <w:lang w:eastAsia="zh-CN"/>
              </w:rPr>
            </w:pPr>
            <w:r>
              <w:rPr>
                <w:rFonts w:hint="eastAsia"/>
                <w:vertAlign w:val="baseline"/>
                <w:lang w:eastAsia="zh-CN"/>
              </w:rPr>
              <w:t>按钮</w:t>
            </w:r>
          </w:p>
        </w:tc>
        <w:tc>
          <w:tcPr>
            <w:tcW w:w="1705" w:type="dxa"/>
          </w:tcPr>
          <w:p>
            <w:pPr>
              <w:keepNext/>
              <w:rPr>
                <w:rFonts w:hint="eastAsia"/>
                <w:vertAlign w:val="baseline"/>
                <w:lang w:eastAsia="zh-CN"/>
              </w:rPr>
            </w:pPr>
            <w:r>
              <w:rPr>
                <w:rFonts w:hint="eastAsia"/>
                <w:vertAlign w:val="baseline"/>
                <w:lang w:eastAsia="zh-CN"/>
              </w:rPr>
              <w:t>无</w:t>
            </w:r>
          </w:p>
        </w:tc>
        <w:tc>
          <w:tcPr>
            <w:tcW w:w="1705" w:type="dxa"/>
          </w:tcPr>
          <w:p>
            <w:pPr>
              <w:keepNext/>
              <w:rPr>
                <w:rFonts w:hint="eastAsia"/>
                <w:vertAlign w:val="baseline"/>
                <w:lang w:eastAsia="zh-CN"/>
              </w:rPr>
            </w:pPr>
            <w:r>
              <w:rPr>
                <w:rFonts w:hint="eastAsia"/>
                <w:vertAlign w:val="baseline"/>
                <w:lang w:eastAsia="zh-CN"/>
              </w:rPr>
              <w:t>点击可进行全局语言转换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p>
        </w:tc>
        <w:tc>
          <w:tcPr>
            <w:tcW w:w="1704" w:type="dxa"/>
          </w:tcPr>
          <w:p>
            <w:pPr>
              <w:keepNext/>
              <w:rPr>
                <w:rFonts w:hint="eastAsia"/>
                <w:vertAlign w:val="baseline"/>
                <w:lang w:eastAsia="zh-CN"/>
              </w:rPr>
            </w:pPr>
            <w:r>
              <w:rPr>
                <w:rFonts w:hint="eastAsia"/>
                <w:vertAlign w:val="baseline"/>
                <w:lang w:eastAsia="zh-CN"/>
              </w:rPr>
              <w:t>剩余操作时间</w:t>
            </w:r>
          </w:p>
        </w:tc>
        <w:tc>
          <w:tcPr>
            <w:tcW w:w="1704" w:type="dxa"/>
          </w:tcPr>
          <w:p>
            <w:pPr>
              <w:keepNext/>
              <w:rPr>
                <w:rFonts w:hint="eastAsia"/>
                <w:vertAlign w:val="baseline"/>
                <w:lang w:eastAsia="zh-CN"/>
              </w:rPr>
            </w:pPr>
            <w:r>
              <w:rPr>
                <w:rFonts w:hint="eastAsia"/>
                <w:vertAlign w:val="baseline"/>
                <w:lang w:eastAsia="zh-CN"/>
              </w:rPr>
              <w:t>可变文本</w:t>
            </w:r>
          </w:p>
        </w:tc>
        <w:tc>
          <w:tcPr>
            <w:tcW w:w="1705" w:type="dxa"/>
          </w:tcPr>
          <w:p>
            <w:pPr>
              <w:keepNext/>
              <w:rPr>
                <w:rFonts w:hint="eastAsia"/>
                <w:vertAlign w:val="baseline"/>
                <w:lang w:eastAsia="zh-CN"/>
              </w:rPr>
            </w:pPr>
            <w:r>
              <w:rPr>
                <w:rFonts w:hint="eastAsia"/>
                <w:vertAlign w:val="baseline"/>
                <w:lang w:eastAsia="zh-CN"/>
              </w:rPr>
              <w:t>后台获取</w:t>
            </w:r>
          </w:p>
        </w:tc>
        <w:tc>
          <w:tcPr>
            <w:tcW w:w="1705" w:type="dxa"/>
          </w:tcPr>
          <w:p>
            <w:pPr>
              <w:keepNext/>
              <w:rPr>
                <w:rFonts w:hint="eastAsia"/>
                <w:vertAlign w:val="baseline"/>
                <w:lang w:eastAsia="zh-CN"/>
              </w:rPr>
            </w:pPr>
            <w:r>
              <w:rPr>
                <w:rFonts w:hint="eastAsia"/>
                <w:vertAlign w:val="baseline"/>
                <w:lang w:eastAsia="zh-CN"/>
              </w:rPr>
              <w:t>从用户进行搜索开始，进行倒计时，当时间为</w:t>
            </w:r>
            <w:r>
              <w:rPr>
                <w:rFonts w:hint="eastAsia"/>
                <w:vertAlign w:val="baseline"/>
                <w:lang w:val="en-US" w:eastAsia="zh-CN"/>
              </w:rPr>
              <w:t>0时，自动返回搜索页面并清空输入内容。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p>
        </w:tc>
        <w:tc>
          <w:tcPr>
            <w:tcW w:w="1704" w:type="dxa"/>
          </w:tcPr>
          <w:p>
            <w:pPr>
              <w:keepNext/>
              <w:rPr>
                <w:rFonts w:hint="eastAsia"/>
                <w:vertAlign w:val="baseline"/>
                <w:lang w:eastAsia="zh-CN"/>
              </w:rPr>
            </w:pPr>
            <w:r>
              <w:rPr>
                <w:rFonts w:hint="eastAsia"/>
                <w:vertAlign w:val="baseline"/>
                <w:lang w:eastAsia="zh-CN"/>
              </w:rPr>
              <w:t>查询方式</w:t>
            </w:r>
          </w:p>
        </w:tc>
        <w:tc>
          <w:tcPr>
            <w:tcW w:w="1704" w:type="dxa"/>
          </w:tcPr>
          <w:p>
            <w:pPr>
              <w:keepNext/>
              <w:rPr>
                <w:rFonts w:hint="eastAsia"/>
                <w:vertAlign w:val="baseline"/>
                <w:lang w:eastAsia="zh-CN"/>
              </w:rPr>
            </w:pPr>
            <w:r>
              <w:rPr>
                <w:rFonts w:hint="eastAsia"/>
                <w:vertAlign w:val="baseline"/>
                <w:lang w:eastAsia="zh-CN"/>
              </w:rPr>
              <w:t>按钮</w:t>
            </w:r>
          </w:p>
        </w:tc>
        <w:tc>
          <w:tcPr>
            <w:tcW w:w="1705" w:type="dxa"/>
          </w:tcPr>
          <w:p>
            <w:pPr>
              <w:keepNext/>
              <w:rPr>
                <w:rFonts w:hint="eastAsia"/>
                <w:vertAlign w:val="baseline"/>
                <w:lang w:eastAsia="zh-CN"/>
              </w:rPr>
            </w:pPr>
            <w:r>
              <w:rPr>
                <w:rFonts w:hint="eastAsia"/>
                <w:vertAlign w:val="baseline"/>
                <w:lang w:eastAsia="zh-CN"/>
              </w:rPr>
              <w:t>无</w:t>
            </w:r>
          </w:p>
        </w:tc>
        <w:tc>
          <w:tcPr>
            <w:tcW w:w="1705" w:type="dxa"/>
          </w:tcPr>
          <w:p>
            <w:pPr>
              <w:keepNext/>
              <w:rPr>
                <w:rFonts w:hint="eastAsia"/>
                <w:vertAlign w:val="baseline"/>
                <w:lang w:eastAsia="zh-CN"/>
              </w:rPr>
            </w:pPr>
            <w:r>
              <w:rPr>
                <w:rFonts w:hint="eastAsia"/>
                <w:vertAlign w:val="baseline"/>
                <w:lang w:eastAsia="zh-CN"/>
              </w:rPr>
              <w:t>点击按钮切换不同查询方式</w:t>
            </w:r>
            <w:r>
              <w:rPr>
                <w:rFonts w:hint="eastAsia"/>
                <w:vertAlign w:val="baseline"/>
                <w:lang w:val="en-US" w:eastAsia="zh-CN"/>
              </w:rPr>
              <w:t xml:space="preserve"> ，查询方式包括：车牌查询、时间查询及车位查询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p>
        </w:tc>
        <w:tc>
          <w:tcPr>
            <w:tcW w:w="1704" w:type="dxa"/>
          </w:tcPr>
          <w:p>
            <w:pPr>
              <w:keepNext/>
              <w:rPr>
                <w:rFonts w:hint="eastAsia"/>
                <w:vertAlign w:val="baseline"/>
                <w:lang w:eastAsia="zh-CN"/>
              </w:rPr>
            </w:pPr>
            <w:r>
              <w:rPr>
                <w:rFonts w:hint="eastAsia"/>
                <w:vertAlign w:val="baseline"/>
                <w:lang w:eastAsia="zh-CN"/>
              </w:rPr>
              <w:t>搜索框</w:t>
            </w:r>
          </w:p>
        </w:tc>
        <w:tc>
          <w:tcPr>
            <w:tcW w:w="1704" w:type="dxa"/>
          </w:tcPr>
          <w:p>
            <w:pPr>
              <w:keepNext/>
              <w:rPr>
                <w:rFonts w:hint="eastAsia"/>
                <w:vertAlign w:val="baseline"/>
                <w:lang w:eastAsia="zh-CN"/>
              </w:rPr>
            </w:pPr>
            <w:r>
              <w:rPr>
                <w:rFonts w:hint="eastAsia"/>
                <w:vertAlign w:val="baseline"/>
                <w:lang w:eastAsia="zh-CN"/>
              </w:rPr>
              <w:t>输入框</w:t>
            </w:r>
          </w:p>
        </w:tc>
        <w:tc>
          <w:tcPr>
            <w:tcW w:w="1705" w:type="dxa"/>
          </w:tcPr>
          <w:p>
            <w:pPr>
              <w:keepNext/>
              <w:rPr>
                <w:rFonts w:hint="eastAsia"/>
                <w:vertAlign w:val="baseline"/>
                <w:lang w:eastAsia="zh-CN"/>
              </w:rPr>
            </w:pPr>
            <w:r>
              <w:rPr>
                <w:rFonts w:hint="eastAsia"/>
                <w:vertAlign w:val="baseline"/>
                <w:lang w:eastAsia="zh-CN"/>
              </w:rPr>
              <w:t>用户输入</w:t>
            </w:r>
          </w:p>
        </w:tc>
        <w:tc>
          <w:tcPr>
            <w:tcW w:w="1705" w:type="dxa"/>
          </w:tcPr>
          <w:p>
            <w:pPr>
              <w:keepNext/>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p>
        </w:tc>
        <w:tc>
          <w:tcPr>
            <w:tcW w:w="1704" w:type="dxa"/>
          </w:tcPr>
          <w:p>
            <w:pPr>
              <w:keepNext/>
              <w:rPr>
                <w:rFonts w:hint="eastAsia"/>
                <w:vertAlign w:val="baseline"/>
                <w:lang w:eastAsia="zh-CN"/>
              </w:rPr>
            </w:pPr>
            <w:r>
              <w:rPr>
                <w:rFonts w:hint="eastAsia"/>
                <w:vertAlign w:val="baseline"/>
                <w:lang w:eastAsia="zh-CN"/>
              </w:rPr>
              <w:t>输入键盘</w:t>
            </w:r>
          </w:p>
        </w:tc>
        <w:tc>
          <w:tcPr>
            <w:tcW w:w="1704" w:type="dxa"/>
          </w:tcPr>
          <w:p>
            <w:pPr>
              <w:keepNext/>
              <w:rPr>
                <w:rFonts w:hint="eastAsia"/>
                <w:vertAlign w:val="baseline"/>
                <w:lang w:eastAsia="zh-CN"/>
              </w:rPr>
            </w:pPr>
            <w:r>
              <w:rPr>
                <w:rFonts w:hint="eastAsia"/>
                <w:vertAlign w:val="baseline"/>
                <w:lang w:eastAsia="zh-CN"/>
              </w:rPr>
              <w:t>键盘</w:t>
            </w:r>
          </w:p>
        </w:tc>
        <w:tc>
          <w:tcPr>
            <w:tcW w:w="1705" w:type="dxa"/>
          </w:tcPr>
          <w:p>
            <w:pPr>
              <w:keepNext/>
              <w:rPr>
                <w:rFonts w:hint="eastAsia"/>
                <w:vertAlign w:val="baseline"/>
                <w:lang w:eastAsia="zh-CN"/>
              </w:rPr>
            </w:pPr>
            <w:r>
              <w:rPr>
                <w:rFonts w:hint="eastAsia"/>
                <w:vertAlign w:val="baseline"/>
                <w:lang w:eastAsia="zh-CN"/>
              </w:rPr>
              <w:t>无</w:t>
            </w:r>
          </w:p>
        </w:tc>
        <w:tc>
          <w:tcPr>
            <w:tcW w:w="1705" w:type="dxa"/>
          </w:tcPr>
          <w:p>
            <w:pPr>
              <w:keepNext/>
              <w:rPr>
                <w:rFonts w:hint="eastAsia"/>
                <w:vertAlign w:val="baseline"/>
                <w:lang w:eastAsia="zh-CN"/>
              </w:rPr>
            </w:pPr>
            <w:r>
              <w:rPr>
                <w:rFonts w:hint="eastAsia"/>
                <w:vertAlign w:val="baseline"/>
                <w:lang w:eastAsia="zh-CN"/>
              </w:rPr>
              <w:t>根据用户选择的查询方式不同切换不同的输入键盘；键盘有英文数字输入键盘及小时输入键盘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p>
        </w:tc>
        <w:tc>
          <w:tcPr>
            <w:tcW w:w="1704" w:type="dxa"/>
          </w:tcPr>
          <w:p>
            <w:pPr>
              <w:keepNext/>
              <w:rPr>
                <w:rFonts w:hint="eastAsia"/>
                <w:vertAlign w:val="baseline"/>
                <w:lang w:eastAsia="zh-CN"/>
              </w:rPr>
            </w:pPr>
            <w:r>
              <w:rPr>
                <w:rFonts w:hint="eastAsia"/>
                <w:vertAlign w:val="baseline"/>
                <w:lang w:eastAsia="zh-CN"/>
              </w:rPr>
              <w:t>查询</w:t>
            </w:r>
          </w:p>
        </w:tc>
        <w:tc>
          <w:tcPr>
            <w:tcW w:w="1704" w:type="dxa"/>
          </w:tcPr>
          <w:p>
            <w:pPr>
              <w:keepNext/>
              <w:rPr>
                <w:rFonts w:hint="eastAsia"/>
                <w:vertAlign w:val="baseline"/>
                <w:lang w:eastAsia="zh-CN"/>
              </w:rPr>
            </w:pPr>
            <w:r>
              <w:rPr>
                <w:rFonts w:hint="eastAsia"/>
                <w:vertAlign w:val="baseline"/>
                <w:lang w:eastAsia="zh-CN"/>
              </w:rPr>
              <w:t>按钮</w:t>
            </w:r>
          </w:p>
        </w:tc>
        <w:tc>
          <w:tcPr>
            <w:tcW w:w="1705" w:type="dxa"/>
          </w:tcPr>
          <w:p>
            <w:pPr>
              <w:keepNext/>
              <w:rPr>
                <w:rFonts w:hint="eastAsia"/>
                <w:vertAlign w:val="baseline"/>
                <w:lang w:eastAsia="zh-CN"/>
              </w:rPr>
            </w:pPr>
            <w:r>
              <w:rPr>
                <w:rFonts w:hint="eastAsia"/>
                <w:vertAlign w:val="baseline"/>
                <w:lang w:eastAsia="zh-CN"/>
              </w:rPr>
              <w:t>无</w:t>
            </w:r>
          </w:p>
        </w:tc>
        <w:tc>
          <w:tcPr>
            <w:tcW w:w="1705" w:type="dxa"/>
          </w:tcPr>
          <w:p>
            <w:pPr>
              <w:keepNext/>
              <w:rPr>
                <w:rFonts w:hint="eastAsia"/>
                <w:vertAlign w:val="baseline"/>
                <w:lang w:eastAsia="zh-CN"/>
              </w:rPr>
            </w:pPr>
            <w:r>
              <w:rPr>
                <w:rFonts w:hint="eastAsia"/>
                <w:vertAlign w:val="baseline"/>
                <w:lang w:eastAsia="zh-CN"/>
              </w:rPr>
              <w:t>点击按条件进行搜索并进入搜索结果页面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p>
        </w:tc>
        <w:tc>
          <w:tcPr>
            <w:tcW w:w="1704" w:type="dxa"/>
          </w:tcPr>
          <w:p>
            <w:pPr>
              <w:keepNext/>
              <w:rPr>
                <w:rFonts w:hint="eastAsia"/>
                <w:vertAlign w:val="baseline"/>
                <w:lang w:eastAsia="zh-CN"/>
              </w:rPr>
            </w:pPr>
            <w:r>
              <w:rPr>
                <w:rFonts w:hint="eastAsia"/>
                <w:vertAlign w:val="baseline"/>
                <w:lang w:eastAsia="zh-CN"/>
              </w:rPr>
              <w:t>主页</w:t>
            </w:r>
          </w:p>
        </w:tc>
        <w:tc>
          <w:tcPr>
            <w:tcW w:w="1704" w:type="dxa"/>
          </w:tcPr>
          <w:p>
            <w:pPr>
              <w:keepNext/>
              <w:rPr>
                <w:rFonts w:hint="eastAsia"/>
                <w:vertAlign w:val="baseline"/>
                <w:lang w:eastAsia="zh-CN"/>
              </w:rPr>
            </w:pPr>
            <w:r>
              <w:rPr>
                <w:rFonts w:hint="eastAsia"/>
                <w:vertAlign w:val="baseline"/>
                <w:lang w:eastAsia="zh-CN"/>
              </w:rPr>
              <w:t>按钮</w:t>
            </w:r>
          </w:p>
        </w:tc>
        <w:tc>
          <w:tcPr>
            <w:tcW w:w="1705" w:type="dxa"/>
          </w:tcPr>
          <w:p>
            <w:pPr>
              <w:keepNext/>
              <w:rPr>
                <w:rFonts w:hint="eastAsia"/>
                <w:vertAlign w:val="baseline"/>
                <w:lang w:eastAsia="zh-CN"/>
              </w:rPr>
            </w:pPr>
            <w:r>
              <w:rPr>
                <w:rFonts w:hint="eastAsia"/>
                <w:vertAlign w:val="baseline"/>
                <w:lang w:eastAsia="zh-CN"/>
              </w:rPr>
              <w:t>无</w:t>
            </w:r>
          </w:p>
        </w:tc>
        <w:tc>
          <w:tcPr>
            <w:tcW w:w="1705" w:type="dxa"/>
          </w:tcPr>
          <w:p>
            <w:pPr>
              <w:keepNext/>
              <w:rPr>
                <w:rFonts w:hint="eastAsia"/>
                <w:vertAlign w:val="baseline"/>
                <w:lang w:eastAsia="zh-CN"/>
              </w:rPr>
            </w:pPr>
            <w:r>
              <w:rPr>
                <w:rFonts w:hint="eastAsia"/>
                <w:vertAlign w:val="baseline"/>
                <w:lang w:eastAsia="zh-CN"/>
              </w:rPr>
              <w:t>点击进入搜索页面，清空之前的输入内容；主页按钮悬浮在所有页面上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p>
        </w:tc>
        <w:tc>
          <w:tcPr>
            <w:tcW w:w="1704" w:type="dxa"/>
          </w:tcPr>
          <w:p>
            <w:pPr>
              <w:keepNext/>
              <w:rPr>
                <w:rFonts w:hint="eastAsia"/>
                <w:vertAlign w:val="baseline"/>
                <w:lang w:eastAsia="zh-CN"/>
              </w:rPr>
            </w:pPr>
            <w:r>
              <w:rPr>
                <w:rFonts w:hint="eastAsia"/>
                <w:vertAlign w:val="baseline"/>
                <w:lang w:eastAsia="zh-CN"/>
              </w:rPr>
              <w:t>返回</w:t>
            </w:r>
          </w:p>
        </w:tc>
        <w:tc>
          <w:tcPr>
            <w:tcW w:w="1704" w:type="dxa"/>
          </w:tcPr>
          <w:p>
            <w:pPr>
              <w:keepNext/>
              <w:rPr>
                <w:rFonts w:hint="eastAsia"/>
                <w:vertAlign w:val="baseline"/>
                <w:lang w:eastAsia="zh-CN"/>
              </w:rPr>
            </w:pPr>
            <w:r>
              <w:rPr>
                <w:rFonts w:hint="eastAsia"/>
                <w:vertAlign w:val="baseline"/>
                <w:lang w:eastAsia="zh-CN"/>
              </w:rPr>
              <w:t>按钮</w:t>
            </w:r>
          </w:p>
        </w:tc>
        <w:tc>
          <w:tcPr>
            <w:tcW w:w="1705" w:type="dxa"/>
          </w:tcPr>
          <w:p>
            <w:pPr>
              <w:keepNext/>
              <w:rPr>
                <w:rFonts w:hint="eastAsia"/>
                <w:vertAlign w:val="baseline"/>
                <w:lang w:eastAsia="zh-CN"/>
              </w:rPr>
            </w:pPr>
            <w:r>
              <w:rPr>
                <w:rFonts w:hint="eastAsia"/>
                <w:vertAlign w:val="baseline"/>
                <w:lang w:eastAsia="zh-CN"/>
              </w:rPr>
              <w:t>无</w:t>
            </w:r>
          </w:p>
        </w:tc>
        <w:tc>
          <w:tcPr>
            <w:tcW w:w="1705" w:type="dxa"/>
          </w:tcPr>
          <w:p>
            <w:pPr>
              <w:keepNext/>
              <w:rPr>
                <w:rFonts w:hint="eastAsia"/>
                <w:vertAlign w:val="baseline"/>
                <w:lang w:eastAsia="zh-CN"/>
              </w:rPr>
            </w:pPr>
            <w:r>
              <w:rPr>
                <w:rFonts w:hint="eastAsia"/>
                <w:vertAlign w:val="baseline"/>
                <w:lang w:eastAsia="zh-CN"/>
              </w:rPr>
              <w:t>点击返回到查车页面</w:t>
            </w:r>
            <w:bookmarkStart w:id="569" w:name="_GoBack"/>
            <w:bookmarkEnd w:id="569"/>
            <w:r>
              <w:rPr>
                <w:rFonts w:hint="eastAsia"/>
                <w:vertAlign w:val="baseline"/>
                <w:lang w:eastAsia="zh-CN"/>
              </w:rPr>
              <w:t>，返回按钮悬浮在所有页面上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p>
        </w:tc>
        <w:tc>
          <w:tcPr>
            <w:tcW w:w="1704" w:type="dxa"/>
          </w:tcPr>
          <w:p>
            <w:pPr>
              <w:keepNext/>
              <w:rPr>
                <w:rFonts w:hint="eastAsia"/>
                <w:vertAlign w:val="baseline"/>
                <w:lang w:eastAsia="zh-CN"/>
              </w:rPr>
            </w:pPr>
          </w:p>
        </w:tc>
        <w:tc>
          <w:tcPr>
            <w:tcW w:w="1704" w:type="dxa"/>
          </w:tcPr>
          <w:p>
            <w:pPr>
              <w:keepNext/>
              <w:rPr>
                <w:rFonts w:hint="eastAsia"/>
                <w:vertAlign w:val="baseline"/>
                <w:lang w:eastAsia="zh-CN"/>
              </w:rPr>
            </w:pPr>
          </w:p>
        </w:tc>
        <w:tc>
          <w:tcPr>
            <w:tcW w:w="1705" w:type="dxa"/>
          </w:tcPr>
          <w:p>
            <w:pPr>
              <w:keepNext/>
              <w:rPr>
                <w:rFonts w:hint="eastAsia"/>
                <w:vertAlign w:val="baseline"/>
                <w:lang w:eastAsia="zh-CN"/>
              </w:rPr>
            </w:pPr>
          </w:p>
        </w:tc>
        <w:tc>
          <w:tcPr>
            <w:tcW w:w="1705" w:type="dxa"/>
          </w:tcPr>
          <w:p>
            <w:pPr>
              <w:keepNext/>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val="en-US" w:eastAsia="zh-CN"/>
              </w:rPr>
            </w:pPr>
            <w:r>
              <w:rPr>
                <w:rFonts w:hint="eastAsia"/>
                <w:vertAlign w:val="baseline"/>
                <w:lang w:val="en-US" w:eastAsia="zh-CN"/>
              </w:rPr>
              <w:t>查询结果</w:t>
            </w:r>
          </w:p>
        </w:tc>
        <w:tc>
          <w:tcPr>
            <w:tcW w:w="1704" w:type="dxa"/>
          </w:tcPr>
          <w:p>
            <w:pPr>
              <w:keepNext/>
              <w:rPr>
                <w:rFonts w:hint="eastAsia"/>
                <w:vertAlign w:val="baseline"/>
                <w:lang w:eastAsia="zh-CN"/>
              </w:rPr>
            </w:pPr>
            <w:r>
              <w:rPr>
                <w:rFonts w:hint="eastAsia"/>
                <w:vertAlign w:val="baseline"/>
                <w:lang w:eastAsia="zh-CN"/>
              </w:rPr>
              <w:t>车辆图片</w:t>
            </w:r>
          </w:p>
        </w:tc>
        <w:tc>
          <w:tcPr>
            <w:tcW w:w="1704" w:type="dxa"/>
          </w:tcPr>
          <w:p>
            <w:pPr>
              <w:keepNext/>
              <w:rPr>
                <w:rFonts w:hint="eastAsia"/>
                <w:vertAlign w:val="baseline"/>
                <w:lang w:eastAsia="zh-CN"/>
              </w:rPr>
            </w:pPr>
            <w:r>
              <w:rPr>
                <w:rFonts w:hint="eastAsia"/>
                <w:vertAlign w:val="baseline"/>
                <w:lang w:eastAsia="zh-CN"/>
              </w:rPr>
              <w:t>图片</w:t>
            </w:r>
          </w:p>
        </w:tc>
        <w:tc>
          <w:tcPr>
            <w:tcW w:w="1705" w:type="dxa"/>
          </w:tcPr>
          <w:p>
            <w:pPr>
              <w:keepNext/>
              <w:rPr>
                <w:rFonts w:hint="eastAsia"/>
                <w:vertAlign w:val="baseline"/>
                <w:lang w:eastAsia="zh-CN"/>
              </w:rPr>
            </w:pPr>
            <w:r>
              <w:rPr>
                <w:rFonts w:hint="eastAsia"/>
                <w:vertAlign w:val="baseline"/>
                <w:lang w:eastAsia="zh-CN"/>
              </w:rPr>
              <w:t>后台获取</w:t>
            </w:r>
          </w:p>
        </w:tc>
        <w:tc>
          <w:tcPr>
            <w:tcW w:w="1705" w:type="dxa"/>
          </w:tcPr>
          <w:p>
            <w:pPr>
              <w:keepNext/>
              <w:rPr>
                <w:rFonts w:hint="eastAsia"/>
                <w:vertAlign w:val="baseline"/>
                <w:lang w:eastAsia="zh-CN"/>
              </w:rPr>
            </w:pPr>
            <w:r>
              <w:rPr>
                <w:rFonts w:hint="eastAsia"/>
                <w:vertAlign w:val="baseline"/>
                <w:lang w:eastAsia="zh-CN"/>
              </w:rPr>
              <w:t>车辆图片为停车挺好后识别车牌的图片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val="en-US" w:eastAsia="zh-CN"/>
              </w:rPr>
            </w:pPr>
            <w:r>
              <w:rPr>
                <w:rFonts w:hint="eastAsia"/>
                <w:vertAlign w:val="baseline"/>
                <w:lang w:val="en-US" w:eastAsia="zh-CN"/>
              </w:rPr>
              <w:t>路线图</w:t>
            </w:r>
          </w:p>
        </w:tc>
        <w:tc>
          <w:tcPr>
            <w:tcW w:w="1704" w:type="dxa"/>
          </w:tcPr>
          <w:p>
            <w:pPr>
              <w:keepNext/>
              <w:rPr>
                <w:rFonts w:hint="eastAsia"/>
                <w:vertAlign w:val="baseline"/>
                <w:lang w:eastAsia="zh-CN"/>
              </w:rPr>
            </w:pPr>
            <w:r>
              <w:rPr>
                <w:rFonts w:hint="eastAsia"/>
                <w:vertAlign w:val="baseline"/>
                <w:lang w:eastAsia="zh-CN"/>
              </w:rPr>
              <w:t>车牌号码</w:t>
            </w:r>
          </w:p>
        </w:tc>
        <w:tc>
          <w:tcPr>
            <w:tcW w:w="1704" w:type="dxa"/>
          </w:tcPr>
          <w:p>
            <w:pPr>
              <w:keepNext/>
              <w:rPr>
                <w:rFonts w:hint="eastAsia"/>
                <w:vertAlign w:val="baseline"/>
                <w:lang w:eastAsia="zh-CN"/>
              </w:rPr>
            </w:pPr>
          </w:p>
        </w:tc>
        <w:tc>
          <w:tcPr>
            <w:tcW w:w="1705" w:type="dxa"/>
          </w:tcPr>
          <w:p>
            <w:pPr>
              <w:keepNext/>
              <w:rPr>
                <w:rFonts w:hint="eastAsia"/>
                <w:vertAlign w:val="baseline"/>
                <w:lang w:eastAsia="zh-CN"/>
              </w:rPr>
            </w:pPr>
          </w:p>
        </w:tc>
        <w:tc>
          <w:tcPr>
            <w:tcW w:w="1705" w:type="dxa"/>
          </w:tcPr>
          <w:p>
            <w:pPr>
              <w:keepNext/>
              <w:rPr>
                <w:rFonts w:hint="eastAsia"/>
                <w:vertAlign w:val="baseline"/>
                <w:lang w:eastAsia="zh-CN"/>
              </w:rPr>
            </w:pPr>
            <w:r>
              <w:rPr>
                <w:rFonts w:hint="eastAsia"/>
                <w:vertAlign w:val="baseline"/>
                <w:lang w:eastAsia="zh-CN"/>
              </w:rPr>
              <w:t>车牌号码为最近识别的车牌号码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val="en-US" w:eastAsia="zh-CN"/>
              </w:rPr>
            </w:pPr>
          </w:p>
        </w:tc>
        <w:tc>
          <w:tcPr>
            <w:tcW w:w="1704" w:type="dxa"/>
          </w:tcPr>
          <w:p>
            <w:pPr>
              <w:keepNext/>
              <w:rPr>
                <w:rFonts w:hint="eastAsia"/>
                <w:vertAlign w:val="baseline"/>
                <w:lang w:eastAsia="zh-CN"/>
              </w:rPr>
            </w:pPr>
            <w:r>
              <w:rPr>
                <w:rFonts w:hint="eastAsia"/>
                <w:vertAlign w:val="baseline"/>
                <w:lang w:eastAsia="zh-CN"/>
              </w:rPr>
              <w:t>进入时间</w:t>
            </w:r>
          </w:p>
        </w:tc>
        <w:tc>
          <w:tcPr>
            <w:tcW w:w="1704" w:type="dxa"/>
          </w:tcPr>
          <w:p>
            <w:pPr>
              <w:keepNext/>
              <w:rPr>
                <w:rFonts w:hint="eastAsia"/>
                <w:vertAlign w:val="baseline"/>
                <w:lang w:eastAsia="zh-CN"/>
              </w:rPr>
            </w:pPr>
          </w:p>
        </w:tc>
        <w:tc>
          <w:tcPr>
            <w:tcW w:w="1705" w:type="dxa"/>
          </w:tcPr>
          <w:p>
            <w:pPr>
              <w:keepNext/>
              <w:rPr>
                <w:rFonts w:hint="eastAsia"/>
                <w:vertAlign w:val="baseline"/>
                <w:lang w:eastAsia="zh-CN"/>
              </w:rPr>
            </w:pPr>
          </w:p>
        </w:tc>
        <w:tc>
          <w:tcPr>
            <w:tcW w:w="1705" w:type="dxa"/>
          </w:tcPr>
          <w:p>
            <w:pPr>
              <w:keepNext/>
              <w:rPr>
                <w:rFonts w:hint="eastAsia"/>
                <w:vertAlign w:val="baseline"/>
                <w:lang w:eastAsia="zh-CN"/>
              </w:rPr>
            </w:pPr>
            <w:r>
              <w:rPr>
                <w:rFonts w:hint="eastAsia"/>
                <w:vertAlign w:val="baseline"/>
                <w:lang w:eastAsia="zh-CN"/>
              </w:rPr>
              <w:t>进入时间为抓拍到车辆停入车位最后抓拍照片的时间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val="en-US" w:eastAsia="zh-CN"/>
              </w:rPr>
            </w:pPr>
          </w:p>
        </w:tc>
        <w:tc>
          <w:tcPr>
            <w:tcW w:w="1704" w:type="dxa"/>
          </w:tcPr>
          <w:p>
            <w:pPr>
              <w:keepNext/>
              <w:rPr>
                <w:rFonts w:hint="eastAsia"/>
                <w:vertAlign w:val="baseline"/>
                <w:lang w:eastAsia="zh-CN"/>
              </w:rPr>
            </w:pPr>
            <w:r>
              <w:rPr>
                <w:rFonts w:hint="eastAsia"/>
                <w:vertAlign w:val="baseline"/>
                <w:lang w:eastAsia="zh-CN"/>
              </w:rPr>
              <w:t>停车位置</w:t>
            </w:r>
          </w:p>
        </w:tc>
        <w:tc>
          <w:tcPr>
            <w:tcW w:w="1704" w:type="dxa"/>
          </w:tcPr>
          <w:p>
            <w:pPr>
              <w:keepNext/>
              <w:rPr>
                <w:rFonts w:hint="eastAsia"/>
                <w:vertAlign w:val="baseline"/>
                <w:lang w:eastAsia="zh-CN"/>
              </w:rPr>
            </w:pPr>
          </w:p>
        </w:tc>
        <w:tc>
          <w:tcPr>
            <w:tcW w:w="1705" w:type="dxa"/>
          </w:tcPr>
          <w:p>
            <w:pPr>
              <w:keepNext/>
              <w:rPr>
                <w:rFonts w:hint="eastAsia"/>
                <w:vertAlign w:val="baseline"/>
                <w:lang w:eastAsia="zh-CN"/>
              </w:rPr>
            </w:pPr>
          </w:p>
        </w:tc>
        <w:tc>
          <w:tcPr>
            <w:tcW w:w="1705" w:type="dxa"/>
          </w:tcPr>
          <w:p>
            <w:pPr>
              <w:keepNext/>
              <w:rPr>
                <w:rFonts w:hint="eastAsia"/>
                <w:vertAlign w:val="baseline"/>
                <w:lang w:eastAsia="zh-CN"/>
              </w:rPr>
            </w:pPr>
            <w:r>
              <w:rPr>
                <w:rFonts w:hint="eastAsia"/>
                <w:vertAlign w:val="baseline"/>
                <w:lang w:eastAsia="zh-CN"/>
              </w:rPr>
              <w:t>车位编号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val="en-US" w:eastAsia="zh-CN"/>
              </w:rPr>
            </w:pPr>
          </w:p>
        </w:tc>
        <w:tc>
          <w:tcPr>
            <w:tcW w:w="1704" w:type="dxa"/>
          </w:tcPr>
          <w:p>
            <w:pPr>
              <w:keepNext/>
              <w:rPr>
                <w:rFonts w:hint="eastAsia"/>
                <w:vertAlign w:val="baseline"/>
                <w:lang w:eastAsia="zh-CN"/>
              </w:rPr>
            </w:pPr>
            <w:r>
              <w:rPr>
                <w:rFonts w:hint="eastAsia"/>
                <w:vertAlign w:val="baseline"/>
                <w:lang w:eastAsia="zh-CN"/>
              </w:rPr>
              <w:t>路线</w:t>
            </w:r>
          </w:p>
        </w:tc>
        <w:tc>
          <w:tcPr>
            <w:tcW w:w="1704" w:type="dxa"/>
          </w:tcPr>
          <w:p>
            <w:pPr>
              <w:keepNext/>
              <w:rPr>
                <w:rFonts w:hint="eastAsia"/>
                <w:vertAlign w:val="baseline"/>
                <w:lang w:eastAsia="zh-CN"/>
              </w:rPr>
            </w:pPr>
            <w:r>
              <w:rPr>
                <w:rFonts w:hint="eastAsia"/>
                <w:vertAlign w:val="baseline"/>
                <w:lang w:eastAsia="zh-CN"/>
              </w:rPr>
              <w:t>按钮</w:t>
            </w:r>
          </w:p>
        </w:tc>
        <w:tc>
          <w:tcPr>
            <w:tcW w:w="1705" w:type="dxa"/>
          </w:tcPr>
          <w:p>
            <w:pPr>
              <w:keepNext/>
              <w:rPr>
                <w:rFonts w:hint="eastAsia"/>
                <w:vertAlign w:val="baseline"/>
                <w:lang w:eastAsia="zh-CN"/>
              </w:rPr>
            </w:pPr>
          </w:p>
        </w:tc>
        <w:tc>
          <w:tcPr>
            <w:tcW w:w="1705" w:type="dxa"/>
          </w:tcPr>
          <w:p>
            <w:pPr>
              <w:keepNext/>
              <w:rPr>
                <w:rFonts w:hint="eastAsia"/>
                <w:vertAlign w:val="baseline"/>
                <w:lang w:eastAsia="zh-CN"/>
              </w:rPr>
            </w:pPr>
            <w:r>
              <w:rPr>
                <w:rFonts w:hint="eastAsia"/>
                <w:vertAlign w:val="baseline"/>
                <w:lang w:eastAsia="zh-CN"/>
              </w:rPr>
              <w:t>点击进入车场地图页面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val="en-US" w:eastAsia="zh-CN"/>
              </w:rPr>
            </w:pPr>
          </w:p>
        </w:tc>
        <w:tc>
          <w:tcPr>
            <w:tcW w:w="1704" w:type="dxa"/>
          </w:tcPr>
          <w:p>
            <w:pPr>
              <w:keepNext/>
              <w:rPr>
                <w:rFonts w:hint="eastAsia"/>
                <w:vertAlign w:val="baseline"/>
                <w:lang w:eastAsia="zh-CN"/>
              </w:rPr>
            </w:pPr>
            <w:r>
              <w:rPr>
                <w:rFonts w:hint="eastAsia"/>
                <w:vertAlign w:val="baseline"/>
                <w:lang w:eastAsia="zh-CN"/>
              </w:rPr>
              <w:t>上一页</w:t>
            </w:r>
          </w:p>
        </w:tc>
        <w:tc>
          <w:tcPr>
            <w:tcW w:w="1704" w:type="dxa"/>
          </w:tcPr>
          <w:p>
            <w:pPr>
              <w:keepNext/>
              <w:rPr>
                <w:rFonts w:hint="eastAsia"/>
                <w:vertAlign w:val="baseline"/>
                <w:lang w:eastAsia="zh-CN"/>
              </w:rPr>
            </w:pPr>
            <w:r>
              <w:rPr>
                <w:rFonts w:hint="eastAsia"/>
                <w:vertAlign w:val="baseline"/>
                <w:lang w:eastAsia="zh-CN"/>
              </w:rPr>
              <w:t>按钮</w:t>
            </w:r>
          </w:p>
        </w:tc>
        <w:tc>
          <w:tcPr>
            <w:tcW w:w="1705" w:type="dxa"/>
          </w:tcPr>
          <w:p>
            <w:pPr>
              <w:keepNext/>
              <w:rPr>
                <w:rFonts w:hint="eastAsia"/>
                <w:vertAlign w:val="baseline"/>
                <w:lang w:eastAsia="zh-CN"/>
              </w:rPr>
            </w:pPr>
          </w:p>
        </w:tc>
        <w:tc>
          <w:tcPr>
            <w:tcW w:w="1705" w:type="dxa"/>
          </w:tcPr>
          <w:p>
            <w:pPr>
              <w:keepNext/>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val="en-US" w:eastAsia="zh-CN"/>
              </w:rPr>
            </w:pPr>
          </w:p>
        </w:tc>
        <w:tc>
          <w:tcPr>
            <w:tcW w:w="1704" w:type="dxa"/>
          </w:tcPr>
          <w:p>
            <w:pPr>
              <w:keepNext/>
              <w:rPr>
                <w:rFonts w:hint="eastAsia"/>
                <w:vertAlign w:val="baseline"/>
                <w:lang w:eastAsia="zh-CN"/>
              </w:rPr>
            </w:pPr>
            <w:r>
              <w:rPr>
                <w:rFonts w:hint="eastAsia"/>
                <w:vertAlign w:val="baseline"/>
                <w:lang w:eastAsia="zh-CN"/>
              </w:rPr>
              <w:t>下一页</w:t>
            </w:r>
          </w:p>
        </w:tc>
        <w:tc>
          <w:tcPr>
            <w:tcW w:w="1704" w:type="dxa"/>
          </w:tcPr>
          <w:p>
            <w:pPr>
              <w:keepNext/>
              <w:rPr>
                <w:rFonts w:hint="eastAsia"/>
                <w:vertAlign w:val="baseline"/>
                <w:lang w:eastAsia="zh-CN"/>
              </w:rPr>
            </w:pPr>
            <w:r>
              <w:rPr>
                <w:rFonts w:hint="eastAsia"/>
                <w:vertAlign w:val="baseline"/>
                <w:lang w:eastAsia="zh-CN"/>
              </w:rPr>
              <w:t>按钮</w:t>
            </w:r>
          </w:p>
        </w:tc>
        <w:tc>
          <w:tcPr>
            <w:tcW w:w="1705" w:type="dxa"/>
          </w:tcPr>
          <w:p>
            <w:pPr>
              <w:keepNext/>
              <w:rPr>
                <w:rFonts w:hint="eastAsia"/>
                <w:vertAlign w:val="baseline"/>
                <w:lang w:eastAsia="zh-CN"/>
              </w:rPr>
            </w:pPr>
          </w:p>
        </w:tc>
        <w:tc>
          <w:tcPr>
            <w:tcW w:w="1705" w:type="dxa"/>
          </w:tcPr>
          <w:p>
            <w:pPr>
              <w:keepNext/>
              <w:rPr>
                <w:rFonts w:hint="eastAsia"/>
                <w:vertAlign w:val="baseline"/>
                <w:lang w:eastAsia="zh-CN"/>
              </w:rPr>
            </w:pPr>
          </w:p>
        </w:tc>
      </w:tr>
    </w:tbl>
    <w:p>
      <w:pPr>
        <w:keepNext/>
        <w:rPr>
          <w:rFonts w:hint="eastAsia"/>
          <w:lang w:eastAsia="zh-CN"/>
        </w:rPr>
      </w:pPr>
    </w:p>
    <w:p>
      <w:pPr>
        <w:pStyle w:val="6"/>
        <w:rPr>
          <w:rFonts w:hint="eastAsia"/>
          <w:lang w:eastAsia="zh-CN"/>
        </w:rPr>
      </w:pPr>
      <w:bookmarkStart w:id="552" w:name="_Toc7101"/>
      <w:r>
        <w:rPr>
          <w:rFonts w:hint="eastAsia"/>
          <w:lang w:eastAsia="zh-CN"/>
        </w:rPr>
        <w:t>原型图</w:t>
      </w:r>
      <w:bookmarkEnd w:id="552"/>
    </w:p>
    <w:p>
      <w:pPr>
        <w:keepNext/>
        <w:rPr>
          <w:rFonts w:hint="eastAsia"/>
          <w:lang w:eastAsia="zh-CN"/>
        </w:rPr>
      </w:pPr>
      <w:r>
        <w:rPr>
          <w:rFonts w:hint="eastAsia"/>
          <w:lang w:eastAsia="zh-CN"/>
        </w:rPr>
        <w:drawing>
          <wp:inline distT="0" distB="0" distL="114300" distR="114300">
            <wp:extent cx="5261610" cy="2623185"/>
            <wp:effectExtent l="0" t="0" r="15240" b="5715"/>
            <wp:docPr id="37" name="图片 37" descr="反向寻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反向寻车"/>
                    <pic:cNvPicPr>
                      <a:picLocks noChangeAspect="1"/>
                    </pic:cNvPicPr>
                  </pic:nvPicPr>
                  <pic:blipFill>
                    <a:blip r:embed="rId66"/>
                    <a:stretch>
                      <a:fillRect/>
                    </a:stretch>
                  </pic:blipFill>
                  <pic:spPr>
                    <a:xfrm>
                      <a:off x="0" y="0"/>
                      <a:ext cx="5261610" cy="2623185"/>
                    </a:xfrm>
                    <a:prstGeom prst="rect">
                      <a:avLst/>
                    </a:prstGeom>
                  </pic:spPr>
                </pic:pic>
              </a:graphicData>
            </a:graphic>
          </wp:inline>
        </w:drawing>
      </w:r>
    </w:p>
    <w:p>
      <w:pPr>
        <w:pStyle w:val="6"/>
        <w:rPr>
          <w:rFonts w:hint="eastAsia"/>
          <w:lang w:eastAsia="zh-CN"/>
        </w:rPr>
      </w:pPr>
      <w:bookmarkStart w:id="553" w:name="_Toc1918"/>
      <w:r>
        <w:rPr>
          <w:rFonts w:hint="eastAsia"/>
          <w:lang w:eastAsia="zh-CN"/>
        </w:rPr>
        <w:t>输入内容</w:t>
      </w:r>
      <w:bookmarkEnd w:id="553"/>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r>
              <w:rPr>
                <w:rFonts w:hint="eastAsia"/>
                <w:vertAlign w:val="baseline"/>
                <w:lang w:eastAsia="zh-CN"/>
              </w:rPr>
              <w:t>名称</w:t>
            </w:r>
          </w:p>
        </w:tc>
        <w:tc>
          <w:tcPr>
            <w:tcW w:w="1704" w:type="dxa"/>
          </w:tcPr>
          <w:p>
            <w:pPr>
              <w:keepNext/>
              <w:rPr>
                <w:rFonts w:hint="eastAsia"/>
                <w:vertAlign w:val="baseline"/>
                <w:lang w:eastAsia="zh-CN"/>
              </w:rPr>
            </w:pPr>
            <w:r>
              <w:rPr>
                <w:rFonts w:hint="eastAsia"/>
                <w:vertAlign w:val="baseline"/>
                <w:lang w:eastAsia="zh-CN"/>
              </w:rPr>
              <w:t>控件类型</w:t>
            </w:r>
          </w:p>
        </w:tc>
        <w:tc>
          <w:tcPr>
            <w:tcW w:w="1704" w:type="dxa"/>
          </w:tcPr>
          <w:p>
            <w:pPr>
              <w:keepNext/>
              <w:rPr>
                <w:rFonts w:hint="eastAsia"/>
                <w:vertAlign w:val="baseline"/>
                <w:lang w:eastAsia="zh-CN"/>
              </w:rPr>
            </w:pPr>
            <w:r>
              <w:rPr>
                <w:rFonts w:hint="eastAsia"/>
                <w:vertAlign w:val="baseline"/>
                <w:lang w:eastAsia="zh-CN"/>
              </w:rPr>
              <w:t>是否必填</w:t>
            </w:r>
          </w:p>
        </w:tc>
        <w:tc>
          <w:tcPr>
            <w:tcW w:w="1705" w:type="dxa"/>
          </w:tcPr>
          <w:p>
            <w:pPr>
              <w:keepNext/>
              <w:rPr>
                <w:rFonts w:hint="eastAsia"/>
                <w:vertAlign w:val="baseline"/>
                <w:lang w:eastAsia="zh-CN"/>
              </w:rPr>
            </w:pPr>
            <w:r>
              <w:rPr>
                <w:rFonts w:hint="eastAsia"/>
                <w:vertAlign w:val="baseline"/>
                <w:lang w:eastAsia="zh-CN"/>
              </w:rPr>
              <w:t>约束条件</w:t>
            </w:r>
          </w:p>
        </w:tc>
        <w:tc>
          <w:tcPr>
            <w:tcW w:w="1705" w:type="dxa"/>
          </w:tcPr>
          <w:p>
            <w:pPr>
              <w:keepNext/>
              <w:rPr>
                <w:rFonts w:hint="eastAsia"/>
                <w:vertAlign w:val="baseline"/>
                <w:lang w:eastAsia="zh-CN"/>
              </w:rPr>
            </w:pPr>
            <w:r>
              <w:rPr>
                <w:rFonts w:hint="eastAsia"/>
                <w:vertAlign w:val="baseline"/>
                <w:lang w:eastAsia="zh-CN"/>
              </w:rPr>
              <w:t>其他说明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r>
              <w:rPr>
                <w:rFonts w:hint="eastAsia"/>
                <w:vertAlign w:val="baseline"/>
                <w:lang w:eastAsia="zh-CN"/>
              </w:rPr>
              <w:t>车牌输入框</w:t>
            </w:r>
          </w:p>
        </w:tc>
        <w:tc>
          <w:tcPr>
            <w:tcW w:w="1704" w:type="dxa"/>
          </w:tcPr>
          <w:p>
            <w:pPr>
              <w:keepNext/>
              <w:rPr>
                <w:rFonts w:hint="eastAsia"/>
                <w:vertAlign w:val="baseline"/>
                <w:lang w:eastAsia="zh-CN"/>
              </w:rPr>
            </w:pPr>
            <w:r>
              <w:rPr>
                <w:rFonts w:hint="eastAsia"/>
                <w:vertAlign w:val="baseline"/>
                <w:lang w:eastAsia="zh-CN"/>
              </w:rPr>
              <w:t>输入框</w:t>
            </w:r>
          </w:p>
        </w:tc>
        <w:tc>
          <w:tcPr>
            <w:tcW w:w="1704" w:type="dxa"/>
          </w:tcPr>
          <w:p>
            <w:pPr>
              <w:keepNext/>
              <w:rPr>
                <w:rFonts w:hint="eastAsia"/>
                <w:vertAlign w:val="baseline"/>
                <w:lang w:eastAsia="zh-CN"/>
              </w:rPr>
            </w:pPr>
            <w:r>
              <w:rPr>
                <w:rFonts w:hint="eastAsia"/>
                <w:vertAlign w:val="baseline"/>
                <w:lang w:eastAsia="zh-CN"/>
              </w:rPr>
              <w:t>是</w:t>
            </w:r>
          </w:p>
        </w:tc>
        <w:tc>
          <w:tcPr>
            <w:tcW w:w="1705" w:type="dxa"/>
          </w:tcPr>
          <w:p>
            <w:pPr>
              <w:keepNext/>
              <w:rPr>
                <w:rFonts w:hint="eastAsia"/>
                <w:vertAlign w:val="baseline"/>
                <w:lang w:eastAsia="zh-CN"/>
              </w:rPr>
            </w:pPr>
            <w:r>
              <w:rPr>
                <w:rFonts w:hint="eastAsia"/>
                <w:vertAlign w:val="baseline"/>
                <w:lang w:eastAsia="zh-CN"/>
              </w:rPr>
              <w:t>可使用键盘输入最多不超过</w:t>
            </w:r>
            <w:r>
              <w:rPr>
                <w:rFonts w:hint="eastAsia"/>
                <w:vertAlign w:val="baseline"/>
                <w:lang w:val="en-US" w:eastAsia="zh-CN"/>
              </w:rPr>
              <w:t>5位</w:t>
            </w:r>
          </w:p>
        </w:tc>
        <w:tc>
          <w:tcPr>
            <w:tcW w:w="1705" w:type="dxa"/>
          </w:tcPr>
          <w:p>
            <w:pPr>
              <w:keepNext/>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rPr>
                <w:rFonts w:hint="eastAsia"/>
                <w:vertAlign w:val="baseline"/>
                <w:lang w:eastAsia="zh-CN"/>
              </w:rPr>
            </w:pPr>
            <w:r>
              <w:rPr>
                <w:rFonts w:hint="eastAsia"/>
                <w:vertAlign w:val="baseline"/>
                <w:lang w:eastAsia="zh-CN"/>
              </w:rPr>
              <w:t>时间输入框</w:t>
            </w:r>
          </w:p>
        </w:tc>
        <w:tc>
          <w:tcPr>
            <w:tcW w:w="1704" w:type="dxa"/>
          </w:tcPr>
          <w:p>
            <w:pPr>
              <w:keepNext/>
              <w:rPr>
                <w:rFonts w:hint="eastAsia"/>
                <w:vertAlign w:val="baseline"/>
                <w:lang w:eastAsia="zh-CN"/>
              </w:rPr>
            </w:pPr>
            <w:r>
              <w:rPr>
                <w:rFonts w:hint="eastAsia"/>
                <w:vertAlign w:val="baseline"/>
                <w:lang w:eastAsia="zh-CN"/>
              </w:rPr>
              <w:t>输入框</w:t>
            </w:r>
          </w:p>
        </w:tc>
        <w:tc>
          <w:tcPr>
            <w:tcW w:w="1704" w:type="dxa"/>
          </w:tcPr>
          <w:p>
            <w:pPr>
              <w:keepNext/>
              <w:rPr>
                <w:rFonts w:hint="eastAsia"/>
                <w:vertAlign w:val="baseline"/>
                <w:lang w:eastAsia="zh-CN"/>
              </w:rPr>
            </w:pPr>
            <w:r>
              <w:rPr>
                <w:rFonts w:hint="eastAsia"/>
                <w:vertAlign w:val="baseline"/>
                <w:lang w:eastAsia="zh-CN"/>
              </w:rPr>
              <w:t>是</w:t>
            </w:r>
          </w:p>
        </w:tc>
        <w:tc>
          <w:tcPr>
            <w:tcW w:w="1705" w:type="dxa"/>
          </w:tcPr>
          <w:p>
            <w:pPr>
              <w:keepNext/>
              <w:rPr>
                <w:rFonts w:hint="eastAsia"/>
                <w:vertAlign w:val="baseline"/>
                <w:lang w:eastAsia="zh-CN"/>
              </w:rPr>
            </w:pPr>
            <w:r>
              <w:rPr>
                <w:rFonts w:hint="eastAsia"/>
                <w:vertAlign w:val="baseline"/>
                <w:lang w:eastAsia="zh-CN"/>
              </w:rPr>
              <w:t>只能使用键盘输入一个值</w:t>
            </w:r>
          </w:p>
        </w:tc>
        <w:tc>
          <w:tcPr>
            <w:tcW w:w="1705" w:type="dxa"/>
          </w:tcPr>
          <w:p>
            <w:pPr>
              <w:keepNext/>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rPr>
                <w:rFonts w:hint="eastAsia"/>
                <w:vertAlign w:val="baseline"/>
                <w:lang w:eastAsia="zh-CN"/>
              </w:rPr>
            </w:pPr>
            <w:r>
              <w:rPr>
                <w:rFonts w:hint="eastAsia"/>
                <w:vertAlign w:val="baseline"/>
                <w:lang w:eastAsia="zh-CN"/>
              </w:rPr>
              <w:t>车位编号输入框</w:t>
            </w:r>
          </w:p>
        </w:tc>
        <w:tc>
          <w:tcPr>
            <w:tcW w:w="1704" w:type="dxa"/>
          </w:tcPr>
          <w:p>
            <w:pPr>
              <w:keepNext/>
              <w:rPr>
                <w:rFonts w:hint="eastAsia"/>
                <w:vertAlign w:val="baseline"/>
                <w:lang w:eastAsia="zh-CN"/>
              </w:rPr>
            </w:pPr>
            <w:r>
              <w:rPr>
                <w:rFonts w:hint="eastAsia"/>
                <w:vertAlign w:val="baseline"/>
                <w:lang w:eastAsia="zh-CN"/>
              </w:rPr>
              <w:t>输入框</w:t>
            </w:r>
          </w:p>
        </w:tc>
        <w:tc>
          <w:tcPr>
            <w:tcW w:w="1704" w:type="dxa"/>
          </w:tcPr>
          <w:p>
            <w:pPr>
              <w:keepNext/>
              <w:rPr>
                <w:rFonts w:hint="eastAsia"/>
                <w:vertAlign w:val="baseline"/>
                <w:lang w:eastAsia="zh-CN"/>
              </w:rPr>
            </w:pPr>
            <w:r>
              <w:rPr>
                <w:rFonts w:hint="eastAsia"/>
                <w:vertAlign w:val="baseline"/>
                <w:lang w:eastAsia="zh-CN"/>
              </w:rPr>
              <w:t>是</w:t>
            </w:r>
          </w:p>
        </w:tc>
        <w:tc>
          <w:tcPr>
            <w:tcW w:w="1705" w:type="dxa"/>
          </w:tcPr>
          <w:p>
            <w:pPr>
              <w:keepNext/>
              <w:rPr>
                <w:rFonts w:hint="eastAsia"/>
                <w:vertAlign w:val="baseline"/>
                <w:lang w:eastAsia="zh-CN"/>
              </w:rPr>
            </w:pPr>
            <w:r>
              <w:rPr>
                <w:rFonts w:hint="eastAsia"/>
                <w:vertAlign w:val="baseline"/>
                <w:lang w:eastAsia="zh-CN"/>
              </w:rPr>
              <w:t>不超过</w:t>
            </w:r>
            <w:r>
              <w:rPr>
                <w:rFonts w:hint="eastAsia"/>
                <w:vertAlign w:val="baseline"/>
                <w:lang w:val="en-US" w:eastAsia="zh-CN"/>
              </w:rPr>
              <w:t>10个字符</w:t>
            </w:r>
          </w:p>
        </w:tc>
        <w:tc>
          <w:tcPr>
            <w:tcW w:w="1705" w:type="dxa"/>
          </w:tcPr>
          <w:p>
            <w:pPr>
              <w:keepNext/>
              <w:rPr>
                <w:rFonts w:hint="eastAsia"/>
                <w:vertAlign w:val="baseline"/>
                <w:lang w:eastAsia="zh-CN"/>
              </w:rPr>
            </w:pPr>
          </w:p>
        </w:tc>
      </w:tr>
    </w:tbl>
    <w:p>
      <w:pPr>
        <w:keepNext/>
        <w:rPr>
          <w:rFonts w:hint="eastAsia"/>
          <w:lang w:eastAsia="zh-CN"/>
        </w:rPr>
      </w:pPr>
    </w:p>
    <w:p>
      <w:pPr>
        <w:keepNext/>
        <w:rPr>
          <w:rFonts w:hint="eastAsia"/>
          <w:lang w:eastAsia="zh-CN"/>
        </w:rPr>
      </w:pPr>
    </w:p>
    <w:p>
      <w:pPr>
        <w:pStyle w:val="6"/>
        <w:rPr>
          <w:rFonts w:hint="eastAsia"/>
          <w:lang w:eastAsia="zh-CN"/>
        </w:rPr>
      </w:pPr>
      <w:bookmarkStart w:id="554" w:name="_Toc29168"/>
      <w:r>
        <w:rPr>
          <w:rFonts w:hint="eastAsia"/>
          <w:lang w:eastAsia="zh-CN"/>
        </w:rPr>
        <w:t>输出内容</w:t>
      </w:r>
      <w:bookmarkEnd w:id="554"/>
    </w:p>
    <w:p>
      <w:pPr>
        <w:keepNext/>
        <w:rPr>
          <w:rFonts w:hint="eastAsia"/>
          <w:lang w:eastAsia="zh-CN"/>
        </w:rPr>
      </w:pPr>
      <w:r>
        <w:rPr>
          <w:rFonts w:hint="eastAsia"/>
          <w:lang w:eastAsia="zh-CN"/>
        </w:rPr>
        <w:t>搜索结果页面</w:t>
      </w:r>
    </w:p>
    <w:p>
      <w:pPr>
        <w:pStyle w:val="6"/>
        <w:rPr>
          <w:rFonts w:hint="eastAsia"/>
          <w:lang w:eastAsia="zh-CN"/>
        </w:rPr>
      </w:pPr>
      <w:bookmarkStart w:id="555" w:name="_Toc11695"/>
      <w:r>
        <w:rPr>
          <w:rFonts w:hint="eastAsia"/>
          <w:lang w:eastAsia="zh-CN"/>
        </w:rPr>
        <w:t>用例</w:t>
      </w:r>
      <w:bookmarkEnd w:id="555"/>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eastAsia="zh-CN"/>
              </w:rPr>
            </w:pPr>
            <w:r>
              <w:rPr>
                <w:rFonts w:hint="eastAsia"/>
                <w:color w:val="auto"/>
                <w:sz w:val="18"/>
                <w:szCs w:val="18"/>
                <w:lang w:eastAsia="zh-CN"/>
              </w:rPr>
              <w:t>反向寻车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车主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车主输入车牌或车位编号或停入时间后对在车位车辆进行搜索，用户点击路线可查看当前查询机到所选车位的路线。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生成寻车路线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点击路线查看地图路线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0"/>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查找车辆所在位置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调整语言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车辆记录合并后，查询机展示的车辆信息为最后一次进入时的车辆信息；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查询机寻车页面开启时，主动发送心跳保证MPGS知晓反向寻车功能的正常使用</w:t>
            </w:r>
          </w:p>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反向寻车竖屏模式功能同横屏模式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keepNext/>
        <w:rPr>
          <w:rFonts w:hint="eastAsia"/>
          <w:lang w:val="en-US" w:eastAsia="zh-CN"/>
        </w:rPr>
      </w:pPr>
    </w:p>
    <w:p>
      <w:pPr>
        <w:rPr>
          <w:rFonts w:hint="eastAsia"/>
          <w:lang w:eastAsia="zh-CN"/>
        </w:rPr>
      </w:pPr>
      <w:r>
        <w:rPr>
          <w:rFonts w:hint="eastAsia"/>
          <w:lang w:eastAsia="zh-CN"/>
        </w:rPr>
        <w:br w:type="page"/>
      </w:r>
    </w:p>
    <w:p>
      <w:pPr>
        <w:rPr>
          <w:rFonts w:hint="eastAsia"/>
          <w:lang w:eastAsia="zh-CN"/>
        </w:rPr>
      </w:pPr>
    </w:p>
    <w:p>
      <w:pPr>
        <w:pStyle w:val="2"/>
      </w:pPr>
      <w:bookmarkStart w:id="556" w:name="_Toc15518"/>
      <w:bookmarkStart w:id="557" w:name="_Toc31005"/>
      <w:bookmarkStart w:id="558" w:name="_Toc16300"/>
      <w:r>
        <w:rPr>
          <w:rFonts w:hint="eastAsia"/>
          <w:lang w:eastAsia="zh-CN"/>
        </w:rPr>
        <w:t>非功能性需求</w:t>
      </w:r>
      <w:bookmarkEnd w:id="556"/>
    </w:p>
    <w:tbl>
      <w:tblPr>
        <w:tblStyle w:val="16"/>
        <w:tblW w:w="6960"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200"/>
        <w:gridCol w:w="3541"/>
        <w:gridCol w:w="121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145"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b/>
                <w:bCs/>
                <w:color w:val="000000"/>
                <w:kern w:val="0"/>
                <w:sz w:val="24"/>
                <w:szCs w:val="24"/>
              </w:rPr>
            </w:pPr>
            <w:r>
              <w:rPr>
                <w:rFonts w:hint="eastAsia" w:ascii="宋体" w:hAnsi="宋体" w:eastAsia="宋体" w:cs="宋体"/>
                <w:b/>
                <w:bCs/>
                <w:color w:val="000000"/>
                <w:kern w:val="0"/>
                <w:sz w:val="24"/>
                <w:szCs w:val="24"/>
              </w:rPr>
              <w:t>需求名称</w:t>
            </w:r>
          </w:p>
        </w:tc>
        <w:tc>
          <w:tcPr>
            <w:tcW w:w="3541"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b/>
                <w:bCs/>
                <w:color w:val="000000"/>
                <w:kern w:val="0"/>
                <w:sz w:val="24"/>
                <w:szCs w:val="24"/>
              </w:rPr>
            </w:pPr>
            <w:r>
              <w:rPr>
                <w:rFonts w:hint="eastAsia" w:ascii="宋体" w:hAnsi="宋体" w:eastAsia="宋体" w:cs="宋体"/>
                <w:b/>
                <w:bCs/>
                <w:color w:val="000000"/>
                <w:kern w:val="0"/>
                <w:sz w:val="24"/>
                <w:szCs w:val="24"/>
              </w:rPr>
              <w:t>详细要求</w:t>
            </w:r>
          </w:p>
        </w:tc>
        <w:tc>
          <w:tcPr>
            <w:tcW w:w="1219"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b/>
                <w:bCs/>
                <w:color w:val="000000"/>
                <w:kern w:val="0"/>
                <w:sz w:val="24"/>
                <w:szCs w:val="24"/>
              </w:rPr>
            </w:pPr>
            <w:r>
              <w:rPr>
                <w:rFonts w:hint="eastAsia" w:ascii="宋体" w:hAnsi="宋体" w:eastAsia="宋体" w:cs="宋体"/>
                <w:b/>
                <w:bCs/>
                <w:color w:val="000000"/>
                <w:kern w:val="0"/>
                <w:sz w:val="24"/>
                <w:szCs w:val="24"/>
                <w:lang w:eastAsia="zh-CN"/>
              </w:rPr>
              <w:t>优先级</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142"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pStyle w:val="10"/>
              <w:widowControl/>
              <w:pBdr>
                <w:bottom w:val="none" w:color="auto" w:sz="0" w:space="0"/>
              </w:pBdr>
              <w:tabs>
                <w:tab w:val="clear" w:pos="4153"/>
                <w:tab w:val="clear" w:pos="8306"/>
              </w:tabs>
              <w:wordWrap/>
              <w:adjustRightInd/>
              <w:snapToGrid/>
              <w:spacing w:line="400" w:lineRule="exact"/>
              <w:ind w:left="0" w:leftChars="0" w:right="0" w:firstLine="0" w:firstLineChars="0"/>
              <w:jc w:val="both"/>
              <w:textAlignment w:val="auto"/>
              <w:rPr>
                <w:rFonts w:hint="eastAsia" w:ascii="宋体" w:hAnsi="宋体" w:eastAsia="宋体" w:cs="宋体"/>
                <w:color w:val="000000"/>
                <w:kern w:val="0"/>
                <w:sz w:val="24"/>
                <w:szCs w:val="24"/>
              </w:rPr>
            </w:pPr>
            <w:r>
              <w:rPr>
                <w:rFonts w:hint="eastAsia" w:ascii="宋体" w:hAnsi="宋体" w:eastAsia="宋体" w:cs="宋体"/>
                <w:color w:val="000000"/>
                <w:sz w:val="24"/>
                <w:szCs w:val="24"/>
                <w:lang w:eastAsia="zh-CN"/>
              </w:rPr>
              <w:t>可靠性要求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所有崩溃情况都有记录日志</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142"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pStyle w:val="10"/>
              <w:widowControl/>
              <w:pBdr>
                <w:bottom w:val="none" w:color="auto" w:sz="0" w:space="0"/>
              </w:pBdr>
              <w:tabs>
                <w:tab w:val="clear" w:pos="4153"/>
                <w:tab w:val="clear" w:pos="8306"/>
              </w:tabs>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eastAsia="zh-CN"/>
              </w:rPr>
            </w:pPr>
            <w:r>
              <w:rPr>
                <w:rFonts w:hint="eastAsia" w:ascii="宋体" w:hAnsi="宋体" w:cs="宋体"/>
                <w:color w:val="000000"/>
                <w:sz w:val="24"/>
                <w:szCs w:val="24"/>
                <w:lang w:eastAsia="zh-CN"/>
              </w:rPr>
              <w:t>兼容性要求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可兼容</w:t>
            </w:r>
            <w:r>
              <w:rPr>
                <w:rFonts w:hint="eastAsia" w:ascii="宋体" w:hAnsi="宋体" w:cs="宋体"/>
                <w:color w:val="000000"/>
                <w:kern w:val="0"/>
                <w:sz w:val="24"/>
                <w:szCs w:val="24"/>
                <w:lang w:val="en-US" w:eastAsia="zh-CN"/>
              </w:rPr>
              <w:t>IE9及以上版本，可兼容CHROME浏览器</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145"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kern w:val="0"/>
                <w:sz w:val="24"/>
                <w:szCs w:val="24"/>
              </w:rPr>
            </w:pPr>
            <w:r>
              <w:rPr>
                <w:rFonts w:hint="eastAsia" w:ascii="宋体" w:hAnsi="宋体" w:eastAsia="宋体" w:cs="宋体"/>
                <w:color w:val="000000"/>
                <w:sz w:val="24"/>
                <w:szCs w:val="24"/>
                <w:lang w:eastAsia="zh-CN"/>
              </w:rPr>
              <w:t>效率要求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网络正常的情况下，任何菜单的点击响应时间不超过</w:t>
            </w:r>
            <w:r>
              <w:rPr>
                <w:rFonts w:hint="eastAsia" w:ascii="宋体" w:hAnsi="宋体" w:eastAsia="宋体" w:cs="宋体"/>
                <w:color w:val="000000"/>
                <w:kern w:val="0"/>
                <w:sz w:val="24"/>
                <w:szCs w:val="24"/>
                <w:lang w:val="en-US" w:eastAsia="zh-CN"/>
              </w:rPr>
              <w:t>3秒</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72"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kern w:val="0"/>
                <w:sz w:val="24"/>
                <w:szCs w:val="24"/>
              </w:rPr>
            </w:pPr>
            <w:r>
              <w:rPr>
                <w:rFonts w:hint="eastAsia" w:ascii="宋体" w:hAnsi="宋体" w:eastAsia="宋体" w:cs="宋体"/>
                <w:color w:val="000000"/>
                <w:sz w:val="24"/>
                <w:szCs w:val="24"/>
                <w:lang w:eastAsia="zh-CN"/>
              </w:rPr>
              <w:t>可维护性要求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软件参数可配置，具有错误日志系统，错误可追溯</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00"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kern w:val="0"/>
                <w:sz w:val="24"/>
                <w:szCs w:val="24"/>
              </w:rPr>
            </w:pPr>
            <w:r>
              <w:rPr>
                <w:rFonts w:hint="eastAsia" w:ascii="宋体" w:hAnsi="宋体" w:eastAsia="宋体" w:cs="宋体"/>
                <w:color w:val="000000"/>
                <w:sz w:val="24"/>
                <w:szCs w:val="24"/>
                <w:lang w:eastAsia="zh-CN"/>
              </w:rPr>
              <w:t>可移植性要求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LOGO等产品信息可配置</w:t>
            </w:r>
            <w:r>
              <w:rPr>
                <w:rFonts w:hint="eastAsia" w:ascii="宋体" w:hAnsi="宋体" w:cs="宋体"/>
                <w:color w:val="000000"/>
                <w:kern w:val="0"/>
                <w:sz w:val="24"/>
                <w:szCs w:val="24"/>
                <w:lang w:val="en-US" w:eastAsia="zh-CN"/>
              </w:rPr>
              <w:t>，通用模块可移植到其它项目</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520"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kern w:val="0"/>
                <w:sz w:val="24"/>
                <w:szCs w:val="24"/>
              </w:rPr>
            </w:pPr>
            <w:bookmarkStart w:id="559" w:name="_Toc7429177"/>
            <w:r>
              <w:rPr>
                <w:rFonts w:hint="eastAsia" w:ascii="宋体" w:hAnsi="宋体" w:eastAsia="宋体" w:cs="宋体"/>
                <w:color w:val="000000"/>
                <w:sz w:val="24"/>
                <w:szCs w:val="24"/>
                <w:lang w:eastAsia="zh-CN"/>
              </w:rPr>
              <w:t>易用性要求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界面具有自学习性，即使不查看操作手册，也可通过简单点击浏览各功能模块达到快速上手</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bookmarkEnd w:id="559"/>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00"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t>接口需求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以接口</w:t>
            </w:r>
            <w:r>
              <w:rPr>
                <w:rFonts w:hint="eastAsia" w:ascii="宋体" w:hAnsi="宋体" w:cs="宋体"/>
                <w:color w:val="000000"/>
                <w:kern w:val="0"/>
                <w:sz w:val="24"/>
                <w:szCs w:val="24"/>
                <w:lang w:eastAsia="zh-CN"/>
              </w:rPr>
              <w:t>说明</w:t>
            </w:r>
            <w:r>
              <w:rPr>
                <w:rFonts w:hint="eastAsia" w:ascii="宋体" w:hAnsi="宋体" w:eastAsia="宋体" w:cs="宋体"/>
                <w:color w:val="000000"/>
                <w:kern w:val="0"/>
                <w:sz w:val="24"/>
                <w:szCs w:val="24"/>
                <w:lang w:eastAsia="zh-CN"/>
              </w:rPr>
              <w:t>为准</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90"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t>运营性要求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暂时无</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145"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风险规避</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保持系统的安全性，具有一定的抗风险能力（具体待定）</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60"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val="en-US" w:eastAsia="zh-CN"/>
              </w:rPr>
            </w:pPr>
            <w:r>
              <w:rPr>
                <w:rFonts w:hint="eastAsia" w:ascii="宋体" w:hAnsi="宋体" w:cs="宋体"/>
                <w:color w:val="000000"/>
                <w:sz w:val="24"/>
                <w:szCs w:val="24"/>
                <w:lang w:val="en-US" w:eastAsia="zh-CN"/>
              </w:rPr>
              <w:t>性能需求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具体需求待定</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985"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其它</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bl>
    <w:p>
      <w:pPr>
        <w:pStyle w:val="2"/>
      </w:pPr>
      <w:bookmarkStart w:id="560" w:name="_Toc28408"/>
      <w:r>
        <w:rPr>
          <w:rFonts w:hint="eastAsia"/>
        </w:rPr>
        <w:t>外部接口说明</w:t>
      </w:r>
      <w:bookmarkEnd w:id="557"/>
      <w:bookmarkEnd w:id="558"/>
      <w:bookmarkEnd w:id="560"/>
    </w:p>
    <w:p>
      <w:pPr>
        <w:rPr>
          <w:rFonts w:hint="eastAsia"/>
          <w:lang w:eastAsia="zh-CN"/>
        </w:rPr>
      </w:pPr>
      <w:r>
        <w:rPr>
          <w:rFonts w:hint="eastAsia"/>
          <w:lang w:eastAsia="zh-CN"/>
        </w:rPr>
        <w:t>待定</w:t>
      </w:r>
    </w:p>
    <w:p/>
    <w:p>
      <w:pPr>
        <w:pStyle w:val="2"/>
      </w:pPr>
      <w:bookmarkStart w:id="561" w:name="_Toc2018"/>
      <w:bookmarkStart w:id="562" w:name="_Toc2407"/>
      <w:bookmarkStart w:id="563" w:name="_Toc9737"/>
      <w:r>
        <w:rPr>
          <w:rFonts w:hint="eastAsia"/>
        </w:rPr>
        <w:t>附件</w:t>
      </w:r>
      <w:bookmarkEnd w:id="561"/>
      <w:bookmarkEnd w:id="562"/>
      <w:bookmarkEnd w:id="563"/>
    </w:p>
    <w:p/>
    <w:p>
      <w:pPr>
        <w:pStyle w:val="2"/>
      </w:pPr>
      <w:bookmarkStart w:id="564" w:name="_Toc30935"/>
      <w:bookmarkStart w:id="565" w:name="_Toc8307"/>
      <w:bookmarkStart w:id="566" w:name="_Toc12766"/>
      <w:r>
        <w:rPr>
          <w:rFonts w:hint="eastAsia"/>
        </w:rPr>
        <w:t>附录</w:t>
      </w:r>
      <w:bookmarkEnd w:id="564"/>
      <w:bookmarkEnd w:id="565"/>
      <w:bookmarkEnd w:id="566"/>
    </w:p>
    <w:p>
      <w:pPr>
        <w:pStyle w:val="3"/>
        <w:rPr>
          <w:rFonts w:hint="eastAsia"/>
          <w:lang w:eastAsia="zh-CN"/>
        </w:rPr>
      </w:pPr>
      <w:bookmarkStart w:id="567" w:name="_Toc25562"/>
      <w:bookmarkStart w:id="568" w:name="_Toc13498"/>
      <w:r>
        <w:rPr>
          <w:rFonts w:hint="eastAsia"/>
          <w:lang w:eastAsia="zh-CN"/>
        </w:rPr>
        <w:t>通用规范说明</w:t>
      </w:r>
      <w:bookmarkEnd w:id="567"/>
      <w:r>
        <w:rPr>
          <w:rFonts w:hint="eastAsia"/>
          <w:lang w:eastAsia="zh-CN"/>
        </w:rPr>
        <w:t>（前端以新</w:t>
      </w:r>
      <w:r>
        <w:rPr>
          <w:rFonts w:hint="eastAsia"/>
          <w:lang w:val="en-US" w:eastAsia="zh-CN"/>
        </w:rPr>
        <w:t>UI交互标准为准</w:t>
      </w:r>
      <w:r>
        <w:rPr>
          <w:rFonts w:hint="eastAsia"/>
          <w:lang w:eastAsia="zh-CN"/>
        </w:rPr>
        <w:t>）</w:t>
      </w:r>
      <w:bookmarkEnd w:id="56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3450"/>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b/>
                <w:bCs/>
                <w:lang w:eastAsia="zh-CN"/>
              </w:rPr>
            </w:pPr>
            <w:r>
              <w:rPr>
                <w:rFonts w:hint="eastAsia"/>
                <w:b/>
                <w:bCs/>
                <w:lang w:eastAsia="zh-CN"/>
              </w:rPr>
              <w:t>序号</w:t>
            </w:r>
          </w:p>
        </w:tc>
        <w:tc>
          <w:tcPr>
            <w:tcW w:w="3450" w:type="dxa"/>
            <w:vAlign w:val="top"/>
          </w:tcPr>
          <w:p>
            <w:pPr>
              <w:jc w:val="center"/>
              <w:rPr>
                <w:rFonts w:hint="eastAsia"/>
                <w:b/>
                <w:bCs/>
                <w:lang w:eastAsia="zh-CN"/>
              </w:rPr>
            </w:pPr>
            <w:r>
              <w:rPr>
                <w:rFonts w:hint="eastAsia"/>
                <w:b/>
                <w:bCs/>
                <w:lang w:eastAsia="zh-CN"/>
              </w:rPr>
              <w:t>对象</w:t>
            </w:r>
          </w:p>
        </w:tc>
        <w:tc>
          <w:tcPr>
            <w:tcW w:w="3809" w:type="dxa"/>
            <w:vAlign w:val="top"/>
          </w:tcPr>
          <w:p>
            <w:pPr>
              <w:jc w:val="center"/>
              <w:rPr>
                <w:rFonts w:hint="eastAsia"/>
                <w:b/>
                <w:bCs/>
                <w:lang w:eastAsia="zh-CN"/>
              </w:rPr>
            </w:pPr>
            <w:r>
              <w:rPr>
                <w:rFonts w:hint="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lang w:val="en-US" w:eastAsia="zh-CN"/>
              </w:rPr>
            </w:pPr>
            <w:r>
              <w:rPr>
                <w:rFonts w:hint="eastAsia"/>
                <w:lang w:val="en-US" w:eastAsia="zh-CN"/>
              </w:rPr>
              <w:t>1</w:t>
            </w:r>
          </w:p>
        </w:tc>
        <w:tc>
          <w:tcPr>
            <w:tcW w:w="3450" w:type="dxa"/>
            <w:vAlign w:val="top"/>
          </w:tcPr>
          <w:p>
            <w:pPr>
              <w:rPr>
                <w:rFonts w:hint="eastAsia"/>
                <w:lang w:eastAsia="zh-CN"/>
              </w:rPr>
            </w:pPr>
            <w:r>
              <w:rPr>
                <w:rFonts w:hint="eastAsia"/>
                <w:lang w:eastAsia="zh-CN"/>
              </w:rPr>
              <w:t>字段校验</w:t>
            </w:r>
          </w:p>
        </w:tc>
        <w:tc>
          <w:tcPr>
            <w:tcW w:w="3809" w:type="dxa"/>
            <w:vAlign w:val="top"/>
          </w:tcPr>
          <w:p>
            <w:pPr>
              <w:numPr>
                <w:ilvl w:val="0"/>
                <w:numId w:val="0"/>
              </w:numPr>
              <w:rPr>
                <w:rFonts w:hint="eastAsia"/>
                <w:lang w:val="en-US" w:eastAsia="zh-CN"/>
              </w:rPr>
            </w:pPr>
            <w:r>
              <w:rPr>
                <w:rFonts w:hint="eastAsia"/>
                <w:lang w:val="en-US" w:eastAsia="zh-CN"/>
              </w:rPr>
              <w:t>所有字段校验的内容，如果没有特别说明，全部以对应字段的形式提示相应内容，如：“XX不能为空”、“XX包含非法字符”、“请输入5-20位字符”等等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textDirection w:val="lrTb"/>
            <w:vAlign w:val="top"/>
          </w:tcPr>
          <w:p>
            <w:pPr>
              <w:jc w:val="center"/>
              <w:rPr>
                <w:rFonts w:hint="eastAsia"/>
                <w:lang w:val="en-US" w:eastAsia="zh-CN"/>
              </w:rPr>
            </w:pPr>
            <w:r>
              <w:rPr>
                <w:rFonts w:hint="eastAsia"/>
                <w:lang w:val="en-US" w:eastAsia="zh-CN"/>
              </w:rPr>
              <w:t>2</w:t>
            </w:r>
          </w:p>
        </w:tc>
        <w:tc>
          <w:tcPr>
            <w:tcW w:w="3450" w:type="dxa"/>
            <w:textDirection w:val="lrTb"/>
            <w:vAlign w:val="top"/>
          </w:tcPr>
          <w:p>
            <w:pPr>
              <w:rPr>
                <w:rFonts w:hint="eastAsia"/>
                <w:lang w:eastAsia="zh-CN"/>
              </w:rPr>
            </w:pPr>
            <w:r>
              <w:rPr>
                <w:rFonts w:hint="eastAsia"/>
                <w:lang w:eastAsia="zh-CN"/>
              </w:rPr>
              <w:t>导出</w:t>
            </w:r>
          </w:p>
        </w:tc>
        <w:tc>
          <w:tcPr>
            <w:tcW w:w="3809" w:type="dxa"/>
            <w:textDirection w:val="lrTb"/>
            <w:vAlign w:val="top"/>
          </w:tcPr>
          <w:p>
            <w:pPr>
              <w:numPr>
                <w:ilvl w:val="0"/>
                <w:numId w:val="0"/>
              </w:numPr>
              <w:ind w:left="0" w:leftChars="0" w:firstLine="0" w:firstLineChars="0"/>
              <w:rPr>
                <w:rFonts w:hint="eastAsia"/>
                <w:lang w:val="en-US" w:eastAsia="zh-CN"/>
              </w:rPr>
            </w:pPr>
            <w:r>
              <w:rPr>
                <w:rFonts w:hint="eastAsia"/>
                <w:lang w:val="en-US" w:eastAsia="zh-CN"/>
              </w:rPr>
              <w:t>未特别说明的，所有页面的导出按钮都是导出全部的匹配结果而不是仅仅指当前页的。新UI中导出的内容是页面中待定显示的内容，且显示顺序一致。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lang w:val="en-US" w:eastAsia="zh-CN"/>
              </w:rPr>
            </w:pPr>
            <w:r>
              <w:rPr>
                <w:rFonts w:hint="eastAsia"/>
                <w:lang w:val="en-US" w:eastAsia="zh-CN"/>
              </w:rPr>
              <w:t>3</w:t>
            </w:r>
          </w:p>
        </w:tc>
        <w:tc>
          <w:tcPr>
            <w:tcW w:w="3450" w:type="dxa"/>
            <w:vAlign w:val="top"/>
          </w:tcPr>
          <w:p>
            <w:pPr>
              <w:rPr>
                <w:rFonts w:hint="eastAsia" w:eastAsia="宋体"/>
                <w:lang w:val="en-US" w:eastAsia="zh-CN"/>
              </w:rPr>
            </w:pPr>
            <w:r>
              <w:rPr>
                <w:rFonts w:hint="eastAsia"/>
                <w:lang w:val="en-US" w:eastAsia="zh-CN"/>
              </w:rPr>
              <w:t>排序</w:t>
            </w:r>
          </w:p>
        </w:tc>
        <w:tc>
          <w:tcPr>
            <w:tcW w:w="3809" w:type="dxa"/>
            <w:vAlign w:val="top"/>
          </w:tcPr>
          <w:p>
            <w:pPr>
              <w:numPr>
                <w:ilvl w:val="0"/>
                <w:numId w:val="0"/>
              </w:numPr>
              <w:rPr>
                <w:rFonts w:hint="eastAsia"/>
                <w:lang w:val="en-US" w:eastAsia="zh-CN"/>
              </w:rPr>
            </w:pPr>
            <w:r>
              <w:rPr>
                <w:rFonts w:hint="eastAsia"/>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lang w:val="en-US" w:eastAsia="zh-CN"/>
              </w:rPr>
            </w:pPr>
            <w:r>
              <w:rPr>
                <w:rFonts w:hint="eastAsia"/>
                <w:lang w:val="en-US" w:eastAsia="zh-CN"/>
              </w:rPr>
              <w:t>4</w:t>
            </w:r>
          </w:p>
        </w:tc>
        <w:tc>
          <w:tcPr>
            <w:tcW w:w="3450" w:type="dxa"/>
            <w:vAlign w:val="top"/>
          </w:tcPr>
          <w:p>
            <w:pPr>
              <w:rPr>
                <w:rFonts w:hint="eastAsia"/>
                <w:lang w:val="en-US" w:eastAsia="zh-CN"/>
              </w:rPr>
            </w:pPr>
            <w:r>
              <w:rPr>
                <w:rFonts w:hint="eastAsia"/>
                <w:lang w:val="en-US" w:eastAsia="zh-CN"/>
              </w:rPr>
              <w:t>密码格式</w:t>
            </w:r>
          </w:p>
        </w:tc>
        <w:tc>
          <w:tcPr>
            <w:tcW w:w="3809" w:type="dxa"/>
            <w:vAlign w:val="top"/>
          </w:tcPr>
          <w:p>
            <w:pPr>
              <w:numPr>
                <w:ilvl w:val="0"/>
                <w:numId w:val="0"/>
              </w:numPr>
              <w:rPr>
                <w:rFonts w:hint="eastAsia"/>
                <w:lang w:val="en-US" w:eastAsia="zh-CN"/>
              </w:rPr>
            </w:pPr>
            <w:r>
              <w:rPr>
                <w:rFonts w:hint="eastAsia"/>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lang w:val="en-US" w:eastAsia="zh-CN"/>
              </w:rPr>
            </w:pPr>
            <w:r>
              <w:rPr>
                <w:rFonts w:hint="eastAsia"/>
                <w:lang w:val="en-US" w:eastAsia="zh-CN"/>
              </w:rPr>
              <w:t>5</w:t>
            </w:r>
          </w:p>
        </w:tc>
        <w:tc>
          <w:tcPr>
            <w:tcW w:w="3450" w:type="dxa"/>
            <w:vAlign w:val="top"/>
          </w:tcPr>
          <w:p>
            <w:pPr>
              <w:rPr>
                <w:rFonts w:hint="eastAsia"/>
                <w:lang w:val="en-US" w:eastAsia="zh-CN"/>
              </w:rPr>
            </w:pPr>
            <w:r>
              <w:rPr>
                <w:rFonts w:hint="eastAsia"/>
                <w:lang w:val="en-US" w:eastAsia="zh-CN"/>
              </w:rPr>
              <w:t>操作人及操作时间的记录</w:t>
            </w:r>
          </w:p>
        </w:tc>
        <w:tc>
          <w:tcPr>
            <w:tcW w:w="3809" w:type="dxa"/>
            <w:vAlign w:val="top"/>
          </w:tcPr>
          <w:p>
            <w:pPr>
              <w:numPr>
                <w:ilvl w:val="0"/>
                <w:numId w:val="0"/>
              </w:numPr>
              <w:rPr>
                <w:rFonts w:hint="eastAsia"/>
                <w:lang w:val="en-US" w:eastAsia="zh-CN"/>
              </w:rPr>
            </w:pPr>
            <w:r>
              <w:rPr>
                <w:rFonts w:hint="eastAsia"/>
                <w:lang w:val="en-US" w:eastAsia="zh-CN"/>
              </w:rPr>
              <w:t>所有改变记录信息及状态的操作后台都要记录对应的操作人和操作时间，新UI中，所有的对应操作人和时间都要在对应页面可显示（但是默认隐藏）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lang w:val="en-US" w:eastAsia="zh-CN"/>
              </w:rPr>
            </w:pPr>
          </w:p>
        </w:tc>
        <w:tc>
          <w:tcPr>
            <w:tcW w:w="3450" w:type="dxa"/>
            <w:vAlign w:val="top"/>
          </w:tcPr>
          <w:p>
            <w:pPr>
              <w:rPr>
                <w:rFonts w:hint="eastAsia"/>
                <w:lang w:val="en-US" w:eastAsia="zh-CN"/>
              </w:rPr>
            </w:pPr>
            <w:r>
              <w:rPr>
                <w:rFonts w:hint="eastAsia"/>
                <w:lang w:val="en-US" w:eastAsia="zh-CN"/>
              </w:rPr>
              <w:t>启用/禁用</w:t>
            </w:r>
          </w:p>
        </w:tc>
        <w:tc>
          <w:tcPr>
            <w:tcW w:w="3809" w:type="dxa"/>
            <w:vAlign w:val="top"/>
          </w:tcPr>
          <w:p>
            <w:pPr>
              <w:numPr>
                <w:ilvl w:val="0"/>
                <w:numId w:val="0"/>
              </w:numPr>
              <w:rPr>
                <w:rFonts w:hint="eastAsia"/>
                <w:lang w:val="en-US" w:eastAsia="zh-CN"/>
              </w:rPr>
            </w:pPr>
            <w:r>
              <w:rPr>
                <w:rFonts w:hint="eastAsia"/>
                <w:lang w:val="en-US" w:eastAsia="zh-CN"/>
              </w:rPr>
              <w:t>所有设备的启用和禁用都需要勾选该设备才能执行。进行禁用操作时，需弹出确认提示框确认。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lang w:val="en-US" w:eastAsia="zh-CN"/>
              </w:rPr>
            </w:pPr>
          </w:p>
        </w:tc>
        <w:tc>
          <w:tcPr>
            <w:tcW w:w="3450" w:type="dxa"/>
            <w:vAlign w:val="top"/>
          </w:tcPr>
          <w:p>
            <w:pPr>
              <w:rPr>
                <w:rFonts w:hint="eastAsia"/>
                <w:lang w:val="en-US" w:eastAsia="zh-CN"/>
              </w:rPr>
            </w:pPr>
            <w:r>
              <w:rPr>
                <w:rFonts w:hint="eastAsia"/>
                <w:lang w:val="en-US" w:eastAsia="zh-CN"/>
              </w:rPr>
              <w:t>删除</w:t>
            </w:r>
          </w:p>
        </w:tc>
        <w:tc>
          <w:tcPr>
            <w:tcW w:w="3809" w:type="dxa"/>
            <w:vAlign w:val="top"/>
          </w:tcPr>
          <w:p>
            <w:pPr>
              <w:numPr>
                <w:ilvl w:val="0"/>
                <w:numId w:val="0"/>
              </w:numPr>
              <w:rPr>
                <w:rFonts w:hint="eastAsia"/>
                <w:lang w:val="en-US" w:eastAsia="zh-CN"/>
              </w:rPr>
            </w:pPr>
            <w:r>
              <w:rPr>
                <w:rFonts w:hint="eastAsia"/>
                <w:lang w:val="en-US" w:eastAsia="zh-CN"/>
              </w:rPr>
              <w:t>处于启用状态的设备及有数据管理的用户删除按钮呈禁用状态。进行删除操作时，需弹出确认提示框进行确认。</w:t>
            </w:r>
          </w:p>
        </w:tc>
      </w:tr>
    </w:tbl>
    <w:p>
      <w:pPr>
        <w:rPr>
          <w:rFonts w:hint="eastAsia"/>
          <w:lang w:eastAsia="zh-CN"/>
        </w:rPr>
      </w:pP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50"/>
    <w:family w:val="auto"/>
    <w:pitch w:val="default"/>
    <w:sig w:usb0="80000287" w:usb1="280F3C52" w:usb2="00000016" w:usb3="00000000" w:csb0="0004001F" w:csb1="00000000"/>
  </w:font>
  <w:font w:name="Heiti SC Light">
    <w:altName w:val="宋体"/>
    <w:panose1 w:val="02000000000000000000"/>
    <w:charset w:val="86"/>
    <w:family w:val="auto"/>
    <w:pitch w:val="default"/>
    <w:sig w:usb0="00000000" w:usb1="00000000" w:usb2="0000001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宋?">
    <w:altName w:val="宋体"/>
    <w:panose1 w:val="00000000000000000000"/>
    <w:charset w:val="00"/>
    <w:family w:val="auto"/>
    <w:pitch w:val="default"/>
    <w:sig w:usb0="00000000" w:usb1="00000000" w:usb2="00000000" w:usb3="00000000" w:csb0="00000001" w:csb1="00000000"/>
  </w:font>
  <w:font w:name="Arial Normal">
    <w:altName w:val="Arial"/>
    <w:panose1 w:val="00000000000000000000"/>
    <w:charset w:val="00"/>
    <w:family w:val="auto"/>
    <w:pitch w:val="default"/>
    <w:sig w:usb0="00000000" w:usb1="00000000" w:usb2="00000000" w:usb3="00000000" w:csb0="00040001" w:csb1="00000000"/>
  </w:font>
  <w:font w:name="Arial">
    <w:panose1 w:val="020B0604020202020204"/>
    <w:charset w:val="00"/>
    <w:family w:val="auto"/>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ascii="Cambria" w:hAnsi="Cambria" w:eastAsia="宋体" w:cs="Times New Roman"/>
        <w:kern w:val="2"/>
        <w:sz w:val="18"/>
        <w:szCs w:val="24"/>
        <w:lang w:val="en-US" w:eastAsia="zh-CN" w:bidi="ar-SA"/>
      </w:rPr>
      <w:drawing>
        <wp:inline distT="0" distB="0" distL="114300" distR="114300">
          <wp:extent cx="5257800" cy="546100"/>
          <wp:effectExtent l="0" t="0" r="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
                    <a:lum/>
                  </a:blip>
                  <a:stretch>
                    <a:fillRect/>
                  </a:stretch>
                </pic:blipFill>
                <pic:spPr>
                  <a:xfrm>
                    <a:off x="0" y="0"/>
                    <a:ext cx="5257800" cy="546100"/>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71F1C"/>
    <w:multiLevelType w:val="multilevel"/>
    <w:tmpl w:val="0FF71F1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603B341"/>
    <w:multiLevelType w:val="singleLevel"/>
    <w:tmpl w:val="5603B341"/>
    <w:lvl w:ilvl="0" w:tentative="0">
      <w:start w:val="1"/>
      <w:numFmt w:val="decimal"/>
      <w:suff w:val="nothing"/>
      <w:lvlText w:val="%1、"/>
      <w:lvlJc w:val="left"/>
    </w:lvl>
  </w:abstractNum>
  <w:abstractNum w:abstractNumId="2">
    <w:nsid w:val="560602F4"/>
    <w:multiLevelType w:val="multilevel"/>
    <w:tmpl w:val="560602F4"/>
    <w:lvl w:ilvl="0" w:tentative="0">
      <w:start w:val="1"/>
      <w:numFmt w:val="decimal"/>
      <w:pStyle w:val="2"/>
      <w:lvlText w:val="%1"/>
      <w:lvlJc w:val="left"/>
      <w:pPr>
        <w:ind w:left="851" w:hanging="425"/>
      </w:pPr>
      <w:rPr>
        <w:rFonts w:hint="default"/>
        <w:color w:val="auto"/>
      </w:rPr>
    </w:lvl>
    <w:lvl w:ilvl="1" w:tentative="0">
      <w:start w:val="1"/>
      <w:numFmt w:val="decimal"/>
      <w:pStyle w:val="3"/>
      <w:lvlText w:val="%1.%2"/>
      <w:lvlJc w:val="left"/>
      <w:pPr>
        <w:ind w:left="992" w:hanging="567"/>
      </w:pPr>
      <w:rPr>
        <w:rFonts w:hint="default"/>
      </w:rPr>
    </w:lvl>
    <w:lvl w:ilvl="2" w:tentative="0">
      <w:start w:val="1"/>
      <w:numFmt w:val="decimal"/>
      <w:pStyle w:val="4"/>
      <w:lvlText w:val="%1.%2.%3"/>
      <w:lvlJc w:val="left"/>
      <w:pPr>
        <w:ind w:left="1418" w:hanging="567"/>
      </w:pPr>
      <w:rPr>
        <w:rFonts w:hint="default" w:ascii="宋体" w:hAnsi="宋体" w:eastAsia="宋体" w:cs="宋体"/>
      </w:rPr>
    </w:lvl>
    <w:lvl w:ilvl="3" w:tentative="0">
      <w:start w:val="1"/>
      <w:numFmt w:val="decimal"/>
      <w:lvlText w:val="%1.%2.%3.%4"/>
      <w:lvlJc w:val="left"/>
      <w:pPr>
        <w:ind w:left="1984" w:hanging="708"/>
      </w:pPr>
      <w:rPr>
        <w:rFonts w:hint="default" w:ascii="宋体" w:hAnsi="宋体" w:eastAsia="宋体" w:cs="宋体"/>
      </w:rPr>
    </w:lvl>
    <w:lvl w:ilvl="4" w:tentative="0">
      <w:start w:val="1"/>
      <w:numFmt w:val="decimal"/>
      <w:pStyle w:val="5"/>
      <w:lvlText w:val="%1.%2.%3.%4.%5"/>
      <w:lvlJc w:val="left"/>
      <w:pPr>
        <w:ind w:left="2551" w:hanging="850"/>
      </w:pPr>
      <w:rPr>
        <w:rFonts w:hint="default" w:ascii="宋体" w:hAnsi="宋体" w:eastAsia="宋体" w:cs="宋体"/>
      </w:rPr>
    </w:lvl>
    <w:lvl w:ilvl="5" w:tentative="0">
      <w:start w:val="1"/>
      <w:numFmt w:val="decimal"/>
      <w:pStyle w:val="22"/>
      <w:lvlText w:val="%1.%2.%3.%4.%5.%6"/>
      <w:lvlJc w:val="left"/>
      <w:pPr>
        <w:ind w:left="3260" w:hanging="1134"/>
      </w:pPr>
      <w:rPr>
        <w:rFonts w:hint="default" w:ascii="宋体" w:hAnsi="宋体" w:eastAsia="宋体" w:cs="宋体"/>
      </w:rPr>
    </w:lvl>
    <w:lvl w:ilvl="6" w:tentative="0">
      <w:start w:val="1"/>
      <w:numFmt w:val="decimal"/>
      <w:lvlText w:val="%1.%2.%3.%4.%5.%6.%7"/>
      <w:lvlJc w:val="left"/>
      <w:pPr>
        <w:ind w:left="3827" w:hanging="1276"/>
      </w:pPr>
      <w:rPr>
        <w:rFonts w:hint="default"/>
      </w:rPr>
    </w:lvl>
    <w:lvl w:ilvl="7" w:tentative="0">
      <w:start w:val="1"/>
      <w:numFmt w:val="decimal"/>
      <w:lvlText w:val="%1.%2.%3.%4.%5.%6.%7.%8"/>
      <w:lvlJc w:val="left"/>
      <w:pPr>
        <w:ind w:left="4394" w:hanging="1418"/>
      </w:pPr>
      <w:rPr>
        <w:rFonts w:hint="default"/>
      </w:rPr>
    </w:lvl>
    <w:lvl w:ilvl="8" w:tentative="0">
      <w:start w:val="1"/>
      <w:numFmt w:val="decimal"/>
      <w:lvlText w:val="%1.%2.%3.%4.%5.%6.%7.%8.%9"/>
      <w:lvlJc w:val="left"/>
      <w:pPr>
        <w:ind w:left="5102" w:hanging="1700"/>
      </w:pPr>
      <w:rPr>
        <w:rFonts w:hint="default"/>
      </w:rPr>
    </w:lvl>
  </w:abstractNum>
  <w:abstractNum w:abstractNumId="3">
    <w:nsid w:val="586A5CC7"/>
    <w:multiLevelType w:val="singleLevel"/>
    <w:tmpl w:val="586A5CC7"/>
    <w:lvl w:ilvl="0" w:tentative="0">
      <w:start w:val="1"/>
      <w:numFmt w:val="decimal"/>
      <w:suff w:val="nothing"/>
      <w:lvlText w:val="%1、"/>
      <w:lvlJc w:val="left"/>
    </w:lvl>
  </w:abstractNum>
  <w:abstractNum w:abstractNumId="4">
    <w:nsid w:val="586A5E29"/>
    <w:multiLevelType w:val="singleLevel"/>
    <w:tmpl w:val="586A5E29"/>
    <w:lvl w:ilvl="0" w:tentative="0">
      <w:start w:val="1"/>
      <w:numFmt w:val="decimal"/>
      <w:suff w:val="nothing"/>
      <w:lvlText w:val="%1、"/>
      <w:lvlJc w:val="left"/>
    </w:lvl>
  </w:abstractNum>
  <w:abstractNum w:abstractNumId="5">
    <w:nsid w:val="586A5E44"/>
    <w:multiLevelType w:val="singleLevel"/>
    <w:tmpl w:val="586A5E44"/>
    <w:lvl w:ilvl="0" w:tentative="0">
      <w:start w:val="1"/>
      <w:numFmt w:val="decimal"/>
      <w:suff w:val="nothing"/>
      <w:lvlText w:val="%1、"/>
      <w:lvlJc w:val="left"/>
    </w:lvl>
  </w:abstractNum>
  <w:abstractNum w:abstractNumId="6">
    <w:nsid w:val="586A62CD"/>
    <w:multiLevelType w:val="singleLevel"/>
    <w:tmpl w:val="586A62CD"/>
    <w:lvl w:ilvl="0" w:tentative="0">
      <w:start w:val="1"/>
      <w:numFmt w:val="decimal"/>
      <w:suff w:val="nothing"/>
      <w:lvlText w:val="%1、"/>
      <w:lvlJc w:val="left"/>
    </w:lvl>
  </w:abstractNum>
  <w:abstractNum w:abstractNumId="7">
    <w:nsid w:val="586A6473"/>
    <w:multiLevelType w:val="singleLevel"/>
    <w:tmpl w:val="586A6473"/>
    <w:lvl w:ilvl="0" w:tentative="0">
      <w:start w:val="1"/>
      <w:numFmt w:val="decimal"/>
      <w:suff w:val="nothing"/>
      <w:lvlText w:val="%1、"/>
      <w:lvlJc w:val="left"/>
    </w:lvl>
  </w:abstractNum>
  <w:abstractNum w:abstractNumId="8">
    <w:nsid w:val="586A71B6"/>
    <w:multiLevelType w:val="singleLevel"/>
    <w:tmpl w:val="586A71B6"/>
    <w:lvl w:ilvl="0" w:tentative="0">
      <w:start w:val="1"/>
      <w:numFmt w:val="decimal"/>
      <w:suff w:val="nothing"/>
      <w:lvlText w:val="%1、"/>
      <w:lvlJc w:val="left"/>
    </w:lvl>
  </w:abstractNum>
  <w:abstractNum w:abstractNumId="9">
    <w:nsid w:val="586A8E0B"/>
    <w:multiLevelType w:val="singleLevel"/>
    <w:tmpl w:val="586A8E0B"/>
    <w:lvl w:ilvl="0" w:tentative="0">
      <w:start w:val="1"/>
      <w:numFmt w:val="decimal"/>
      <w:suff w:val="nothing"/>
      <w:lvlText w:val="%1、"/>
      <w:lvlJc w:val="left"/>
    </w:lvl>
  </w:abstractNum>
  <w:abstractNum w:abstractNumId="10">
    <w:nsid w:val="5872FA2D"/>
    <w:multiLevelType w:val="singleLevel"/>
    <w:tmpl w:val="5872FA2D"/>
    <w:lvl w:ilvl="0" w:tentative="0">
      <w:start w:val="1"/>
      <w:numFmt w:val="decimal"/>
      <w:suff w:val="nothing"/>
      <w:lvlText w:val="%1、"/>
      <w:lvlJc w:val="left"/>
    </w:lvl>
  </w:abstractNum>
  <w:abstractNum w:abstractNumId="11">
    <w:nsid w:val="587300BE"/>
    <w:multiLevelType w:val="singleLevel"/>
    <w:tmpl w:val="587300BE"/>
    <w:lvl w:ilvl="0" w:tentative="0">
      <w:start w:val="1"/>
      <w:numFmt w:val="decimal"/>
      <w:suff w:val="nothing"/>
      <w:lvlText w:val="%1、"/>
      <w:lvlJc w:val="left"/>
    </w:lvl>
  </w:abstractNum>
  <w:abstractNum w:abstractNumId="12">
    <w:nsid w:val="587306CA"/>
    <w:multiLevelType w:val="singleLevel"/>
    <w:tmpl w:val="587306CA"/>
    <w:lvl w:ilvl="0" w:tentative="0">
      <w:start w:val="1"/>
      <w:numFmt w:val="decimal"/>
      <w:suff w:val="nothing"/>
      <w:lvlText w:val="%1、"/>
      <w:lvlJc w:val="left"/>
    </w:lvl>
  </w:abstractNum>
  <w:abstractNum w:abstractNumId="13">
    <w:nsid w:val="5873273D"/>
    <w:multiLevelType w:val="singleLevel"/>
    <w:tmpl w:val="5873273D"/>
    <w:lvl w:ilvl="0" w:tentative="0">
      <w:start w:val="1"/>
      <w:numFmt w:val="decimal"/>
      <w:suff w:val="nothing"/>
      <w:lvlText w:val="%1、"/>
      <w:lvlJc w:val="left"/>
    </w:lvl>
  </w:abstractNum>
  <w:abstractNum w:abstractNumId="14">
    <w:nsid w:val="587480B5"/>
    <w:multiLevelType w:val="singleLevel"/>
    <w:tmpl w:val="587480B5"/>
    <w:lvl w:ilvl="0" w:tentative="0">
      <w:start w:val="1"/>
      <w:numFmt w:val="decimal"/>
      <w:suff w:val="nothing"/>
      <w:lvlText w:val="%1、"/>
      <w:lvlJc w:val="left"/>
    </w:lvl>
  </w:abstractNum>
  <w:abstractNum w:abstractNumId="15">
    <w:nsid w:val="5875FFC5"/>
    <w:multiLevelType w:val="singleLevel"/>
    <w:tmpl w:val="5875FFC5"/>
    <w:lvl w:ilvl="0" w:tentative="0">
      <w:start w:val="1"/>
      <w:numFmt w:val="decimal"/>
      <w:suff w:val="nothing"/>
      <w:lvlText w:val="%1、"/>
      <w:lvlJc w:val="left"/>
    </w:lvl>
  </w:abstractNum>
  <w:abstractNum w:abstractNumId="16">
    <w:nsid w:val="587604D3"/>
    <w:multiLevelType w:val="singleLevel"/>
    <w:tmpl w:val="587604D3"/>
    <w:lvl w:ilvl="0" w:tentative="0">
      <w:start w:val="1"/>
      <w:numFmt w:val="decimal"/>
      <w:suff w:val="nothing"/>
      <w:lvlText w:val="%1、"/>
      <w:lvlJc w:val="left"/>
    </w:lvl>
  </w:abstractNum>
  <w:abstractNum w:abstractNumId="17">
    <w:nsid w:val="587981D5"/>
    <w:multiLevelType w:val="singleLevel"/>
    <w:tmpl w:val="587981D5"/>
    <w:lvl w:ilvl="0" w:tentative="0">
      <w:start w:val="1"/>
      <w:numFmt w:val="decimal"/>
      <w:suff w:val="nothing"/>
      <w:lvlText w:val="%1、"/>
      <w:lvlJc w:val="left"/>
    </w:lvl>
  </w:abstractNum>
  <w:abstractNum w:abstractNumId="18">
    <w:nsid w:val="5879824E"/>
    <w:multiLevelType w:val="singleLevel"/>
    <w:tmpl w:val="5879824E"/>
    <w:lvl w:ilvl="0" w:tentative="0">
      <w:start w:val="1"/>
      <w:numFmt w:val="decimal"/>
      <w:suff w:val="nothing"/>
      <w:lvlText w:val="%1、"/>
      <w:lvlJc w:val="left"/>
    </w:lvl>
  </w:abstractNum>
  <w:abstractNum w:abstractNumId="19">
    <w:nsid w:val="58CBB393"/>
    <w:multiLevelType w:val="singleLevel"/>
    <w:tmpl w:val="58CBB393"/>
    <w:lvl w:ilvl="0" w:tentative="0">
      <w:start w:val="1"/>
      <w:numFmt w:val="decimal"/>
      <w:lvlText w:val="%1."/>
      <w:lvlJc w:val="left"/>
      <w:pPr>
        <w:ind w:left="425" w:leftChars="0" w:hanging="425" w:firstLineChars="0"/>
      </w:pPr>
      <w:rPr>
        <w:rFonts w:hint="default"/>
      </w:rPr>
    </w:lvl>
  </w:abstractNum>
  <w:num w:numId="1">
    <w:abstractNumId w:val="2"/>
  </w:num>
  <w:num w:numId="2">
    <w:abstractNumId w:val="19"/>
  </w:num>
  <w:num w:numId="3">
    <w:abstractNumId w:val="0"/>
  </w:num>
  <w:num w:numId="4">
    <w:abstractNumId w:val="1"/>
  </w:num>
  <w:num w:numId="5">
    <w:abstractNumId w:val="5"/>
  </w:num>
  <w:num w:numId="6">
    <w:abstractNumId w:val="4"/>
  </w:num>
  <w:num w:numId="7">
    <w:abstractNumId w:val="3"/>
  </w:num>
  <w:num w:numId="8">
    <w:abstractNumId w:val="6"/>
  </w:num>
  <w:num w:numId="9">
    <w:abstractNumId w:val="7"/>
  </w:num>
  <w:num w:numId="10">
    <w:abstractNumId w:val="10"/>
  </w:num>
  <w:num w:numId="11">
    <w:abstractNumId w:val="11"/>
  </w:num>
  <w:num w:numId="12">
    <w:abstractNumId w:val="12"/>
  </w:num>
  <w:num w:numId="13">
    <w:abstractNumId w:val="13"/>
  </w:num>
  <w:num w:numId="14">
    <w:abstractNumId w:val="15"/>
  </w:num>
  <w:num w:numId="15">
    <w:abstractNumId w:val="16"/>
  </w:num>
  <w:num w:numId="16">
    <w:abstractNumId w:val="8"/>
  </w:num>
  <w:num w:numId="17">
    <w:abstractNumId w:val="9"/>
  </w:num>
  <w:num w:numId="18">
    <w:abstractNumId w:val="14"/>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B30A51"/>
    <w:rsid w:val="00F84FAA"/>
    <w:rsid w:val="024854AE"/>
    <w:rsid w:val="027E5828"/>
    <w:rsid w:val="02A5303B"/>
    <w:rsid w:val="02D7784D"/>
    <w:rsid w:val="02E86A88"/>
    <w:rsid w:val="03DF1F47"/>
    <w:rsid w:val="04527628"/>
    <w:rsid w:val="05EF772F"/>
    <w:rsid w:val="06E412D6"/>
    <w:rsid w:val="07277209"/>
    <w:rsid w:val="075368B3"/>
    <w:rsid w:val="083B4466"/>
    <w:rsid w:val="09A23C86"/>
    <w:rsid w:val="09AE7476"/>
    <w:rsid w:val="0A285D79"/>
    <w:rsid w:val="0A391B26"/>
    <w:rsid w:val="0A97125B"/>
    <w:rsid w:val="0AA75920"/>
    <w:rsid w:val="0B1B35CE"/>
    <w:rsid w:val="0B757698"/>
    <w:rsid w:val="0C7C0AA6"/>
    <w:rsid w:val="0CA65509"/>
    <w:rsid w:val="0DB11849"/>
    <w:rsid w:val="0E6C713E"/>
    <w:rsid w:val="0EEF0FB1"/>
    <w:rsid w:val="10770D86"/>
    <w:rsid w:val="10AD1CED"/>
    <w:rsid w:val="11B17C96"/>
    <w:rsid w:val="1346605F"/>
    <w:rsid w:val="13DB3EEB"/>
    <w:rsid w:val="14394AD7"/>
    <w:rsid w:val="1473216D"/>
    <w:rsid w:val="148704BF"/>
    <w:rsid w:val="14F20848"/>
    <w:rsid w:val="153E5EEB"/>
    <w:rsid w:val="15E85F96"/>
    <w:rsid w:val="16225411"/>
    <w:rsid w:val="16EF6248"/>
    <w:rsid w:val="16F04CD4"/>
    <w:rsid w:val="17773367"/>
    <w:rsid w:val="17B575EC"/>
    <w:rsid w:val="18347E52"/>
    <w:rsid w:val="19DA3435"/>
    <w:rsid w:val="1A1261BD"/>
    <w:rsid w:val="1B05564C"/>
    <w:rsid w:val="1B2130A6"/>
    <w:rsid w:val="1B3C59EF"/>
    <w:rsid w:val="1B9A3BEB"/>
    <w:rsid w:val="1C996662"/>
    <w:rsid w:val="1E146514"/>
    <w:rsid w:val="1EF1728E"/>
    <w:rsid w:val="1F8C647F"/>
    <w:rsid w:val="1F915BC9"/>
    <w:rsid w:val="1FFA0D21"/>
    <w:rsid w:val="201B444A"/>
    <w:rsid w:val="2043536C"/>
    <w:rsid w:val="211E647C"/>
    <w:rsid w:val="219A680D"/>
    <w:rsid w:val="21C85D2C"/>
    <w:rsid w:val="22406660"/>
    <w:rsid w:val="22B11711"/>
    <w:rsid w:val="22B87F19"/>
    <w:rsid w:val="234109CF"/>
    <w:rsid w:val="23685791"/>
    <w:rsid w:val="24993949"/>
    <w:rsid w:val="251560E4"/>
    <w:rsid w:val="25BA7ABF"/>
    <w:rsid w:val="261063B7"/>
    <w:rsid w:val="27264613"/>
    <w:rsid w:val="28FF4CEE"/>
    <w:rsid w:val="2955084A"/>
    <w:rsid w:val="29550C83"/>
    <w:rsid w:val="2A364F9B"/>
    <w:rsid w:val="2AA27FE0"/>
    <w:rsid w:val="2AEA3452"/>
    <w:rsid w:val="2D2200AD"/>
    <w:rsid w:val="2D3A6B49"/>
    <w:rsid w:val="2D774008"/>
    <w:rsid w:val="2ECD590C"/>
    <w:rsid w:val="303A12B6"/>
    <w:rsid w:val="3197688C"/>
    <w:rsid w:val="31E8291F"/>
    <w:rsid w:val="3223181E"/>
    <w:rsid w:val="3271714F"/>
    <w:rsid w:val="327E7980"/>
    <w:rsid w:val="32C05D20"/>
    <w:rsid w:val="34447F4E"/>
    <w:rsid w:val="34884558"/>
    <w:rsid w:val="3549287B"/>
    <w:rsid w:val="35AD12AD"/>
    <w:rsid w:val="35E13C15"/>
    <w:rsid w:val="360A4C48"/>
    <w:rsid w:val="37BE3D02"/>
    <w:rsid w:val="391C3401"/>
    <w:rsid w:val="39DA7DE9"/>
    <w:rsid w:val="3A1D0AA4"/>
    <w:rsid w:val="3D117898"/>
    <w:rsid w:val="3DAF6C77"/>
    <w:rsid w:val="3EDD45D2"/>
    <w:rsid w:val="3F02332B"/>
    <w:rsid w:val="3FD57FEE"/>
    <w:rsid w:val="3FE849EC"/>
    <w:rsid w:val="40C432F5"/>
    <w:rsid w:val="41594F5B"/>
    <w:rsid w:val="417D7040"/>
    <w:rsid w:val="41A904D0"/>
    <w:rsid w:val="41B72851"/>
    <w:rsid w:val="42671579"/>
    <w:rsid w:val="428A1A43"/>
    <w:rsid w:val="4331757C"/>
    <w:rsid w:val="43DE650F"/>
    <w:rsid w:val="443565A5"/>
    <w:rsid w:val="449545F5"/>
    <w:rsid w:val="464A2569"/>
    <w:rsid w:val="46A85C7A"/>
    <w:rsid w:val="46F252DF"/>
    <w:rsid w:val="47F76954"/>
    <w:rsid w:val="483575D8"/>
    <w:rsid w:val="486E5837"/>
    <w:rsid w:val="48E911D3"/>
    <w:rsid w:val="4A2808CD"/>
    <w:rsid w:val="4A930204"/>
    <w:rsid w:val="4AF05268"/>
    <w:rsid w:val="4B2B0A77"/>
    <w:rsid w:val="4C2431A4"/>
    <w:rsid w:val="4C802000"/>
    <w:rsid w:val="4E210BA1"/>
    <w:rsid w:val="4EA07AFC"/>
    <w:rsid w:val="4F2172C7"/>
    <w:rsid w:val="508D746E"/>
    <w:rsid w:val="50DF7F00"/>
    <w:rsid w:val="510604AC"/>
    <w:rsid w:val="51650548"/>
    <w:rsid w:val="5167606D"/>
    <w:rsid w:val="51835DEF"/>
    <w:rsid w:val="51F31095"/>
    <w:rsid w:val="52313638"/>
    <w:rsid w:val="52B668DE"/>
    <w:rsid w:val="53703898"/>
    <w:rsid w:val="53C027CC"/>
    <w:rsid w:val="53E26CB9"/>
    <w:rsid w:val="55285429"/>
    <w:rsid w:val="5612143A"/>
    <w:rsid w:val="56776E22"/>
    <w:rsid w:val="56965DC4"/>
    <w:rsid w:val="5762505F"/>
    <w:rsid w:val="57F6750B"/>
    <w:rsid w:val="588A7C7E"/>
    <w:rsid w:val="58C16C4B"/>
    <w:rsid w:val="59FD4BC7"/>
    <w:rsid w:val="5AAA1F96"/>
    <w:rsid w:val="5AC9409E"/>
    <w:rsid w:val="5B3D14CE"/>
    <w:rsid w:val="5B55308A"/>
    <w:rsid w:val="5BDE52F4"/>
    <w:rsid w:val="5C2478D1"/>
    <w:rsid w:val="5CC900E9"/>
    <w:rsid w:val="5D831ED9"/>
    <w:rsid w:val="5F176205"/>
    <w:rsid w:val="5FFE510E"/>
    <w:rsid w:val="60295A6A"/>
    <w:rsid w:val="60D91CED"/>
    <w:rsid w:val="618D7013"/>
    <w:rsid w:val="625076CE"/>
    <w:rsid w:val="62691E14"/>
    <w:rsid w:val="62C01F13"/>
    <w:rsid w:val="62E5715C"/>
    <w:rsid w:val="65722E25"/>
    <w:rsid w:val="6661180C"/>
    <w:rsid w:val="67121F48"/>
    <w:rsid w:val="678A3359"/>
    <w:rsid w:val="67CD2E2B"/>
    <w:rsid w:val="68AC37B3"/>
    <w:rsid w:val="68CD2B7A"/>
    <w:rsid w:val="697977C7"/>
    <w:rsid w:val="69A5432C"/>
    <w:rsid w:val="6CAD3054"/>
    <w:rsid w:val="6D8F6A17"/>
    <w:rsid w:val="6DD6787A"/>
    <w:rsid w:val="710E5EBF"/>
    <w:rsid w:val="7136279F"/>
    <w:rsid w:val="71ED6F83"/>
    <w:rsid w:val="7213061C"/>
    <w:rsid w:val="734F1753"/>
    <w:rsid w:val="73913C4C"/>
    <w:rsid w:val="73A16918"/>
    <w:rsid w:val="73D466DE"/>
    <w:rsid w:val="73F032D9"/>
    <w:rsid w:val="73F50DCB"/>
    <w:rsid w:val="742229F1"/>
    <w:rsid w:val="777B4BDC"/>
    <w:rsid w:val="78071F2B"/>
    <w:rsid w:val="785B0059"/>
    <w:rsid w:val="78783A62"/>
    <w:rsid w:val="795A585E"/>
    <w:rsid w:val="79E8720C"/>
    <w:rsid w:val="7A1D7335"/>
    <w:rsid w:val="7AB21F6E"/>
    <w:rsid w:val="7BCF4988"/>
    <w:rsid w:val="7D593345"/>
    <w:rsid w:val="7D750A25"/>
    <w:rsid w:val="7DB30A51"/>
    <w:rsid w:val="7E1566BB"/>
    <w:rsid w:val="7E42099E"/>
    <w:rsid w:val="7E647842"/>
    <w:rsid w:val="7F444A17"/>
    <w:rsid w:val="7FC505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mbria" w:hAnsi="Cambria" w:eastAsia="宋体" w:cs="Times New Roman"/>
      <w:kern w:val="2"/>
      <w:sz w:val="18"/>
      <w:szCs w:val="24"/>
      <w:lang w:val="en-US" w:eastAsia="zh-CN" w:bidi="ar-SA"/>
    </w:rPr>
  </w:style>
  <w:style w:type="paragraph" w:styleId="2">
    <w:name w:val="heading 1"/>
    <w:basedOn w:val="1"/>
    <w:next w:val="1"/>
    <w:link w:val="18"/>
    <w:qFormat/>
    <w:uiPriority w:val="0"/>
    <w:pPr>
      <w:keepNext/>
      <w:keepLines/>
      <w:numPr>
        <w:ilvl w:val="0"/>
        <w:numId w:val="1"/>
      </w:numPr>
      <w:tabs>
        <w:tab w:val="left" w:pos="432"/>
      </w:tabs>
      <w:spacing w:before="340" w:after="330" w:line="576" w:lineRule="auto"/>
      <w:ind w:left="851" w:hanging="425"/>
      <w:outlineLvl w:val="0"/>
    </w:pPr>
    <w:rPr>
      <w:b/>
      <w:kern w:val="44"/>
      <w:sz w:val="32"/>
    </w:rPr>
  </w:style>
  <w:style w:type="paragraph" w:styleId="3">
    <w:name w:val="heading 2"/>
    <w:basedOn w:val="1"/>
    <w:next w:val="1"/>
    <w:unhideWhenUsed/>
    <w:qFormat/>
    <w:uiPriority w:val="0"/>
    <w:pPr>
      <w:keepNext/>
      <w:keepLines/>
      <w:numPr>
        <w:ilvl w:val="1"/>
        <w:numId w:val="1"/>
      </w:numPr>
      <w:tabs>
        <w:tab w:val="left" w:pos="575"/>
      </w:tabs>
      <w:spacing w:before="260" w:after="260" w:line="413" w:lineRule="auto"/>
      <w:ind w:left="992" w:hanging="567"/>
      <w:outlineLvl w:val="1"/>
    </w:pPr>
    <w:rPr>
      <w:rFonts w:ascii="Arial" w:hAnsi="Arial" w:eastAsia="微软雅黑"/>
      <w:sz w:val="28"/>
    </w:rPr>
  </w:style>
  <w:style w:type="paragraph" w:styleId="4">
    <w:name w:val="heading 3"/>
    <w:basedOn w:val="1"/>
    <w:next w:val="1"/>
    <w:unhideWhenUsed/>
    <w:qFormat/>
    <w:uiPriority w:val="0"/>
    <w:pPr>
      <w:keepNext/>
      <w:keepLines/>
      <w:numPr>
        <w:ilvl w:val="2"/>
        <w:numId w:val="1"/>
      </w:numPr>
      <w:spacing w:before="260" w:after="260" w:line="413" w:lineRule="auto"/>
      <w:ind w:left="1418" w:hanging="567"/>
      <w:outlineLvl w:val="2"/>
    </w:pPr>
    <w:rPr>
      <w:rFonts w:ascii="微软雅黑" w:hAnsi="微软雅黑" w:eastAsia="微软雅黑"/>
      <w:sz w:val="24"/>
    </w:rPr>
  </w:style>
  <w:style w:type="paragraph" w:styleId="5">
    <w:name w:val="heading 4"/>
    <w:basedOn w:val="1"/>
    <w:next w:val="1"/>
    <w:unhideWhenUsed/>
    <w:qFormat/>
    <w:uiPriority w:val="0"/>
    <w:pPr>
      <w:keepNext/>
      <w:keepLines/>
      <w:numPr>
        <w:ilvl w:val="4"/>
        <w:numId w:val="1"/>
      </w:numPr>
      <w:tabs>
        <w:tab w:val="left" w:pos="864"/>
      </w:tabs>
      <w:spacing w:before="280" w:after="290" w:line="372" w:lineRule="auto"/>
      <w:ind w:left="2551" w:hanging="850"/>
      <w:outlineLvl w:val="3"/>
    </w:pPr>
    <w:rPr>
      <w:rFonts w:ascii="Arial" w:hAnsi="Arial" w:eastAsia="微软雅黑"/>
      <w:sz w:val="20"/>
    </w:rPr>
  </w:style>
  <w:style w:type="paragraph" w:styleId="6">
    <w:name w:val="heading 5"/>
    <w:basedOn w:val="1"/>
    <w:next w:val="1"/>
    <w:unhideWhenUsed/>
    <w:qFormat/>
    <w:uiPriority w:val="0"/>
    <w:pPr>
      <w:keepNext/>
      <w:keepLines/>
      <w:tabs>
        <w:tab w:val="left" w:pos="1008"/>
      </w:tabs>
      <w:spacing w:before="280" w:after="290" w:line="372" w:lineRule="auto"/>
      <w:outlineLvl w:val="4"/>
    </w:pPr>
    <w:rPr>
      <w:rFonts w:eastAsia="微软雅黑"/>
    </w:rPr>
  </w:style>
  <w:style w:type="character" w:default="1" w:styleId="14">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7">
    <w:name w:val="caption"/>
    <w:basedOn w:val="1"/>
    <w:next w:val="1"/>
    <w:unhideWhenUsed/>
    <w:qFormat/>
    <w:uiPriority w:val="0"/>
    <w:rPr>
      <w:rFonts w:ascii="Calibri" w:hAnsi="Calibri" w:cs="黑体"/>
      <w:sz w:val="20"/>
      <w:szCs w:val="20"/>
    </w:r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2"/>
    <w:basedOn w:val="1"/>
    <w:next w:val="1"/>
    <w:qFormat/>
    <w:uiPriority w:val="0"/>
    <w:pPr>
      <w:ind w:left="420" w:leftChars="200"/>
    </w:pPr>
  </w:style>
  <w:style w:type="character" w:styleId="15">
    <w:name w:val="Hyperlink"/>
    <w:basedOn w:val="14"/>
    <w:qFormat/>
    <w:uiPriority w:val="0"/>
    <w:rPr>
      <w:color w:val="0000FF"/>
      <w:u w:val="single"/>
    </w:r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character" w:customStyle="1" w:styleId="18">
    <w:name w:val="标题 1字符"/>
    <w:link w:val="2"/>
    <w:qFormat/>
    <w:uiPriority w:val="9"/>
    <w:rPr>
      <w:b/>
      <w:kern w:val="44"/>
      <w:sz w:val="32"/>
    </w:rPr>
  </w:style>
  <w:style w:type="paragraph" w:customStyle="1" w:styleId="19">
    <w:name w:val="小标题"/>
    <w:basedOn w:val="6"/>
    <w:next w:val="1"/>
    <w:qFormat/>
    <w:uiPriority w:val="0"/>
    <w:pPr>
      <w:tabs>
        <w:tab w:val="clear" w:pos="1008"/>
      </w:tabs>
    </w:pPr>
    <w:rPr>
      <w:b/>
      <w:sz w:val="20"/>
    </w:rPr>
  </w:style>
  <w:style w:type="paragraph" w:customStyle="1" w:styleId="20">
    <w:name w:val="表格文字"/>
    <w:basedOn w:val="1"/>
    <w:qFormat/>
    <w:uiPriority w:val="0"/>
    <w:pPr>
      <w:widowControl w:val="0"/>
      <w:spacing w:before="25" w:after="25" w:line="300" w:lineRule="auto"/>
      <w:jc w:val="both"/>
    </w:pPr>
    <w:rPr>
      <w:spacing w:val="10"/>
      <w:szCs w:val="20"/>
    </w:rPr>
  </w:style>
  <w:style w:type="paragraph" w:customStyle="1" w:styleId="21">
    <w:name w:val="正文 New"/>
    <w:qFormat/>
    <w:uiPriority w:val="0"/>
    <w:pPr>
      <w:widowControl w:val="0"/>
      <w:jc w:val="both"/>
    </w:pPr>
    <w:rPr>
      <w:rFonts w:ascii="Cambria" w:hAnsi="Cambria" w:eastAsia="宋体" w:cs="Times New Roman"/>
      <w:kern w:val="2"/>
      <w:sz w:val="24"/>
      <w:szCs w:val="24"/>
      <w:lang w:val="en-US" w:eastAsia="zh-CN" w:bidi="ar-SA"/>
    </w:rPr>
  </w:style>
  <w:style w:type="paragraph" w:customStyle="1" w:styleId="22">
    <w:name w:val="标题5-1"/>
    <w:basedOn w:val="6"/>
    <w:qFormat/>
    <w:uiPriority w:val="0"/>
    <w:pPr>
      <w:numPr>
        <w:ilvl w:val="5"/>
        <w:numId w:val="1"/>
      </w:numPr>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3.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media/image2.png"/><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theme" Target="theme/theme1.xml"/><Relationship Id="rId39" Type="http://schemas.openxmlformats.org/officeDocument/2006/relationships/image" Target="media/image33.emf"/><Relationship Id="rId38" Type="http://schemas.openxmlformats.org/officeDocument/2006/relationships/oleObject" Target="embeddings/oleObject3.bin"/><Relationship Id="rId37" Type="http://schemas.openxmlformats.org/officeDocument/2006/relationships/image" Target="media/image32.emf"/><Relationship Id="rId36" Type="http://schemas.openxmlformats.org/officeDocument/2006/relationships/oleObject" Target="embeddings/oleObject2.bin"/><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emf"/><Relationship Id="rId32" Type="http://schemas.openxmlformats.org/officeDocument/2006/relationships/oleObject" Target="embeddings/oleObject1.bin"/><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2017-01-02T12:47:00Z</dcterms:created>
  <dc:creator>MOTTO</dc:creator>
  <cp:lastModifiedBy>AKE</cp:lastModifiedBy>
  <dcterms:modified xsi:type="dcterms:W3CDTF">2017-05-22T06:23:54Z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