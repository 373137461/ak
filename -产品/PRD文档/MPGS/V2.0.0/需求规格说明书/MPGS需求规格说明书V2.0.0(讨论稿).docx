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tabs>
          <w:tab w:val="left" w:pos="2024"/>
          <w:tab w:val="center" w:pos="4819"/>
        </w:tabs>
        <w:spacing w:before="384" w:beforeLines="123" w:beforeAutospacing="0" w:after="3744" w:afterLines="1200" w:line="420" w:lineRule="exact"/>
        <w:jc w:val="center"/>
        <w:rPr>
          <w:rFonts w:ascii="黑体" w:hAnsi="黑体" w:eastAsia="黑体" w:cs="黑体"/>
          <w:b/>
          <w:sz w:val="44"/>
          <w:szCs w:val="44"/>
        </w:rPr>
      </w:pPr>
      <w:r>
        <w:rPr>
          <w:rFonts w:hint="eastAsia" w:ascii="黑体" w:hAnsi="宋体" w:eastAsia="黑体" w:cs="黑体"/>
          <w:b/>
          <w:kern w:val="2"/>
          <w:sz w:val="44"/>
          <w:szCs w:val="44"/>
          <w:lang w:val="en-US" w:eastAsia="zh-CN" w:bidi="ar-SA"/>
        </w:rPr>
        <mc:AlternateContent>
          <mc:Choice Requires="wps">
            <w:drawing>
              <wp:anchor distT="0" distB="0" distL="114300" distR="114300" simplePos="0" relativeHeight="251658240" behindDoc="0" locked="0" layoutInCell="1" allowOverlap="1">
                <wp:simplePos x="0" y="0"/>
                <wp:positionH relativeFrom="column">
                  <wp:posOffset>-11430</wp:posOffset>
                </wp:positionH>
                <wp:positionV relativeFrom="paragraph">
                  <wp:posOffset>1254125</wp:posOffset>
                </wp:positionV>
                <wp:extent cx="5334000" cy="2485390"/>
                <wp:effectExtent l="4445" t="5080" r="14605" b="5080"/>
                <wp:wrapNone/>
                <wp:docPr id="23" name="文本框 1029"/>
                <wp:cNvGraphicFramePr/>
                <a:graphic xmlns:a="http://schemas.openxmlformats.org/drawingml/2006/main">
                  <a:graphicData uri="http://schemas.microsoft.com/office/word/2010/wordprocessingShape">
                    <wps:wsp>
                      <wps:cNvSpPr/>
                      <wps:spPr>
                        <a:xfrm>
                          <a:off x="0" y="0"/>
                          <a:ext cx="5334000" cy="24853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before="468" w:beforeLines="150" w:after="312" w:afterLines="100"/>
                              <w:rPr>
                                <w:rFonts w:ascii="微软雅黑" w:hAnsi="微软雅黑" w:cs="微软雅黑"/>
                                <w:color w:val="000000"/>
                              </w:rPr>
                            </w:pPr>
                            <w:r>
                              <w:rPr>
                                <w:rFonts w:hint="eastAsia" w:ascii="宋体" w:hAnsi="宋体" w:cs="黑体"/>
                                <w:bCs/>
                              </w:rPr>
                              <w:t>文 件 名 称：</w:t>
                            </w:r>
                            <w:r>
                              <w:rPr>
                                <w:rFonts w:hint="eastAsia" w:ascii="微软雅黑" w:hAnsi="微软雅黑" w:cs="微软雅黑"/>
                                <w:color w:val="000000"/>
                                <w:u w:val="single"/>
                              </w:rPr>
                              <w:t xml:space="preserve">              </w:t>
                            </w:r>
                            <w:r>
                              <w:rPr>
                                <w:rFonts w:hint="eastAsia" w:ascii="宋体" w:hAnsi="宋体" w:cs="微软雅黑"/>
                                <w:color w:val="000000"/>
                                <w:u w:val="single"/>
                                <w:lang w:val="en-US" w:eastAsia="zh-CN"/>
                              </w:rPr>
                              <w:t>MPGS</w:t>
                            </w:r>
                            <w:r>
                              <w:rPr>
                                <w:rFonts w:hint="eastAsia" w:ascii="宋体" w:hAnsi="宋体" w:cs="微软雅黑"/>
                                <w:color w:val="000000"/>
                                <w:u w:val="single"/>
                              </w:rPr>
                              <w:t>_需求规格说明书</w:t>
                            </w:r>
                            <w:r>
                              <w:rPr>
                                <w:rFonts w:hint="eastAsia" w:ascii="微软雅黑" w:hAnsi="微软雅黑" w:cs="微软雅黑"/>
                                <w:color w:val="000000"/>
                                <w:u w:val="single"/>
                              </w:rPr>
                              <w:t xml:space="preserve">               </w:t>
                            </w:r>
                          </w:p>
                          <w:p>
                            <w:pPr>
                              <w:spacing w:before="468" w:beforeLines="150" w:after="312" w:afterLines="100"/>
                              <w:jc w:val="both"/>
                              <w:rPr>
                                <w:rFonts w:ascii="宋体" w:hAnsi="宋体" w:cs="黑体"/>
                                <w:bCs/>
                                <w:u w:val="single"/>
                              </w:rPr>
                            </w:pPr>
                            <w:r>
                              <w:rPr>
                                <w:rFonts w:hint="eastAsia" w:ascii="宋体" w:hAnsi="宋体" w:cs="黑体"/>
                                <w:bCs/>
                              </w:rPr>
                              <w:t>版    本：</w:t>
                            </w:r>
                            <w:r>
                              <w:rPr>
                                <w:rFonts w:hint="eastAsia" w:ascii="宋体" w:hAnsi="宋体" w:cs="黑体"/>
                                <w:bCs/>
                                <w:u w:val="single"/>
                              </w:rPr>
                              <w:t xml:space="preserve">       </w:t>
                            </w:r>
                            <w:r>
                              <w:rPr>
                                <w:rFonts w:hint="eastAsia" w:ascii="宋体" w:hAnsi="宋体" w:cs="黑体"/>
                                <w:bCs/>
                                <w:u w:val="single"/>
                                <w:lang w:val="en-US" w:eastAsia="zh-CN"/>
                              </w:rPr>
                              <w:t>1</w:t>
                            </w:r>
                            <w:r>
                              <w:rPr>
                                <w:rFonts w:hint="eastAsia" w:ascii="宋体" w:hAnsi="宋体" w:cs="黑体"/>
                                <w:bCs/>
                                <w:u w:val="single"/>
                              </w:rPr>
                              <w:t>.0</w:t>
                            </w:r>
                            <w:r>
                              <w:rPr>
                                <w:rFonts w:hint="eastAsia" w:ascii="宋体" w:hAnsi="宋体" w:cs="黑体"/>
                                <w:bCs/>
                                <w:u w:val="single"/>
                                <w:lang w:val="en-US" w:eastAsia="zh-CN"/>
                              </w:rPr>
                              <w:t>.0</w:t>
                            </w:r>
                            <w:r>
                              <w:rPr>
                                <w:rFonts w:hint="eastAsia" w:ascii="宋体" w:hAnsi="宋体" w:cs="黑体"/>
                                <w:bCs/>
                                <w:u w:val="single"/>
                              </w:rPr>
                              <w:t xml:space="preserve">         </w:t>
                            </w:r>
                            <w:r>
                              <w:rPr>
                                <w:rFonts w:hint="eastAsia" w:ascii="宋体" w:hAnsi="宋体" w:cs="黑体"/>
                                <w:bCs/>
                              </w:rPr>
                              <w:t xml:space="preserve">    编    制：</w:t>
                            </w:r>
                            <w:r>
                              <w:rPr>
                                <w:rFonts w:hint="eastAsia" w:ascii="宋体" w:hAnsi="宋体" w:cs="黑体"/>
                                <w:bCs/>
                                <w:u w:val="single"/>
                              </w:rPr>
                              <w:tab/>
                            </w:r>
                            <w:r>
                              <w:rPr>
                                <w:rFonts w:hint="eastAsia" w:ascii="宋体" w:hAnsi="宋体" w:cs="黑体"/>
                                <w:bCs/>
                                <w:u w:val="single"/>
                              </w:rPr>
                              <w:tab/>
                            </w:r>
                            <w:r>
                              <w:rPr>
                                <w:rFonts w:hint="eastAsia" w:ascii="宋体" w:hAnsi="宋体" w:cs="黑体"/>
                                <w:bCs/>
                                <w:u w:val="single"/>
                              </w:rPr>
                              <w:tab/>
                            </w:r>
                            <w:r>
                              <w:rPr>
                                <w:rFonts w:hint="eastAsia" w:ascii="宋体" w:hAnsi="宋体" w:cs="黑体"/>
                                <w:bCs/>
                                <w:u w:val="single"/>
                                <w:lang w:eastAsia="zh-CN"/>
                              </w:rPr>
                              <w:t>幸志强</w:t>
                            </w:r>
                            <w:r>
                              <w:rPr>
                                <w:rFonts w:hint="eastAsia" w:ascii="宋体" w:hAnsi="宋体" w:cs="黑体"/>
                                <w:bCs/>
                                <w:u w:val="single"/>
                              </w:rPr>
                              <w:tab/>
                            </w:r>
                            <w:r>
                              <w:rPr>
                                <w:rFonts w:hint="eastAsia" w:ascii="宋体" w:hAnsi="宋体" w:cs="黑体"/>
                                <w:bCs/>
                                <w:u w:val="single"/>
                              </w:rPr>
                              <w:t xml:space="preserve">       </w:t>
                            </w:r>
                          </w:p>
                          <w:p>
                            <w:pPr>
                              <w:spacing w:before="468" w:beforeLines="150" w:after="312" w:afterLines="100"/>
                              <w:jc w:val="both"/>
                              <w:rPr>
                                <w:rFonts w:ascii="宋体" w:hAnsi="宋体" w:cs="黑体"/>
                                <w:bCs/>
                                <w:u w:val="single"/>
                              </w:rPr>
                            </w:pPr>
                            <w:r>
                              <w:rPr>
                                <w:rFonts w:hint="eastAsia" w:ascii="宋体" w:hAnsi="宋体" w:cs="黑体"/>
                                <w:bCs/>
                              </w:rPr>
                              <w:t>审    核：</w:t>
                            </w:r>
                            <w:r>
                              <w:rPr>
                                <w:rFonts w:hint="eastAsia" w:ascii="宋体" w:hAnsi="宋体" w:cs="黑体"/>
                                <w:bCs/>
                                <w:u w:val="single"/>
                              </w:rPr>
                              <w:tab/>
                            </w:r>
                            <w:r>
                              <w:rPr>
                                <w:rFonts w:hint="eastAsia" w:ascii="宋体" w:hAnsi="宋体" w:cs="黑体"/>
                                <w:bCs/>
                                <w:u w:val="single"/>
                              </w:rPr>
                              <w:tab/>
                            </w:r>
                            <w:r>
                              <w:rPr>
                                <w:rFonts w:hint="eastAsia" w:ascii="宋体" w:hAnsi="宋体" w:cs="黑体"/>
                                <w:bCs/>
                                <w:u w:val="single"/>
                              </w:rPr>
                              <w:t xml:space="preserve">            </w:t>
                            </w:r>
                            <w:r>
                              <w:rPr>
                                <w:rFonts w:hint="eastAsia" w:ascii="宋体" w:hAnsi="宋体" w:cs="黑体"/>
                                <w:bCs/>
                                <w:u w:val="single"/>
                                <w:lang w:val="en-US" w:eastAsia="zh-CN"/>
                              </w:rPr>
                              <w:t xml:space="preserve"> </w:t>
                            </w:r>
                            <w:r>
                              <w:rPr>
                                <w:rFonts w:hint="eastAsia" w:ascii="宋体" w:hAnsi="宋体" w:cs="黑体"/>
                                <w:bCs/>
                                <w:lang w:val="en-US" w:eastAsia="zh-CN"/>
                              </w:rPr>
                              <w:t xml:space="preserve">    </w:t>
                            </w:r>
                            <w:r>
                              <w:rPr>
                                <w:rFonts w:hint="eastAsia" w:ascii="宋体" w:hAnsi="宋体" w:cs="黑体"/>
                                <w:bCs/>
                              </w:rPr>
                              <w:t>批    准：</w:t>
                            </w:r>
                            <w:r>
                              <w:rPr>
                                <w:rFonts w:hint="eastAsia" w:ascii="宋体" w:hAnsi="宋体" w:cs="黑体"/>
                                <w:bCs/>
                                <w:u w:val="single"/>
                              </w:rPr>
                              <w:t xml:space="preserve">                 </w:t>
                            </w:r>
                            <w:r>
                              <w:rPr>
                                <w:rFonts w:hint="eastAsia" w:ascii="宋体" w:hAnsi="宋体" w:cs="黑体"/>
                                <w:bCs/>
                                <w:u w:val="single"/>
                                <w:lang w:val="en-US" w:eastAsia="zh-CN"/>
                              </w:rPr>
                              <w:t xml:space="preserve">  </w:t>
                            </w:r>
                            <w:r>
                              <w:rPr>
                                <w:rFonts w:hint="eastAsia" w:ascii="宋体" w:hAnsi="宋体" w:cs="黑体"/>
                                <w:bCs/>
                                <w:u w:val="single"/>
                              </w:rPr>
                              <w:t xml:space="preserve">       </w:t>
                            </w:r>
                          </w:p>
                          <w:p>
                            <w:pPr>
                              <w:jc w:val="both"/>
                              <w:rPr>
                                <w:rFonts w:ascii="宋体" w:hAnsi="宋体" w:cs="黑体"/>
                                <w:bCs/>
                              </w:rPr>
                            </w:pPr>
                            <w:r>
                              <w:rPr>
                                <w:rFonts w:hint="eastAsia" w:ascii="宋体" w:hAnsi="宋体" w:cs="黑体"/>
                                <w:bCs/>
                              </w:rPr>
                              <w:t>生 效 日 期：</w:t>
                            </w:r>
                            <w:r>
                              <w:rPr>
                                <w:rFonts w:hint="eastAsia"/>
                                <w:bCs/>
                                <w:u w:val="single"/>
                              </w:rPr>
                              <w:t xml:space="preserve">        </w:t>
                            </w:r>
                            <w:r>
                              <w:rPr>
                                <w:rFonts w:hint="eastAsia" w:ascii="宋体" w:hAnsi="宋体" w:cs="黑体"/>
                                <w:bCs/>
                                <w:u w:val="single"/>
                              </w:rPr>
                              <w:t xml:space="preserve">                    </w:t>
                            </w:r>
                            <w:r>
                              <w:rPr>
                                <w:rFonts w:hint="eastAsia" w:ascii="宋体" w:hAnsi="宋体" w:cs="黑体"/>
                                <w:bCs/>
                                <w:u w:val="single"/>
                                <w:lang w:val="en-US" w:eastAsia="zh-CN"/>
                              </w:rPr>
                              <w:t xml:space="preserve">     </w:t>
                            </w:r>
                            <w:r>
                              <w:rPr>
                                <w:rFonts w:hint="eastAsia" w:ascii="宋体" w:hAnsi="宋体" w:cs="黑体"/>
                                <w:bCs/>
                                <w:u w:val="single"/>
                              </w:rPr>
                              <w:t xml:space="preserve">                          </w:t>
                            </w:r>
                          </w:p>
                        </w:txbxContent>
                      </wps:txbx>
                      <wps:bodyPr upright="1"/>
                    </wps:wsp>
                  </a:graphicData>
                </a:graphic>
              </wp:anchor>
            </w:drawing>
          </mc:Choice>
          <mc:Fallback>
            <w:pict>
              <v:rect id="文本框 1029" o:spid="_x0000_s1026" o:spt="1" style="position:absolute;left:0pt;margin-left:-0.9pt;margin-top:98.75pt;height:195.7pt;width:420pt;z-index:251658240;mso-width-relative:page;mso-height-relative:page;" fillcolor="#FFFFFF" filled="t" stroked="t" coordsize="21600,21600" o:gfxdata="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eL6IMtkAAAAKAQAADwAAAAAAAAABACAAAAAiAAAAZHJzL2Rvd25yZXYueG1sUEsB&#10;AhQAFAAAAAgAh07iQPlfQsn0AQAA4wMAAA4AAAAAAAAAAQAgAAAAKAEAAGRycy9lMm9Eb2MueG1s&#10;UEsFBgAAAAAGAAYAWQEAAI4FAAAAAA==&#10;">
                <v:fill on="t" focussize="0,0"/>
                <v:stroke color="#000000" miterlimit="2" joinstyle="miter"/>
                <v:imagedata o:title=""/>
                <o:lock v:ext="edit" aspectratio="f"/>
                <v:textbox>
                  <w:txbxContent>
                    <w:p>
                      <w:pPr>
                        <w:spacing w:before="468" w:beforeLines="150" w:after="312" w:afterLines="100"/>
                        <w:rPr>
                          <w:rFonts w:ascii="微软雅黑" w:hAnsi="微软雅黑" w:cs="微软雅黑"/>
                          <w:color w:val="000000"/>
                        </w:rPr>
                      </w:pPr>
                      <w:r>
                        <w:rPr>
                          <w:rFonts w:hint="eastAsia" w:ascii="宋体" w:hAnsi="宋体" w:cs="黑体"/>
                          <w:bCs/>
                        </w:rPr>
                        <w:t>文 件 名 称：</w:t>
                      </w:r>
                      <w:r>
                        <w:rPr>
                          <w:rFonts w:hint="eastAsia" w:ascii="微软雅黑" w:hAnsi="微软雅黑" w:cs="微软雅黑"/>
                          <w:color w:val="000000"/>
                          <w:u w:val="single"/>
                        </w:rPr>
                        <w:t xml:space="preserve">              </w:t>
                      </w:r>
                      <w:r>
                        <w:rPr>
                          <w:rFonts w:hint="eastAsia" w:ascii="宋体" w:hAnsi="宋体" w:cs="微软雅黑"/>
                          <w:color w:val="000000"/>
                          <w:u w:val="single"/>
                          <w:lang w:val="en-US" w:eastAsia="zh-CN"/>
                        </w:rPr>
                        <w:t>MPGS</w:t>
                      </w:r>
                      <w:r>
                        <w:rPr>
                          <w:rFonts w:hint="eastAsia" w:ascii="宋体" w:hAnsi="宋体" w:cs="微软雅黑"/>
                          <w:color w:val="000000"/>
                          <w:u w:val="single"/>
                        </w:rPr>
                        <w:t>_需求规格说明书</w:t>
                      </w:r>
                      <w:r>
                        <w:rPr>
                          <w:rFonts w:hint="eastAsia" w:ascii="微软雅黑" w:hAnsi="微软雅黑" w:cs="微软雅黑"/>
                          <w:color w:val="000000"/>
                          <w:u w:val="single"/>
                        </w:rPr>
                        <w:t xml:space="preserve">               </w:t>
                      </w:r>
                    </w:p>
                    <w:p>
                      <w:pPr>
                        <w:spacing w:before="468" w:beforeLines="150" w:after="312" w:afterLines="100"/>
                        <w:jc w:val="both"/>
                        <w:rPr>
                          <w:rFonts w:ascii="宋体" w:hAnsi="宋体" w:cs="黑体"/>
                          <w:bCs/>
                          <w:u w:val="single"/>
                        </w:rPr>
                      </w:pPr>
                      <w:r>
                        <w:rPr>
                          <w:rFonts w:hint="eastAsia" w:ascii="宋体" w:hAnsi="宋体" w:cs="黑体"/>
                          <w:bCs/>
                        </w:rPr>
                        <w:t>版    本：</w:t>
                      </w:r>
                      <w:r>
                        <w:rPr>
                          <w:rFonts w:hint="eastAsia" w:ascii="宋体" w:hAnsi="宋体" w:cs="黑体"/>
                          <w:bCs/>
                          <w:u w:val="single"/>
                        </w:rPr>
                        <w:t xml:space="preserve">       </w:t>
                      </w:r>
                      <w:r>
                        <w:rPr>
                          <w:rFonts w:hint="eastAsia" w:ascii="宋体" w:hAnsi="宋体" w:cs="黑体"/>
                          <w:bCs/>
                          <w:u w:val="single"/>
                          <w:lang w:val="en-US" w:eastAsia="zh-CN"/>
                        </w:rPr>
                        <w:t>1</w:t>
                      </w:r>
                      <w:r>
                        <w:rPr>
                          <w:rFonts w:hint="eastAsia" w:ascii="宋体" w:hAnsi="宋体" w:cs="黑体"/>
                          <w:bCs/>
                          <w:u w:val="single"/>
                        </w:rPr>
                        <w:t>.0</w:t>
                      </w:r>
                      <w:r>
                        <w:rPr>
                          <w:rFonts w:hint="eastAsia" w:ascii="宋体" w:hAnsi="宋体" w:cs="黑体"/>
                          <w:bCs/>
                          <w:u w:val="single"/>
                          <w:lang w:val="en-US" w:eastAsia="zh-CN"/>
                        </w:rPr>
                        <w:t>.0</w:t>
                      </w:r>
                      <w:r>
                        <w:rPr>
                          <w:rFonts w:hint="eastAsia" w:ascii="宋体" w:hAnsi="宋体" w:cs="黑体"/>
                          <w:bCs/>
                          <w:u w:val="single"/>
                        </w:rPr>
                        <w:t xml:space="preserve">         </w:t>
                      </w:r>
                      <w:r>
                        <w:rPr>
                          <w:rFonts w:hint="eastAsia" w:ascii="宋体" w:hAnsi="宋体" w:cs="黑体"/>
                          <w:bCs/>
                        </w:rPr>
                        <w:t xml:space="preserve">    编    制：</w:t>
                      </w:r>
                      <w:r>
                        <w:rPr>
                          <w:rFonts w:hint="eastAsia" w:ascii="宋体" w:hAnsi="宋体" w:cs="黑体"/>
                          <w:bCs/>
                          <w:u w:val="single"/>
                        </w:rPr>
                        <w:tab/>
                      </w:r>
                      <w:r>
                        <w:rPr>
                          <w:rFonts w:hint="eastAsia" w:ascii="宋体" w:hAnsi="宋体" w:cs="黑体"/>
                          <w:bCs/>
                          <w:u w:val="single"/>
                        </w:rPr>
                        <w:tab/>
                      </w:r>
                      <w:r>
                        <w:rPr>
                          <w:rFonts w:hint="eastAsia" w:ascii="宋体" w:hAnsi="宋体" w:cs="黑体"/>
                          <w:bCs/>
                          <w:u w:val="single"/>
                        </w:rPr>
                        <w:tab/>
                      </w:r>
                      <w:r>
                        <w:rPr>
                          <w:rFonts w:hint="eastAsia" w:ascii="宋体" w:hAnsi="宋体" w:cs="黑体"/>
                          <w:bCs/>
                          <w:u w:val="single"/>
                          <w:lang w:eastAsia="zh-CN"/>
                        </w:rPr>
                        <w:t>幸志强</w:t>
                      </w:r>
                      <w:r>
                        <w:rPr>
                          <w:rFonts w:hint="eastAsia" w:ascii="宋体" w:hAnsi="宋体" w:cs="黑体"/>
                          <w:bCs/>
                          <w:u w:val="single"/>
                        </w:rPr>
                        <w:tab/>
                      </w:r>
                      <w:r>
                        <w:rPr>
                          <w:rFonts w:hint="eastAsia" w:ascii="宋体" w:hAnsi="宋体" w:cs="黑体"/>
                          <w:bCs/>
                          <w:u w:val="single"/>
                        </w:rPr>
                        <w:t xml:space="preserve">       </w:t>
                      </w:r>
                    </w:p>
                    <w:p>
                      <w:pPr>
                        <w:spacing w:before="468" w:beforeLines="150" w:after="312" w:afterLines="100"/>
                        <w:jc w:val="both"/>
                        <w:rPr>
                          <w:rFonts w:ascii="宋体" w:hAnsi="宋体" w:cs="黑体"/>
                          <w:bCs/>
                          <w:u w:val="single"/>
                        </w:rPr>
                      </w:pPr>
                      <w:r>
                        <w:rPr>
                          <w:rFonts w:hint="eastAsia" w:ascii="宋体" w:hAnsi="宋体" w:cs="黑体"/>
                          <w:bCs/>
                        </w:rPr>
                        <w:t>审    核：</w:t>
                      </w:r>
                      <w:r>
                        <w:rPr>
                          <w:rFonts w:hint="eastAsia" w:ascii="宋体" w:hAnsi="宋体" w:cs="黑体"/>
                          <w:bCs/>
                          <w:u w:val="single"/>
                        </w:rPr>
                        <w:tab/>
                      </w:r>
                      <w:r>
                        <w:rPr>
                          <w:rFonts w:hint="eastAsia" w:ascii="宋体" w:hAnsi="宋体" w:cs="黑体"/>
                          <w:bCs/>
                          <w:u w:val="single"/>
                        </w:rPr>
                        <w:tab/>
                      </w:r>
                      <w:r>
                        <w:rPr>
                          <w:rFonts w:hint="eastAsia" w:ascii="宋体" w:hAnsi="宋体" w:cs="黑体"/>
                          <w:bCs/>
                          <w:u w:val="single"/>
                        </w:rPr>
                        <w:t xml:space="preserve">            </w:t>
                      </w:r>
                      <w:r>
                        <w:rPr>
                          <w:rFonts w:hint="eastAsia" w:ascii="宋体" w:hAnsi="宋体" w:cs="黑体"/>
                          <w:bCs/>
                          <w:u w:val="single"/>
                          <w:lang w:val="en-US" w:eastAsia="zh-CN"/>
                        </w:rPr>
                        <w:t xml:space="preserve"> </w:t>
                      </w:r>
                      <w:r>
                        <w:rPr>
                          <w:rFonts w:hint="eastAsia" w:ascii="宋体" w:hAnsi="宋体" w:cs="黑体"/>
                          <w:bCs/>
                          <w:lang w:val="en-US" w:eastAsia="zh-CN"/>
                        </w:rPr>
                        <w:t xml:space="preserve">    </w:t>
                      </w:r>
                      <w:r>
                        <w:rPr>
                          <w:rFonts w:hint="eastAsia" w:ascii="宋体" w:hAnsi="宋体" w:cs="黑体"/>
                          <w:bCs/>
                        </w:rPr>
                        <w:t>批    准：</w:t>
                      </w:r>
                      <w:r>
                        <w:rPr>
                          <w:rFonts w:hint="eastAsia" w:ascii="宋体" w:hAnsi="宋体" w:cs="黑体"/>
                          <w:bCs/>
                          <w:u w:val="single"/>
                        </w:rPr>
                        <w:t xml:space="preserve">                 </w:t>
                      </w:r>
                      <w:r>
                        <w:rPr>
                          <w:rFonts w:hint="eastAsia" w:ascii="宋体" w:hAnsi="宋体" w:cs="黑体"/>
                          <w:bCs/>
                          <w:u w:val="single"/>
                          <w:lang w:val="en-US" w:eastAsia="zh-CN"/>
                        </w:rPr>
                        <w:t xml:space="preserve">  </w:t>
                      </w:r>
                      <w:r>
                        <w:rPr>
                          <w:rFonts w:hint="eastAsia" w:ascii="宋体" w:hAnsi="宋体" w:cs="黑体"/>
                          <w:bCs/>
                          <w:u w:val="single"/>
                        </w:rPr>
                        <w:t xml:space="preserve">       </w:t>
                      </w:r>
                    </w:p>
                    <w:p>
                      <w:pPr>
                        <w:jc w:val="both"/>
                        <w:rPr>
                          <w:rFonts w:ascii="宋体" w:hAnsi="宋体" w:cs="黑体"/>
                          <w:bCs/>
                        </w:rPr>
                      </w:pPr>
                      <w:r>
                        <w:rPr>
                          <w:rFonts w:hint="eastAsia" w:ascii="宋体" w:hAnsi="宋体" w:cs="黑体"/>
                          <w:bCs/>
                        </w:rPr>
                        <w:t>生 效 日 期：</w:t>
                      </w:r>
                      <w:r>
                        <w:rPr>
                          <w:rFonts w:hint="eastAsia"/>
                          <w:bCs/>
                          <w:u w:val="single"/>
                        </w:rPr>
                        <w:t xml:space="preserve">        </w:t>
                      </w:r>
                      <w:r>
                        <w:rPr>
                          <w:rFonts w:hint="eastAsia" w:ascii="宋体" w:hAnsi="宋体" w:cs="黑体"/>
                          <w:bCs/>
                          <w:u w:val="single"/>
                        </w:rPr>
                        <w:t xml:space="preserve">                    </w:t>
                      </w:r>
                      <w:r>
                        <w:rPr>
                          <w:rFonts w:hint="eastAsia" w:ascii="宋体" w:hAnsi="宋体" w:cs="黑体"/>
                          <w:bCs/>
                          <w:u w:val="single"/>
                          <w:lang w:val="en-US" w:eastAsia="zh-CN"/>
                        </w:rPr>
                        <w:t xml:space="preserve">     </w:t>
                      </w:r>
                      <w:r>
                        <w:rPr>
                          <w:rFonts w:hint="eastAsia" w:ascii="宋体" w:hAnsi="宋体" w:cs="黑体"/>
                          <w:bCs/>
                          <w:u w:val="single"/>
                        </w:rPr>
                        <w:t xml:space="preserve">                          </w:t>
                      </w:r>
                    </w:p>
                  </w:txbxContent>
                </v:textbox>
              </v:rect>
            </w:pict>
          </mc:Fallback>
        </mc:AlternateContent>
      </w:r>
      <w:r>
        <w:rPr>
          <w:rFonts w:hint="eastAsia" w:ascii="黑体" w:hAnsi="宋体" w:eastAsia="黑体" w:cs="黑体"/>
          <w:b/>
          <w:kern w:val="2"/>
          <w:sz w:val="44"/>
          <w:szCs w:val="44"/>
          <w:lang w:val="en-US" w:eastAsia="zh-CN" w:bidi="ar-SA"/>
        </w:rPr>
        <w:t>MPGS需求规格说明书</w:t>
      </w:r>
      <w:r>
        <w:rPr>
          <w:rFonts w:hint="eastAsia" w:ascii="黑体" w:hAnsi="黑体" w:eastAsia="黑体" w:cs="黑体"/>
          <w:b/>
          <w:sz w:val="44"/>
          <w:szCs w:val="44"/>
          <w:lang w:val="en-US" w:eastAsia="zh-CN"/>
        </w:rPr>
        <w:t>-V2.0.0</w:t>
      </w:r>
    </w:p>
    <w:p>
      <w:r>
        <w:br w:type="page"/>
      </w:r>
    </w:p>
    <w:tbl>
      <w:tblPr>
        <w:tblStyle w:val="16"/>
        <w:tblW w:w="84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7"/>
        <w:gridCol w:w="1701"/>
        <w:gridCol w:w="1559"/>
        <w:gridCol w:w="1559"/>
        <w:gridCol w:w="2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7" w:type="dxa"/>
            <w:shd w:val="pct10" w:color="auto" w:fill="auto"/>
            <w:vAlign w:val="center"/>
          </w:tcPr>
          <w:p>
            <w:pPr>
              <w:spacing w:line="360" w:lineRule="auto"/>
              <w:jc w:val="center"/>
              <w:rPr>
                <w:rFonts w:ascii="宋体" w:hAnsi="宋体" w:cs="宋体"/>
                <w:b/>
                <w:color w:val="000000"/>
              </w:rPr>
            </w:pPr>
            <w:r>
              <w:rPr>
                <w:rFonts w:hint="eastAsia" w:ascii="宋体" w:hAnsi="宋体" w:cs="宋体"/>
                <w:b/>
                <w:color w:val="000000"/>
              </w:rPr>
              <w:t>版本号</w:t>
            </w:r>
          </w:p>
        </w:tc>
        <w:tc>
          <w:tcPr>
            <w:tcW w:w="1701" w:type="dxa"/>
            <w:shd w:val="pct10" w:color="auto" w:fill="auto"/>
            <w:vAlign w:val="center"/>
          </w:tcPr>
          <w:p>
            <w:pPr>
              <w:spacing w:line="360" w:lineRule="auto"/>
              <w:jc w:val="center"/>
              <w:rPr>
                <w:rFonts w:ascii="宋体" w:hAnsi="宋体" w:cs="宋体"/>
                <w:b/>
                <w:color w:val="000000"/>
              </w:rPr>
            </w:pPr>
            <w:r>
              <w:rPr>
                <w:rFonts w:hint="eastAsia" w:ascii="宋体" w:hAnsi="宋体" w:cs="宋体"/>
                <w:b/>
                <w:color w:val="000000"/>
              </w:rPr>
              <w:t>修订日期</w:t>
            </w:r>
          </w:p>
        </w:tc>
        <w:tc>
          <w:tcPr>
            <w:tcW w:w="1559" w:type="dxa"/>
            <w:shd w:val="pct10" w:color="auto" w:fill="auto"/>
            <w:vAlign w:val="center"/>
          </w:tcPr>
          <w:p>
            <w:pPr>
              <w:spacing w:line="360" w:lineRule="auto"/>
              <w:jc w:val="center"/>
              <w:rPr>
                <w:rFonts w:ascii="宋体" w:hAnsi="宋体" w:cs="宋体"/>
                <w:b/>
                <w:color w:val="000000"/>
              </w:rPr>
            </w:pPr>
            <w:r>
              <w:rPr>
                <w:rFonts w:hint="eastAsia" w:ascii="宋体" w:hAnsi="宋体" w:cs="宋体"/>
                <w:b/>
                <w:color w:val="000000"/>
              </w:rPr>
              <w:t>修订人</w:t>
            </w:r>
          </w:p>
        </w:tc>
        <w:tc>
          <w:tcPr>
            <w:tcW w:w="1559" w:type="dxa"/>
            <w:shd w:val="pct10" w:color="auto" w:fill="auto"/>
            <w:vAlign w:val="center"/>
          </w:tcPr>
          <w:p>
            <w:pPr>
              <w:spacing w:line="360" w:lineRule="auto"/>
              <w:jc w:val="center"/>
              <w:rPr>
                <w:rFonts w:ascii="宋体" w:hAnsi="宋体" w:cs="宋体"/>
                <w:b/>
                <w:color w:val="000000"/>
              </w:rPr>
            </w:pPr>
            <w:r>
              <w:rPr>
                <w:rFonts w:hint="eastAsia" w:ascii="宋体" w:hAnsi="宋体" w:cs="宋体"/>
                <w:b/>
                <w:color w:val="000000"/>
              </w:rPr>
              <w:t>修订状态</w:t>
            </w:r>
          </w:p>
        </w:tc>
        <w:tc>
          <w:tcPr>
            <w:tcW w:w="2246" w:type="dxa"/>
            <w:shd w:val="pct10" w:color="auto" w:fill="auto"/>
            <w:vAlign w:val="center"/>
          </w:tcPr>
          <w:p>
            <w:pPr>
              <w:spacing w:line="360" w:lineRule="auto"/>
              <w:jc w:val="center"/>
              <w:rPr>
                <w:rFonts w:ascii="宋体" w:hAnsi="宋体" w:cs="宋体"/>
                <w:b/>
                <w:color w:val="000000"/>
              </w:rPr>
            </w:pPr>
            <w:r>
              <w:rPr>
                <w:rFonts w:hint="eastAsia" w:ascii="宋体" w:hAnsi="宋体" w:cs="宋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7" w:type="dxa"/>
            <w:vAlign w:val="top"/>
          </w:tcPr>
          <w:p>
            <w:pPr>
              <w:spacing w:line="360" w:lineRule="auto"/>
              <w:jc w:val="center"/>
              <w:rPr>
                <w:rFonts w:hint="eastAsia" w:ascii="宋体" w:hAnsi="宋体" w:eastAsia="宋体" w:cs="宋体"/>
                <w:color w:val="000000"/>
                <w:lang w:val="en-US" w:eastAsia="zh-CN"/>
              </w:rPr>
            </w:pPr>
            <w:r>
              <w:rPr>
                <w:rFonts w:hint="eastAsia" w:ascii="宋体" w:hAnsi="宋体" w:cs="宋体"/>
                <w:color w:val="000000"/>
                <w:lang w:val="en-US" w:eastAsia="zh-CN"/>
              </w:rPr>
              <w:t>V1.0.0</w:t>
            </w:r>
          </w:p>
        </w:tc>
        <w:tc>
          <w:tcPr>
            <w:tcW w:w="1701" w:type="dxa"/>
            <w:vAlign w:val="top"/>
          </w:tcPr>
          <w:p>
            <w:pPr>
              <w:spacing w:line="360" w:lineRule="auto"/>
              <w:jc w:val="center"/>
              <w:rPr>
                <w:rFonts w:hint="eastAsia" w:ascii="宋体" w:hAnsi="宋体" w:eastAsia="宋体" w:cs="宋体"/>
                <w:color w:val="000000"/>
                <w:lang w:val="en-US" w:eastAsia="zh-CN"/>
              </w:rPr>
            </w:pPr>
            <w:r>
              <w:rPr>
                <w:rFonts w:hint="eastAsia" w:ascii="宋体" w:hAnsi="宋体" w:cs="宋体"/>
                <w:color w:val="000000"/>
                <w:lang w:val="en-US" w:eastAsia="zh-CN"/>
              </w:rPr>
              <w:t>2017-1-1</w:t>
            </w:r>
          </w:p>
        </w:tc>
        <w:tc>
          <w:tcPr>
            <w:tcW w:w="1559" w:type="dxa"/>
            <w:vAlign w:val="top"/>
          </w:tcPr>
          <w:p>
            <w:pPr>
              <w:spacing w:line="360" w:lineRule="auto"/>
              <w:jc w:val="center"/>
              <w:rPr>
                <w:rFonts w:hint="eastAsia" w:ascii="宋体" w:hAnsi="宋体" w:eastAsia="宋体" w:cs="宋体"/>
                <w:color w:val="000000"/>
                <w:lang w:val="en-US" w:eastAsia="zh-CN"/>
              </w:rPr>
            </w:pPr>
            <w:r>
              <w:rPr>
                <w:rFonts w:hint="eastAsia" w:ascii="宋体" w:hAnsi="宋体" w:cs="宋体"/>
                <w:color w:val="000000"/>
                <w:lang w:val="en-US" w:eastAsia="zh-CN"/>
              </w:rPr>
              <w:t>幸志强</w:t>
            </w:r>
          </w:p>
        </w:tc>
        <w:tc>
          <w:tcPr>
            <w:tcW w:w="1559" w:type="dxa"/>
            <w:vAlign w:val="top"/>
          </w:tcPr>
          <w:p>
            <w:pPr>
              <w:spacing w:line="360" w:lineRule="auto"/>
              <w:jc w:val="center"/>
              <w:rPr>
                <w:rFonts w:hint="eastAsia" w:ascii="宋体" w:hAnsi="宋体" w:eastAsia="宋体" w:cs="宋体"/>
                <w:color w:val="000000"/>
                <w:lang w:val="en-US" w:eastAsia="zh-CN"/>
              </w:rPr>
            </w:pPr>
            <w:r>
              <w:rPr>
                <w:rFonts w:hint="eastAsia" w:ascii="宋体" w:hAnsi="宋体" w:cs="宋体"/>
                <w:color w:val="000000"/>
                <w:lang w:val="en-US" w:eastAsia="zh-CN"/>
              </w:rPr>
              <w:t>A</w:t>
            </w:r>
          </w:p>
        </w:tc>
        <w:tc>
          <w:tcPr>
            <w:tcW w:w="2246" w:type="dxa"/>
            <w:vAlign w:val="top"/>
          </w:tcPr>
          <w:p>
            <w:pPr>
              <w:spacing w:line="360" w:lineRule="auto"/>
              <w:rPr>
                <w:rFonts w:hint="eastAsia" w:ascii="宋体" w:hAnsi="宋体" w:eastAsia="宋体" w:cs="宋体"/>
                <w:color w:val="000000"/>
                <w:lang w:eastAsia="zh-CN"/>
              </w:rPr>
            </w:pPr>
            <w:r>
              <w:rPr>
                <w:rFonts w:hint="eastAsia" w:ascii="宋体" w:hAnsi="宋体" w:cs="宋体"/>
                <w:color w:val="000000"/>
                <w:lang w:eastAsia="zh-CN"/>
              </w:rPr>
              <w:t>根据原始需求新建，初稿</w:t>
            </w:r>
            <w:bookmarkStart w:id="350" w:name="_GoBack"/>
            <w:bookmarkEnd w:id="350"/>
          </w:p>
        </w:tc>
      </w:tr>
    </w:tbl>
    <w:p>
      <w:pPr>
        <w:spacing w:after="156" w:afterLines="50" w:line="360" w:lineRule="auto"/>
        <w:rPr>
          <w:rFonts w:ascii="宋体" w:hAnsi="宋体" w:cs="宋体"/>
        </w:rPr>
      </w:pPr>
      <w:r>
        <w:rPr>
          <w:rFonts w:hint="eastAsia" w:ascii="宋体" w:hAnsi="宋体" w:cs="宋体"/>
          <w:color w:val="000000"/>
        </w:rPr>
        <w:t>修订</w:t>
      </w:r>
      <w:r>
        <w:rPr>
          <w:rFonts w:hint="eastAsia" w:ascii="宋体" w:hAnsi="宋体" w:cs="宋体"/>
        </w:rPr>
        <w:t>状态：A--增加，M--修改，D--删除</w:t>
      </w:r>
    </w:p>
    <w:p>
      <w:pPr>
        <w:spacing w:after="156" w:afterLines="50" w:line="360" w:lineRule="auto"/>
        <w:rPr>
          <w:rFonts w:ascii="宋体" w:hAnsi="宋体" w:cs="宋体"/>
        </w:rPr>
      </w:pPr>
      <w:r>
        <w:rPr>
          <w:rFonts w:hint="eastAsia" w:ascii="宋体" w:hAnsi="宋体" w:cs="宋体"/>
        </w:rPr>
        <w:t>日期格式：YYYY-MM-DD</w:t>
      </w:r>
    </w:p>
    <w:p>
      <w:pPr>
        <w:jc w:val="center"/>
      </w:pPr>
      <w:r>
        <w:rPr>
          <w:rFonts w:hint="eastAsia"/>
        </w:rPr>
        <w:br w:type="page"/>
      </w:r>
      <w:r>
        <w:rPr>
          <w:rFonts w:hint="eastAsia"/>
          <w:sz w:val="84"/>
          <w:szCs w:val="84"/>
        </w:rPr>
        <w:t>目录</w:t>
      </w:r>
    </w:p>
    <w:p>
      <w:pPr>
        <w:pStyle w:val="11"/>
        <w:tabs>
          <w:tab w:val="right" w:leader="dot" w:pos="8306"/>
        </w:tabs>
      </w:pPr>
      <w:r>
        <w:rPr>
          <w:rFonts w:hint="eastAsia"/>
        </w:rPr>
        <w:fldChar w:fldCharType="begin"/>
      </w:r>
      <w:r>
        <w:rPr>
          <w:rFonts w:hint="eastAsia"/>
        </w:rPr>
        <w:instrText xml:space="preserve">TOC \o "1-5" \h \u </w:instrText>
      </w:r>
      <w:r>
        <w:rPr>
          <w:rFonts w:hint="eastAsia"/>
        </w:rPr>
        <w:fldChar w:fldCharType="separate"/>
      </w:r>
      <w:r>
        <w:rPr>
          <w:rFonts w:hint="eastAsia"/>
        </w:rPr>
        <w:fldChar w:fldCharType="begin"/>
      </w:r>
      <w:r>
        <w:rPr>
          <w:rFonts w:hint="eastAsia"/>
        </w:rPr>
        <w:instrText xml:space="preserve"> HYPERLINK \l _Toc11418 </w:instrText>
      </w:r>
      <w:r>
        <w:rPr>
          <w:rFonts w:hint="eastAsia"/>
        </w:rPr>
        <w:fldChar w:fldCharType="separate"/>
      </w:r>
      <w:r>
        <w:rPr>
          <w:rFonts w:hint="default"/>
        </w:rPr>
        <w:t xml:space="preserve">1 </w:t>
      </w:r>
      <w:r>
        <w:rPr>
          <w:rFonts w:hint="eastAsia"/>
        </w:rPr>
        <w:t>前言</w:t>
      </w:r>
      <w:r>
        <w:tab/>
      </w:r>
      <w:r>
        <w:fldChar w:fldCharType="begin"/>
      </w:r>
      <w:r>
        <w:instrText xml:space="preserve"> PAGEREF _Toc11418 </w:instrText>
      </w:r>
      <w:r>
        <w:fldChar w:fldCharType="separate"/>
      </w:r>
      <w:r>
        <w:t>11</w:t>
      </w:r>
      <w:r>
        <w:fldChar w:fldCharType="end"/>
      </w:r>
      <w:r>
        <w:rPr>
          <w:rFonts w:hint="eastAsia"/>
        </w:rPr>
        <w:fldChar w:fldCharType="end"/>
      </w:r>
    </w:p>
    <w:p>
      <w:pPr>
        <w:pStyle w:val="11"/>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_Toc5828 </w:instrText>
      </w:r>
      <w:r>
        <w:rPr>
          <w:rFonts w:hint="eastAsia" w:ascii="Cambria" w:hAnsi="Cambria" w:eastAsia="宋体" w:cs="Times New Roman"/>
          <w:kern w:val="2"/>
          <w:szCs w:val="24"/>
          <w:lang w:val="en-US" w:eastAsia="zh-CN" w:bidi="ar-SA"/>
        </w:rPr>
        <w:fldChar w:fldCharType="separate"/>
      </w:r>
      <w:r>
        <w:rPr>
          <w:rFonts w:hint="default"/>
        </w:rPr>
        <w:t xml:space="preserve">2 </w:t>
      </w:r>
      <w:r>
        <w:rPr>
          <w:rFonts w:hint="eastAsia"/>
        </w:rPr>
        <w:t>目的</w:t>
      </w:r>
      <w:r>
        <w:tab/>
      </w:r>
      <w:r>
        <w:fldChar w:fldCharType="begin"/>
      </w:r>
      <w:r>
        <w:instrText xml:space="preserve"> PAGEREF _Toc5828 </w:instrText>
      </w:r>
      <w:r>
        <w:fldChar w:fldCharType="separate"/>
      </w:r>
      <w:r>
        <w:t>11</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_Toc30981 </w:instrText>
      </w:r>
      <w:r>
        <w:rPr>
          <w:rFonts w:hint="eastAsia" w:ascii="Cambria" w:hAnsi="Cambria" w:eastAsia="宋体" w:cs="Times New Roman"/>
          <w:kern w:val="2"/>
          <w:szCs w:val="24"/>
          <w:lang w:val="en-US" w:eastAsia="zh-CN" w:bidi="ar-SA"/>
        </w:rPr>
        <w:fldChar w:fldCharType="separate"/>
      </w:r>
      <w:r>
        <w:rPr>
          <w:rFonts w:hint="default"/>
        </w:rPr>
        <w:t xml:space="preserve">2.1 </w:t>
      </w:r>
      <w:r>
        <w:rPr>
          <w:rFonts w:hint="eastAsia"/>
        </w:rPr>
        <w:t>背景</w:t>
      </w:r>
      <w:r>
        <w:tab/>
      </w:r>
      <w:r>
        <w:fldChar w:fldCharType="begin"/>
      </w:r>
      <w:r>
        <w:instrText xml:space="preserve"> PAGEREF _Toc30981 </w:instrText>
      </w:r>
      <w:r>
        <w:fldChar w:fldCharType="separate"/>
      </w:r>
      <w:r>
        <w:t>11</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_Toc2609 </w:instrText>
      </w:r>
      <w:r>
        <w:rPr>
          <w:rFonts w:hint="eastAsia" w:ascii="Cambria" w:hAnsi="Cambria" w:eastAsia="宋体" w:cs="Times New Roman"/>
          <w:kern w:val="2"/>
          <w:szCs w:val="24"/>
          <w:lang w:val="en-US" w:eastAsia="zh-CN" w:bidi="ar-SA"/>
        </w:rPr>
        <w:fldChar w:fldCharType="separate"/>
      </w:r>
      <w:r>
        <w:rPr>
          <w:rFonts w:hint="default"/>
        </w:rPr>
        <w:t xml:space="preserve">2.2 </w:t>
      </w:r>
      <w:r>
        <w:rPr>
          <w:rFonts w:hint="eastAsia"/>
        </w:rPr>
        <w:t>术语缩写与解释</w:t>
      </w:r>
      <w:r>
        <w:tab/>
      </w:r>
      <w:r>
        <w:fldChar w:fldCharType="begin"/>
      </w:r>
      <w:r>
        <w:instrText xml:space="preserve"> PAGEREF _Toc2609 </w:instrText>
      </w:r>
      <w:r>
        <w:fldChar w:fldCharType="separate"/>
      </w:r>
      <w:r>
        <w:t>11</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_Toc8276 </w:instrText>
      </w:r>
      <w:r>
        <w:rPr>
          <w:rFonts w:hint="eastAsia" w:ascii="Cambria" w:hAnsi="Cambria" w:eastAsia="宋体" w:cs="Times New Roman"/>
          <w:kern w:val="2"/>
          <w:szCs w:val="24"/>
          <w:lang w:val="en-US" w:eastAsia="zh-CN" w:bidi="ar-SA"/>
        </w:rPr>
        <w:fldChar w:fldCharType="separate"/>
      </w:r>
      <w:r>
        <w:rPr>
          <w:rFonts w:hint="default"/>
        </w:rPr>
        <w:t xml:space="preserve">2.3 </w:t>
      </w:r>
      <w:r>
        <w:rPr>
          <w:rFonts w:hint="eastAsia"/>
        </w:rPr>
        <w:t>参考资料</w:t>
      </w:r>
      <w:r>
        <w:tab/>
      </w:r>
      <w:r>
        <w:fldChar w:fldCharType="begin"/>
      </w:r>
      <w:r>
        <w:instrText xml:space="preserve"> PAGEREF _Toc8276 </w:instrText>
      </w:r>
      <w:r>
        <w:fldChar w:fldCharType="separate"/>
      </w:r>
      <w:r>
        <w:t>11</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_Toc27813 </w:instrText>
      </w:r>
      <w:r>
        <w:rPr>
          <w:rFonts w:hint="eastAsia" w:ascii="Cambria" w:hAnsi="Cambria" w:eastAsia="宋体" w:cs="Times New Roman"/>
          <w:kern w:val="2"/>
          <w:szCs w:val="24"/>
          <w:lang w:val="en-US" w:eastAsia="zh-CN" w:bidi="ar-SA"/>
        </w:rPr>
        <w:fldChar w:fldCharType="separate"/>
      </w:r>
      <w:r>
        <w:rPr>
          <w:rFonts w:hint="default"/>
        </w:rPr>
        <w:t xml:space="preserve">2.4 </w:t>
      </w:r>
      <w:r>
        <w:rPr>
          <w:rFonts w:hint="eastAsia"/>
        </w:rPr>
        <w:t>需求描述与约定</w:t>
      </w:r>
      <w:r>
        <w:tab/>
      </w:r>
      <w:r>
        <w:fldChar w:fldCharType="begin"/>
      </w:r>
      <w:r>
        <w:instrText xml:space="preserve"> PAGEREF _Toc27813 </w:instrText>
      </w:r>
      <w:r>
        <w:fldChar w:fldCharType="separate"/>
      </w:r>
      <w:r>
        <w:t>11</w:t>
      </w:r>
      <w:r>
        <w:fldChar w:fldCharType="end"/>
      </w:r>
      <w:r>
        <w:rPr>
          <w:rFonts w:hint="eastAsia" w:ascii="Cambria" w:hAnsi="Cambria" w:eastAsia="宋体" w:cs="Times New Roman"/>
          <w:kern w:val="2"/>
          <w:szCs w:val="24"/>
          <w:lang w:val="en-US" w:eastAsia="zh-CN" w:bidi="ar-SA"/>
        </w:rPr>
        <w:fldChar w:fldCharType="end"/>
      </w:r>
    </w:p>
    <w:p>
      <w:pPr>
        <w:pStyle w:val="11"/>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_Toc22642 </w:instrText>
      </w:r>
      <w:r>
        <w:rPr>
          <w:rFonts w:hint="eastAsia" w:ascii="Cambria" w:hAnsi="Cambria" w:eastAsia="宋体" w:cs="Times New Roman"/>
          <w:kern w:val="2"/>
          <w:szCs w:val="24"/>
          <w:lang w:val="en-US" w:eastAsia="zh-CN" w:bidi="ar-SA"/>
        </w:rPr>
        <w:fldChar w:fldCharType="separate"/>
      </w:r>
      <w:r>
        <w:rPr>
          <w:rFonts w:hint="default"/>
        </w:rPr>
        <w:t xml:space="preserve">3 </w:t>
      </w:r>
      <w:r>
        <w:rPr>
          <w:rFonts w:hint="eastAsia"/>
        </w:rPr>
        <w:t>项目概貌</w:t>
      </w:r>
      <w:r>
        <w:tab/>
      </w:r>
      <w:r>
        <w:fldChar w:fldCharType="begin"/>
      </w:r>
      <w:r>
        <w:instrText xml:space="preserve"> PAGEREF _Toc22642 </w:instrText>
      </w:r>
      <w:r>
        <w:fldChar w:fldCharType="separate"/>
      </w:r>
      <w:r>
        <w:t>12</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_Toc27642 </w:instrText>
      </w:r>
      <w:r>
        <w:rPr>
          <w:rFonts w:hint="eastAsia" w:ascii="Cambria" w:hAnsi="Cambria" w:eastAsia="宋体" w:cs="Times New Roman"/>
          <w:kern w:val="2"/>
          <w:szCs w:val="24"/>
          <w:lang w:val="en-US" w:eastAsia="zh-CN" w:bidi="ar-SA"/>
        </w:rPr>
        <w:fldChar w:fldCharType="separate"/>
      </w:r>
      <w:r>
        <w:rPr>
          <w:rFonts w:hint="default"/>
        </w:rPr>
        <w:t xml:space="preserve">3.1 </w:t>
      </w:r>
      <w:r>
        <w:rPr>
          <w:rFonts w:hint="eastAsia"/>
        </w:rPr>
        <w:t>系统范围</w:t>
      </w:r>
      <w:r>
        <w:tab/>
      </w:r>
      <w:r>
        <w:fldChar w:fldCharType="begin"/>
      </w:r>
      <w:r>
        <w:instrText xml:space="preserve"> PAGEREF _Toc27642 </w:instrText>
      </w:r>
      <w:r>
        <w:fldChar w:fldCharType="separate"/>
      </w:r>
      <w:r>
        <w:t>12</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_Toc4359 </w:instrText>
      </w:r>
      <w:r>
        <w:rPr>
          <w:rFonts w:hint="eastAsia" w:ascii="Cambria" w:hAnsi="Cambria" w:eastAsia="宋体" w:cs="Times New Roman"/>
          <w:kern w:val="2"/>
          <w:szCs w:val="24"/>
          <w:lang w:val="en-US" w:eastAsia="zh-CN" w:bidi="ar-SA"/>
        </w:rPr>
        <w:fldChar w:fldCharType="separate"/>
      </w:r>
      <w:r>
        <w:rPr>
          <w:rFonts w:hint="default"/>
        </w:rPr>
        <w:t xml:space="preserve">3.2 </w:t>
      </w:r>
      <w:r>
        <w:rPr>
          <w:rFonts w:hint="eastAsia"/>
        </w:rPr>
        <w:t>用户的特点</w:t>
      </w:r>
      <w:r>
        <w:tab/>
      </w:r>
      <w:r>
        <w:fldChar w:fldCharType="begin"/>
      </w:r>
      <w:r>
        <w:instrText xml:space="preserve"> PAGEREF _Toc4359 </w:instrText>
      </w:r>
      <w:r>
        <w:fldChar w:fldCharType="separate"/>
      </w:r>
      <w:r>
        <w:t>13</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_Toc5537 </w:instrText>
      </w:r>
      <w:r>
        <w:rPr>
          <w:rFonts w:hint="eastAsia" w:ascii="Cambria" w:hAnsi="Cambria" w:eastAsia="宋体" w:cs="Times New Roman"/>
          <w:kern w:val="2"/>
          <w:szCs w:val="24"/>
          <w:lang w:val="en-US" w:eastAsia="zh-CN" w:bidi="ar-SA"/>
        </w:rPr>
        <w:fldChar w:fldCharType="separate"/>
      </w:r>
      <w:r>
        <w:rPr>
          <w:rFonts w:hint="default"/>
        </w:rPr>
        <w:t xml:space="preserve">3.3 </w:t>
      </w:r>
      <w:r>
        <w:rPr>
          <w:rFonts w:hint="eastAsia"/>
        </w:rPr>
        <w:t>运行环境要求</w:t>
      </w:r>
      <w:r>
        <w:tab/>
      </w:r>
      <w:r>
        <w:fldChar w:fldCharType="begin"/>
      </w:r>
      <w:r>
        <w:instrText xml:space="preserve"> PAGEREF _Toc5537 </w:instrText>
      </w:r>
      <w:r>
        <w:fldChar w:fldCharType="separate"/>
      </w:r>
      <w:r>
        <w:t>13</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_Toc13440 </w:instrText>
      </w:r>
      <w:r>
        <w:rPr>
          <w:rFonts w:hint="eastAsia" w:ascii="Cambria" w:hAnsi="Cambria" w:eastAsia="宋体" w:cs="Times New Roman"/>
          <w:kern w:val="2"/>
          <w:szCs w:val="24"/>
          <w:lang w:val="en-US" w:eastAsia="zh-CN" w:bidi="ar-SA"/>
        </w:rPr>
        <w:fldChar w:fldCharType="separate"/>
      </w:r>
      <w:r>
        <w:rPr>
          <w:rFonts w:hint="default"/>
        </w:rPr>
        <w:t xml:space="preserve">3.4 </w:t>
      </w:r>
      <w:r>
        <w:rPr>
          <w:rFonts w:hint="eastAsia"/>
        </w:rPr>
        <w:t>设计及实现上的限制</w:t>
      </w:r>
      <w:r>
        <w:tab/>
      </w:r>
      <w:r>
        <w:fldChar w:fldCharType="begin"/>
      </w:r>
      <w:r>
        <w:instrText xml:space="preserve"> PAGEREF _Toc13440 </w:instrText>
      </w:r>
      <w:r>
        <w:fldChar w:fldCharType="separate"/>
      </w:r>
      <w:r>
        <w:t>13</w:t>
      </w:r>
      <w:r>
        <w:fldChar w:fldCharType="end"/>
      </w:r>
      <w:r>
        <w:rPr>
          <w:rFonts w:hint="eastAsia" w:ascii="Cambria" w:hAnsi="Cambria" w:eastAsia="宋体" w:cs="Times New Roman"/>
          <w:kern w:val="2"/>
          <w:szCs w:val="24"/>
          <w:lang w:val="en-US" w:eastAsia="zh-CN" w:bidi="ar-SA"/>
        </w:rPr>
        <w:fldChar w:fldCharType="end"/>
      </w:r>
    </w:p>
    <w:p>
      <w:pPr>
        <w:pStyle w:val="11"/>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_Toc31246 </w:instrText>
      </w:r>
      <w:r>
        <w:rPr>
          <w:rFonts w:hint="eastAsia" w:ascii="Cambria" w:hAnsi="Cambria" w:eastAsia="宋体" w:cs="Times New Roman"/>
          <w:kern w:val="2"/>
          <w:szCs w:val="24"/>
          <w:lang w:val="en-US" w:eastAsia="zh-CN" w:bidi="ar-SA"/>
        </w:rPr>
        <w:fldChar w:fldCharType="separate"/>
      </w:r>
      <w:r>
        <w:rPr>
          <w:rFonts w:hint="default"/>
        </w:rPr>
        <w:t xml:space="preserve">4 </w:t>
      </w:r>
      <w:r>
        <w:rPr>
          <w:rFonts w:hint="eastAsia"/>
        </w:rPr>
        <w:t>总体需求</w:t>
      </w:r>
      <w:r>
        <w:tab/>
      </w:r>
      <w:r>
        <w:fldChar w:fldCharType="begin"/>
      </w:r>
      <w:r>
        <w:instrText xml:space="preserve"> PAGEREF _Toc31246 </w:instrText>
      </w:r>
      <w:r>
        <w:fldChar w:fldCharType="separate"/>
      </w:r>
      <w:r>
        <w:t>13</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_Toc2642 </w:instrText>
      </w:r>
      <w:r>
        <w:rPr>
          <w:rFonts w:hint="eastAsia" w:ascii="Cambria" w:hAnsi="Cambria" w:eastAsia="宋体" w:cs="Times New Roman"/>
          <w:kern w:val="2"/>
          <w:szCs w:val="24"/>
          <w:lang w:val="en-US" w:eastAsia="zh-CN" w:bidi="ar-SA"/>
        </w:rPr>
        <w:fldChar w:fldCharType="separate"/>
      </w:r>
      <w:r>
        <w:rPr>
          <w:rFonts w:hint="default"/>
        </w:rPr>
        <w:t xml:space="preserve">4.1 </w:t>
      </w:r>
      <w:r>
        <w:rPr>
          <w:rFonts w:hint="eastAsia"/>
        </w:rPr>
        <w:t>需求分析</w:t>
      </w:r>
      <w:r>
        <w:tab/>
      </w:r>
      <w:r>
        <w:fldChar w:fldCharType="begin"/>
      </w:r>
      <w:r>
        <w:instrText xml:space="preserve"> PAGEREF _Toc2642 </w:instrText>
      </w:r>
      <w:r>
        <w:fldChar w:fldCharType="separate"/>
      </w:r>
      <w:r>
        <w:t>13</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_Toc8298 </w:instrText>
      </w:r>
      <w:r>
        <w:rPr>
          <w:rFonts w:hint="eastAsia" w:ascii="Cambria" w:hAnsi="Cambria" w:eastAsia="宋体" w:cs="Times New Roman"/>
          <w:kern w:val="2"/>
          <w:szCs w:val="24"/>
          <w:lang w:val="en-US" w:eastAsia="zh-CN" w:bidi="ar-SA"/>
        </w:rPr>
        <w:fldChar w:fldCharType="separate"/>
      </w:r>
      <w:r>
        <w:rPr>
          <w:rFonts w:hint="default"/>
        </w:rPr>
        <w:t xml:space="preserve">4.2 </w:t>
      </w:r>
      <w:r>
        <w:rPr>
          <w:rFonts w:hint="eastAsia"/>
        </w:rPr>
        <w:t>主要功能需求概述</w:t>
      </w:r>
      <w:r>
        <w:tab/>
      </w:r>
      <w:r>
        <w:fldChar w:fldCharType="begin"/>
      </w:r>
      <w:r>
        <w:instrText xml:space="preserve"> PAGEREF _Toc8298 </w:instrText>
      </w:r>
      <w:r>
        <w:fldChar w:fldCharType="separate"/>
      </w:r>
      <w:r>
        <w:t>14</w:t>
      </w:r>
      <w:r>
        <w:fldChar w:fldCharType="end"/>
      </w:r>
      <w:r>
        <w:rPr>
          <w:rFonts w:hint="eastAsia" w:ascii="Cambria" w:hAnsi="Cambria" w:eastAsia="宋体" w:cs="Times New Roman"/>
          <w:kern w:val="2"/>
          <w:szCs w:val="24"/>
          <w:lang w:val="en-US" w:eastAsia="zh-CN" w:bidi="ar-SA"/>
        </w:rPr>
        <w:fldChar w:fldCharType="end"/>
      </w:r>
    </w:p>
    <w:p>
      <w:pPr>
        <w:pStyle w:val="9"/>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_Toc3175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lang w:eastAsia="zh-CN"/>
        </w:rPr>
        <w:t xml:space="preserve">4.2.1 </w:t>
      </w:r>
      <w:r>
        <w:rPr>
          <w:rFonts w:hint="eastAsia"/>
          <w:lang w:eastAsia="zh-CN"/>
        </w:rPr>
        <w:t>权限模型</w:t>
      </w:r>
      <w:r>
        <w:tab/>
      </w:r>
      <w:r>
        <w:fldChar w:fldCharType="begin"/>
      </w:r>
      <w:r>
        <w:instrText xml:space="preserve"> PAGEREF _Toc3175 </w:instrText>
      </w:r>
      <w:r>
        <w:fldChar w:fldCharType="separate"/>
      </w:r>
      <w:r>
        <w:t>14</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_Toc29909 </w:instrText>
      </w:r>
      <w:r>
        <w:rPr>
          <w:rFonts w:hint="eastAsia" w:ascii="Cambria" w:hAnsi="Cambria" w:eastAsia="宋体" w:cs="Times New Roman"/>
          <w:kern w:val="2"/>
          <w:szCs w:val="24"/>
          <w:lang w:val="en-US" w:eastAsia="zh-CN" w:bidi="ar-SA"/>
        </w:rPr>
        <w:fldChar w:fldCharType="separate"/>
      </w:r>
      <w:r>
        <w:rPr>
          <w:rFonts w:hint="default"/>
        </w:rPr>
        <w:t xml:space="preserve">4.3 </w:t>
      </w:r>
      <w:r>
        <w:rPr>
          <w:rFonts w:hint="eastAsia"/>
          <w:lang w:eastAsia="zh-CN"/>
        </w:rPr>
        <w:t>总体关系约束</w:t>
      </w:r>
      <w:r>
        <w:tab/>
      </w:r>
      <w:r>
        <w:fldChar w:fldCharType="begin"/>
      </w:r>
      <w:r>
        <w:instrText xml:space="preserve"> PAGEREF _Toc29909 </w:instrText>
      </w:r>
      <w:r>
        <w:fldChar w:fldCharType="separate"/>
      </w:r>
      <w:r>
        <w:t>14</w:t>
      </w:r>
      <w:r>
        <w:fldChar w:fldCharType="end"/>
      </w:r>
      <w:r>
        <w:rPr>
          <w:rFonts w:hint="eastAsia" w:ascii="Cambria" w:hAnsi="Cambria" w:eastAsia="宋体" w:cs="Times New Roman"/>
          <w:kern w:val="2"/>
          <w:szCs w:val="24"/>
          <w:lang w:val="en-US" w:eastAsia="zh-CN" w:bidi="ar-SA"/>
        </w:rPr>
        <w:fldChar w:fldCharType="end"/>
      </w:r>
    </w:p>
    <w:p>
      <w:pPr>
        <w:pStyle w:val="9"/>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_Toc20688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lang w:eastAsia="zh-CN"/>
        </w:rPr>
        <w:t xml:space="preserve">4.3.1 </w:t>
      </w:r>
      <w:r>
        <w:rPr>
          <w:rFonts w:hint="eastAsia"/>
          <w:lang w:eastAsia="zh-CN"/>
        </w:rPr>
        <w:t>关键干系人对应关系</w:t>
      </w:r>
      <w:r>
        <w:tab/>
      </w:r>
      <w:r>
        <w:fldChar w:fldCharType="begin"/>
      </w:r>
      <w:r>
        <w:instrText xml:space="preserve"> PAGEREF _Toc20688 </w:instrText>
      </w:r>
      <w:r>
        <w:fldChar w:fldCharType="separate"/>
      </w:r>
      <w:r>
        <w:t>14</w:t>
      </w:r>
      <w:r>
        <w:fldChar w:fldCharType="end"/>
      </w:r>
      <w:r>
        <w:rPr>
          <w:rFonts w:hint="eastAsia" w:ascii="Cambria" w:hAnsi="Cambria" w:eastAsia="宋体" w:cs="Times New Roman"/>
          <w:kern w:val="2"/>
          <w:szCs w:val="24"/>
          <w:lang w:val="en-US" w:eastAsia="zh-CN" w:bidi="ar-SA"/>
        </w:rPr>
        <w:fldChar w:fldCharType="end"/>
      </w:r>
    </w:p>
    <w:p>
      <w:pPr>
        <w:pStyle w:val="11"/>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_Toc28097 </w:instrText>
      </w:r>
      <w:r>
        <w:rPr>
          <w:rFonts w:hint="eastAsia" w:ascii="Cambria" w:hAnsi="Cambria" w:eastAsia="宋体" w:cs="Times New Roman"/>
          <w:kern w:val="2"/>
          <w:szCs w:val="24"/>
          <w:lang w:val="en-US" w:eastAsia="zh-CN" w:bidi="ar-SA"/>
        </w:rPr>
        <w:fldChar w:fldCharType="separate"/>
      </w:r>
      <w:r>
        <w:rPr>
          <w:rFonts w:hint="default"/>
          <w:lang w:eastAsia="zh-CN"/>
        </w:rPr>
        <w:t xml:space="preserve">5 </w:t>
      </w:r>
      <w:r>
        <w:rPr>
          <w:rFonts w:hint="eastAsia"/>
        </w:rPr>
        <w:t>关键业务流程</w:t>
      </w:r>
      <w:r>
        <w:tab/>
      </w:r>
      <w:r>
        <w:fldChar w:fldCharType="begin"/>
      </w:r>
      <w:r>
        <w:instrText xml:space="preserve"> PAGEREF _Toc28097 </w:instrText>
      </w:r>
      <w:r>
        <w:fldChar w:fldCharType="separate"/>
      </w:r>
      <w:r>
        <w:t>15</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_Toc29236 </w:instrText>
      </w:r>
      <w:r>
        <w:rPr>
          <w:rFonts w:hint="eastAsia" w:ascii="Cambria" w:hAnsi="Cambria" w:eastAsia="宋体" w:cs="Times New Roman"/>
          <w:kern w:val="2"/>
          <w:szCs w:val="24"/>
          <w:lang w:val="en-US" w:eastAsia="zh-CN" w:bidi="ar-SA"/>
        </w:rPr>
        <w:fldChar w:fldCharType="separate"/>
      </w:r>
      <w:r>
        <w:rPr>
          <w:rFonts w:hint="default"/>
          <w:lang w:eastAsia="zh-CN"/>
        </w:rPr>
        <w:t xml:space="preserve">5.1 </w:t>
      </w:r>
      <w:r>
        <w:rPr>
          <w:rFonts w:hint="eastAsia"/>
          <w:lang w:eastAsia="zh-CN"/>
        </w:rPr>
        <w:t>初始化设置流程</w:t>
      </w:r>
      <w:r>
        <w:tab/>
      </w:r>
      <w:r>
        <w:fldChar w:fldCharType="begin"/>
      </w:r>
      <w:r>
        <w:instrText xml:space="preserve"> PAGEREF _Toc29236 </w:instrText>
      </w:r>
      <w:r>
        <w:fldChar w:fldCharType="separate"/>
      </w:r>
      <w:r>
        <w:t>15</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_Toc18741 </w:instrText>
      </w:r>
      <w:r>
        <w:rPr>
          <w:rFonts w:hint="eastAsia" w:ascii="Cambria" w:hAnsi="Cambria" w:eastAsia="宋体" w:cs="Times New Roman"/>
          <w:kern w:val="2"/>
          <w:szCs w:val="24"/>
          <w:lang w:val="en-US" w:eastAsia="zh-CN" w:bidi="ar-SA"/>
        </w:rPr>
        <w:fldChar w:fldCharType="separate"/>
      </w:r>
      <w:r>
        <w:rPr>
          <w:rFonts w:hint="default"/>
        </w:rPr>
        <w:t xml:space="preserve">5.2 </w:t>
      </w:r>
      <w:r>
        <w:rPr>
          <w:rFonts w:hint="eastAsia"/>
          <w:lang w:eastAsia="zh-CN"/>
        </w:rPr>
        <w:t>进出数据上报流程</w:t>
      </w:r>
      <w:r>
        <w:tab/>
      </w:r>
      <w:r>
        <w:fldChar w:fldCharType="begin"/>
      </w:r>
      <w:r>
        <w:instrText xml:space="preserve"> PAGEREF _Toc18741 </w:instrText>
      </w:r>
      <w:r>
        <w:fldChar w:fldCharType="separate"/>
      </w:r>
      <w:r>
        <w:t>17</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_Toc29849 </w:instrText>
      </w:r>
      <w:r>
        <w:rPr>
          <w:rFonts w:hint="eastAsia" w:ascii="Cambria" w:hAnsi="Cambria" w:eastAsia="宋体" w:cs="Times New Roman"/>
          <w:kern w:val="2"/>
          <w:szCs w:val="24"/>
          <w:lang w:val="en-US" w:eastAsia="zh-CN" w:bidi="ar-SA"/>
        </w:rPr>
        <w:fldChar w:fldCharType="separate"/>
      </w:r>
      <w:r>
        <w:rPr>
          <w:rFonts w:hint="default"/>
          <w:lang w:eastAsia="zh-CN"/>
        </w:rPr>
        <w:t xml:space="preserve">5.3 </w:t>
      </w:r>
      <w:r>
        <w:rPr>
          <w:rFonts w:hint="eastAsia"/>
          <w:lang w:eastAsia="zh-CN"/>
        </w:rPr>
        <w:t>停车记录合并流程</w:t>
      </w:r>
      <w:r>
        <w:tab/>
      </w:r>
      <w:r>
        <w:fldChar w:fldCharType="begin"/>
      </w:r>
      <w:r>
        <w:instrText xml:space="preserve"> PAGEREF _Toc29849 </w:instrText>
      </w:r>
      <w:r>
        <w:fldChar w:fldCharType="separate"/>
      </w:r>
      <w:r>
        <w:t>17</w:t>
      </w:r>
      <w:r>
        <w:fldChar w:fldCharType="end"/>
      </w:r>
      <w:r>
        <w:rPr>
          <w:rFonts w:hint="eastAsia" w:ascii="Cambria" w:hAnsi="Cambria" w:eastAsia="宋体" w:cs="Times New Roman"/>
          <w:kern w:val="2"/>
          <w:szCs w:val="24"/>
          <w:lang w:val="en-US" w:eastAsia="zh-CN" w:bidi="ar-SA"/>
        </w:rPr>
        <w:fldChar w:fldCharType="end"/>
      </w:r>
    </w:p>
    <w:p>
      <w:pPr>
        <w:pStyle w:val="11"/>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_Toc2282 </w:instrText>
      </w:r>
      <w:r>
        <w:rPr>
          <w:rFonts w:hint="eastAsia" w:ascii="Cambria" w:hAnsi="Cambria" w:eastAsia="宋体" w:cs="Times New Roman"/>
          <w:kern w:val="2"/>
          <w:szCs w:val="24"/>
          <w:lang w:val="en-US" w:eastAsia="zh-CN" w:bidi="ar-SA"/>
        </w:rPr>
        <w:fldChar w:fldCharType="separate"/>
      </w:r>
      <w:r>
        <w:rPr>
          <w:rFonts w:hint="default"/>
        </w:rPr>
        <w:t xml:space="preserve">6 </w:t>
      </w:r>
      <w:r>
        <w:rPr>
          <w:rFonts w:hint="eastAsia"/>
        </w:rPr>
        <w:t>具体需求内容</w:t>
      </w:r>
      <w:r>
        <w:tab/>
      </w:r>
      <w:r>
        <w:fldChar w:fldCharType="begin"/>
      </w:r>
      <w:r>
        <w:instrText xml:space="preserve"> PAGEREF _Toc2282 </w:instrText>
      </w:r>
      <w:r>
        <w:fldChar w:fldCharType="separate"/>
      </w:r>
      <w:r>
        <w:t>18</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_Toc20846 </w:instrText>
      </w:r>
      <w:r>
        <w:rPr>
          <w:rFonts w:hint="eastAsia" w:ascii="Cambria" w:hAnsi="Cambria" w:eastAsia="宋体" w:cs="Times New Roman"/>
          <w:kern w:val="2"/>
          <w:szCs w:val="24"/>
          <w:lang w:val="en-US" w:eastAsia="zh-CN" w:bidi="ar-SA"/>
        </w:rPr>
        <w:fldChar w:fldCharType="separate"/>
      </w:r>
      <w:r>
        <w:rPr>
          <w:rFonts w:hint="default"/>
        </w:rPr>
        <w:t xml:space="preserve">6.1 </w:t>
      </w:r>
      <w:r>
        <w:rPr>
          <w:rFonts w:hint="eastAsia"/>
          <w:lang w:eastAsia="zh-CN"/>
        </w:rPr>
        <w:t>功能点</w:t>
      </w:r>
      <w:r>
        <w:tab/>
      </w:r>
      <w:r>
        <w:fldChar w:fldCharType="begin"/>
      </w:r>
      <w:r>
        <w:instrText xml:space="preserve"> PAGEREF _Toc20846 </w:instrText>
      </w:r>
      <w:r>
        <w:fldChar w:fldCharType="separate"/>
      </w:r>
      <w:r>
        <w:t>18</w:t>
      </w:r>
      <w:r>
        <w:fldChar w:fldCharType="end"/>
      </w:r>
      <w:r>
        <w:rPr>
          <w:rFonts w:hint="eastAsia" w:ascii="Cambria" w:hAnsi="Cambria" w:eastAsia="宋体" w:cs="Times New Roman"/>
          <w:kern w:val="2"/>
          <w:szCs w:val="24"/>
          <w:lang w:val="en-US" w:eastAsia="zh-CN" w:bidi="ar-SA"/>
        </w:rPr>
        <w:fldChar w:fldCharType="end"/>
      </w:r>
    </w:p>
    <w:p>
      <w:pPr>
        <w:pStyle w:val="9"/>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_Toc19626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6.1.1 </w:t>
      </w:r>
      <w:r>
        <w:rPr>
          <w:rFonts w:hint="eastAsia"/>
          <w:lang w:eastAsia="zh-CN"/>
        </w:rPr>
        <w:t>总体</w:t>
      </w:r>
      <w:r>
        <w:rPr>
          <w:rFonts w:hint="eastAsia"/>
        </w:rPr>
        <w:t>功能</w:t>
      </w:r>
      <w:r>
        <w:rPr>
          <w:rFonts w:hint="eastAsia"/>
          <w:lang w:eastAsia="zh-CN"/>
        </w:rPr>
        <w:t>点</w:t>
      </w:r>
      <w:r>
        <w:tab/>
      </w:r>
      <w:r>
        <w:fldChar w:fldCharType="begin"/>
      </w:r>
      <w:r>
        <w:instrText xml:space="preserve"> PAGEREF _Toc19626 </w:instrText>
      </w:r>
      <w:r>
        <w:fldChar w:fldCharType="separate"/>
      </w:r>
      <w:r>
        <w:t>18</w:t>
      </w:r>
      <w:r>
        <w:fldChar w:fldCharType="end"/>
      </w:r>
      <w:r>
        <w:rPr>
          <w:rFonts w:hint="eastAsia" w:ascii="Cambria" w:hAnsi="Cambria" w:eastAsia="宋体" w:cs="Times New Roman"/>
          <w:kern w:val="2"/>
          <w:szCs w:val="24"/>
          <w:lang w:val="en-US" w:eastAsia="zh-CN" w:bidi="ar-SA"/>
        </w:rPr>
        <w:fldChar w:fldCharType="end"/>
      </w:r>
    </w:p>
    <w:p>
      <w:pPr>
        <w:pStyle w:val="9"/>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_Toc27915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6.1.2 </w:t>
      </w:r>
      <w:r>
        <w:rPr>
          <w:rFonts w:hint="eastAsia"/>
          <w:lang w:val="en-US" w:eastAsia="zh-CN"/>
        </w:rPr>
        <w:t>版本</w:t>
      </w:r>
      <w:r>
        <w:rPr>
          <w:rFonts w:hint="eastAsia"/>
        </w:rPr>
        <w:t>功能</w:t>
      </w:r>
      <w:r>
        <w:rPr>
          <w:rFonts w:hint="eastAsia"/>
          <w:lang w:eastAsia="zh-CN"/>
        </w:rPr>
        <w:t>点（</w:t>
      </w:r>
      <w:r>
        <w:rPr>
          <w:rFonts w:hint="eastAsia"/>
          <w:lang w:val="en-US" w:eastAsia="zh-CN"/>
        </w:rPr>
        <w:t>V2.0.0）</w:t>
      </w:r>
      <w:r>
        <w:tab/>
      </w:r>
      <w:r>
        <w:fldChar w:fldCharType="begin"/>
      </w:r>
      <w:r>
        <w:instrText xml:space="preserve"> PAGEREF _Toc27915 </w:instrText>
      </w:r>
      <w:r>
        <w:fldChar w:fldCharType="separate"/>
      </w:r>
      <w:r>
        <w:t>19</w:t>
      </w:r>
      <w:r>
        <w:fldChar w:fldCharType="end"/>
      </w:r>
      <w:r>
        <w:rPr>
          <w:rFonts w:hint="eastAsia" w:ascii="Cambria" w:hAnsi="Cambria" w:eastAsia="宋体" w:cs="Times New Roman"/>
          <w:kern w:val="2"/>
          <w:szCs w:val="24"/>
          <w:lang w:val="en-US" w:eastAsia="zh-CN" w:bidi="ar-SA"/>
        </w:rPr>
        <w:fldChar w:fldCharType="end"/>
      </w:r>
    </w:p>
    <w:p>
      <w:pPr>
        <w:pStyle w:val="9"/>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_Toc25693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 </w:t>
      </w:r>
      <w:r>
        <w:rPr>
          <w:rFonts w:hint="eastAsia"/>
        </w:rPr>
        <w:t>功能点描述</w:t>
      </w:r>
      <w:r>
        <w:tab/>
      </w:r>
      <w:r>
        <w:fldChar w:fldCharType="begin"/>
      </w:r>
      <w:r>
        <w:instrText xml:space="preserve"> PAGEREF _Toc25693 </w:instrText>
      </w:r>
      <w:r>
        <w:fldChar w:fldCharType="separate"/>
      </w:r>
      <w:r>
        <w:t>20</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_Toc2298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6.1.3.1.1 </w:t>
      </w:r>
      <w:r>
        <w:rPr>
          <w:rFonts w:hint="eastAsia"/>
          <w:lang w:eastAsia="zh-CN"/>
        </w:rPr>
        <w:t>国际化语言切换</w:t>
      </w:r>
      <w:r>
        <w:tab/>
      </w:r>
      <w:r>
        <w:fldChar w:fldCharType="begin"/>
      </w:r>
      <w:r>
        <w:instrText xml:space="preserve"> PAGEREF _Toc2298 </w:instrText>
      </w:r>
      <w:r>
        <w:fldChar w:fldCharType="separate"/>
      </w:r>
      <w:r>
        <w:t>20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_Toc32665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_Toc32665 </w:instrText>
      </w:r>
      <w:r>
        <w:fldChar w:fldCharType="separate"/>
      </w:r>
      <w:r>
        <w:t>20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_Toc8650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_Toc8650 </w:instrText>
      </w:r>
      <w:r>
        <w:fldChar w:fldCharType="separate"/>
      </w:r>
      <w:r>
        <w:t>20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_Toc20158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_Toc20158 </w:instrText>
      </w:r>
      <w:r>
        <w:fldChar w:fldCharType="separate"/>
      </w:r>
      <w:r>
        <w:t>20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_Toc23612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_Toc23612 </w:instrText>
      </w:r>
      <w:r>
        <w:fldChar w:fldCharType="separate"/>
      </w:r>
      <w:r>
        <w:t>20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_Toc18913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_Toc18913 </w:instrText>
      </w:r>
      <w:r>
        <w:fldChar w:fldCharType="separate"/>
      </w:r>
      <w:r>
        <w:t>21</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_Toc1285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6.1.3.1.2 </w:t>
      </w:r>
      <w:r>
        <w:rPr>
          <w:rFonts w:hint="eastAsia"/>
          <w:lang w:eastAsia="zh-CN"/>
        </w:rPr>
        <w:t>登录</w:t>
      </w:r>
      <w:r>
        <w:tab/>
      </w:r>
      <w:r>
        <w:fldChar w:fldCharType="begin"/>
      </w:r>
      <w:r>
        <w:instrText xml:space="preserve"> PAGEREF _Toc1285 </w:instrText>
      </w:r>
      <w:r>
        <w:fldChar w:fldCharType="separate"/>
      </w:r>
      <w:r>
        <w:t>22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_Toc13327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_Toc13327 </w:instrText>
      </w:r>
      <w:r>
        <w:fldChar w:fldCharType="separate"/>
      </w:r>
      <w:r>
        <w:t>22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_Toc32639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_Toc32639 </w:instrText>
      </w:r>
      <w:r>
        <w:fldChar w:fldCharType="separate"/>
      </w:r>
      <w:r>
        <w:t>22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_Toc26036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_Toc26036 </w:instrText>
      </w:r>
      <w:r>
        <w:fldChar w:fldCharType="separate"/>
      </w:r>
      <w:r>
        <w:t>22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_Toc8955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_Toc8955 </w:instrText>
      </w:r>
      <w:r>
        <w:fldChar w:fldCharType="separate"/>
      </w:r>
      <w:r>
        <w:t>22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_Toc32549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_Toc32549 </w:instrText>
      </w:r>
      <w:r>
        <w:fldChar w:fldCharType="separate"/>
      </w:r>
      <w:r>
        <w:t>23</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_Toc17303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6.1.3.1.3 </w:t>
      </w:r>
      <w:r>
        <w:rPr>
          <w:rFonts w:hint="eastAsia"/>
          <w:lang w:eastAsia="zh-CN"/>
        </w:rPr>
        <w:t>登录页面其它需求</w:t>
      </w:r>
      <w:r>
        <w:tab/>
      </w:r>
      <w:r>
        <w:fldChar w:fldCharType="begin"/>
      </w:r>
      <w:r>
        <w:instrText xml:space="preserve"> PAGEREF _Toc17303 </w:instrText>
      </w:r>
      <w:r>
        <w:fldChar w:fldCharType="separate"/>
      </w:r>
      <w:r>
        <w:t>24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_Toc19134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_Toc19134 </w:instrText>
      </w:r>
      <w:r>
        <w:fldChar w:fldCharType="separate"/>
      </w:r>
      <w:r>
        <w:t>24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_Toc12120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_Toc12120 </w:instrText>
      </w:r>
      <w:r>
        <w:fldChar w:fldCharType="separate"/>
      </w:r>
      <w:r>
        <w:t>24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_Toc9412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_Toc9412 </w:instrText>
      </w:r>
      <w:r>
        <w:fldChar w:fldCharType="separate"/>
      </w:r>
      <w:r>
        <w:t>24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_Toc15105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_Toc15105 </w:instrText>
      </w:r>
      <w:r>
        <w:fldChar w:fldCharType="separate"/>
      </w:r>
      <w:r>
        <w:t>24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_Toc13367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_Toc13367 </w:instrText>
      </w:r>
      <w:r>
        <w:fldChar w:fldCharType="separate"/>
      </w:r>
      <w:r>
        <w:t>24</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_Toc30335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6.1.3.1.4 </w:t>
      </w:r>
      <w:r>
        <w:rPr>
          <w:rFonts w:hint="eastAsia"/>
          <w:lang w:eastAsia="zh-CN"/>
        </w:rPr>
        <w:t>首页</w:t>
      </w:r>
      <w:r>
        <w:rPr>
          <w:rFonts w:hint="eastAsia"/>
          <w:lang w:val="en-US" w:eastAsia="zh-CN"/>
        </w:rPr>
        <w:t>-修改个人信息</w:t>
      </w:r>
      <w:r>
        <w:tab/>
      </w:r>
      <w:r>
        <w:fldChar w:fldCharType="begin"/>
      </w:r>
      <w:r>
        <w:instrText xml:space="preserve"> PAGEREF _Toc30335 </w:instrText>
      </w:r>
      <w:r>
        <w:fldChar w:fldCharType="separate"/>
      </w:r>
      <w:r>
        <w:t>26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_Toc16602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_Toc16602 </w:instrText>
      </w:r>
      <w:r>
        <w:fldChar w:fldCharType="separate"/>
      </w:r>
      <w:r>
        <w:t>26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_Toc7523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_Toc7523 </w:instrText>
      </w:r>
      <w:r>
        <w:fldChar w:fldCharType="separate"/>
      </w:r>
      <w:r>
        <w:t>26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_Toc18283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_Toc18283 </w:instrText>
      </w:r>
      <w:r>
        <w:fldChar w:fldCharType="separate"/>
      </w:r>
      <w:r>
        <w:t>26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_Toc29468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_Toc29468 </w:instrText>
      </w:r>
      <w:r>
        <w:fldChar w:fldCharType="separate"/>
      </w:r>
      <w:r>
        <w:t>27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_Toc30879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_Toc30879 </w:instrText>
      </w:r>
      <w:r>
        <w:fldChar w:fldCharType="separate"/>
      </w:r>
      <w:r>
        <w:t>27</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_Toc31875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6.1.3.1.5 </w:t>
      </w:r>
      <w:r>
        <w:rPr>
          <w:rFonts w:hint="eastAsia"/>
          <w:lang w:eastAsia="zh-CN"/>
        </w:rPr>
        <w:t>首页</w:t>
      </w:r>
      <w:r>
        <w:rPr>
          <w:rFonts w:hint="eastAsia"/>
          <w:lang w:val="en-US" w:eastAsia="zh-CN"/>
        </w:rPr>
        <w:t>-退出登录</w:t>
      </w:r>
      <w:r>
        <w:tab/>
      </w:r>
      <w:r>
        <w:fldChar w:fldCharType="begin"/>
      </w:r>
      <w:r>
        <w:instrText xml:space="preserve"> PAGEREF _Toc31875 </w:instrText>
      </w:r>
      <w:r>
        <w:fldChar w:fldCharType="separate"/>
      </w:r>
      <w:r>
        <w:t>28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_Toc26876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_Toc26876 </w:instrText>
      </w:r>
      <w:r>
        <w:fldChar w:fldCharType="separate"/>
      </w:r>
      <w:r>
        <w:t>28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_Toc23251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_Toc23251 </w:instrText>
      </w:r>
      <w:r>
        <w:fldChar w:fldCharType="separate"/>
      </w:r>
      <w:r>
        <w:t>28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_Toc16501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_Toc16501 </w:instrText>
      </w:r>
      <w:r>
        <w:fldChar w:fldCharType="separate"/>
      </w:r>
      <w:r>
        <w:t>28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_Toc31567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_Toc31567 </w:instrText>
      </w:r>
      <w:r>
        <w:fldChar w:fldCharType="separate"/>
      </w:r>
      <w:r>
        <w:t>29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_Toc28659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_Toc28659 </w:instrText>
      </w:r>
      <w:r>
        <w:fldChar w:fldCharType="separate"/>
      </w:r>
      <w:r>
        <w:t>29</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_Toc10529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6.1.3.1.6 </w:t>
      </w:r>
      <w:r>
        <w:rPr>
          <w:rFonts w:hint="eastAsia"/>
          <w:lang w:eastAsia="zh-CN"/>
        </w:rPr>
        <w:t>首页其它需求</w:t>
      </w:r>
      <w:r>
        <w:tab/>
      </w:r>
      <w:r>
        <w:fldChar w:fldCharType="begin"/>
      </w:r>
      <w:r>
        <w:instrText xml:space="preserve"> PAGEREF _Toc10529 </w:instrText>
      </w:r>
      <w:r>
        <w:fldChar w:fldCharType="separate"/>
      </w:r>
      <w:r>
        <w:t>30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_Toc25657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_Toc25657 </w:instrText>
      </w:r>
      <w:r>
        <w:fldChar w:fldCharType="separate"/>
      </w:r>
      <w:r>
        <w:t>30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_Toc15165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_Toc15165 </w:instrText>
      </w:r>
      <w:r>
        <w:fldChar w:fldCharType="separate"/>
      </w:r>
      <w:r>
        <w:t>30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_Toc10428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_Toc10428 </w:instrText>
      </w:r>
      <w:r>
        <w:fldChar w:fldCharType="separate"/>
      </w:r>
      <w:r>
        <w:t>30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_Toc9802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_Toc9802 </w:instrText>
      </w:r>
      <w:r>
        <w:fldChar w:fldCharType="separate"/>
      </w:r>
      <w:r>
        <w:t>30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_Toc17002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_Toc17002 </w:instrText>
      </w:r>
      <w:r>
        <w:fldChar w:fldCharType="separate"/>
      </w:r>
      <w:r>
        <w:t>31</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_Toc15071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6.1.3.1.7 </w:t>
      </w:r>
      <w:r>
        <w:rPr>
          <w:rFonts w:hint="eastAsia"/>
          <w:lang w:val="en-US" w:eastAsia="zh-CN"/>
        </w:rPr>
        <w:t>进出管理-在场停放记录-页面展示</w:t>
      </w:r>
      <w:r>
        <w:tab/>
      </w:r>
      <w:r>
        <w:fldChar w:fldCharType="begin"/>
      </w:r>
      <w:r>
        <w:instrText xml:space="preserve"> PAGEREF _Toc15071 </w:instrText>
      </w:r>
      <w:r>
        <w:fldChar w:fldCharType="separate"/>
      </w:r>
      <w:r>
        <w:t>32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_Toc2418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_Toc2418 </w:instrText>
      </w:r>
      <w:r>
        <w:fldChar w:fldCharType="separate"/>
      </w:r>
      <w:r>
        <w:t>32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_Toc23187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_Toc23187 </w:instrText>
      </w:r>
      <w:r>
        <w:fldChar w:fldCharType="separate"/>
      </w:r>
      <w:r>
        <w:t>32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_Toc17038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_Toc17038 </w:instrText>
      </w:r>
      <w:r>
        <w:fldChar w:fldCharType="separate"/>
      </w:r>
      <w:r>
        <w:t>33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_Toc696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_Toc696 </w:instrText>
      </w:r>
      <w:r>
        <w:fldChar w:fldCharType="separate"/>
      </w:r>
      <w:r>
        <w:t>33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_Toc31582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_Toc31582 </w:instrText>
      </w:r>
      <w:r>
        <w:fldChar w:fldCharType="separate"/>
      </w:r>
      <w:r>
        <w:t>33</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_Toc16818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6.1.3.1.8 </w:t>
      </w:r>
      <w:r>
        <w:rPr>
          <w:rFonts w:hint="eastAsia"/>
          <w:lang w:eastAsia="zh-CN"/>
        </w:rPr>
        <w:t>在场停放记录</w:t>
      </w:r>
      <w:r>
        <w:rPr>
          <w:rFonts w:hint="eastAsia"/>
          <w:lang w:val="en-US" w:eastAsia="zh-CN"/>
        </w:rPr>
        <w:t>-</w:t>
      </w:r>
      <w:r>
        <w:rPr>
          <w:rFonts w:hint="eastAsia"/>
          <w:lang w:eastAsia="zh-CN"/>
        </w:rPr>
        <w:t>搜索</w:t>
      </w:r>
      <w:r>
        <w:tab/>
      </w:r>
      <w:r>
        <w:fldChar w:fldCharType="begin"/>
      </w:r>
      <w:r>
        <w:instrText xml:space="preserve"> PAGEREF _Toc16818 </w:instrText>
      </w:r>
      <w:r>
        <w:fldChar w:fldCharType="separate"/>
      </w:r>
      <w:r>
        <w:t>34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_Toc2769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_Toc2769 </w:instrText>
      </w:r>
      <w:r>
        <w:fldChar w:fldCharType="separate"/>
      </w:r>
      <w:r>
        <w:t>34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_Toc5198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_Toc5198 </w:instrText>
      </w:r>
      <w:r>
        <w:fldChar w:fldCharType="separate"/>
      </w:r>
      <w:r>
        <w:t>34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_Toc23994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_Toc23994 </w:instrText>
      </w:r>
      <w:r>
        <w:fldChar w:fldCharType="separate"/>
      </w:r>
      <w:r>
        <w:t>34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_Toc21123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_Toc21123 </w:instrText>
      </w:r>
      <w:r>
        <w:fldChar w:fldCharType="separate"/>
      </w:r>
      <w:r>
        <w:t>35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_Toc14576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_Toc14576 </w:instrText>
      </w:r>
      <w:r>
        <w:fldChar w:fldCharType="separate"/>
      </w:r>
      <w:r>
        <w:t>35</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_Toc20352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6.1.3.1.9 </w:t>
      </w:r>
      <w:r>
        <w:rPr>
          <w:rFonts w:hint="eastAsia"/>
          <w:lang w:eastAsia="zh-CN"/>
        </w:rPr>
        <w:t>在场停放记录</w:t>
      </w:r>
      <w:r>
        <w:rPr>
          <w:rFonts w:hint="eastAsia"/>
          <w:lang w:val="en-US" w:eastAsia="zh-CN"/>
        </w:rPr>
        <w:t>-</w:t>
      </w:r>
      <w:r>
        <w:rPr>
          <w:rFonts w:hint="eastAsia"/>
          <w:lang w:eastAsia="zh-CN"/>
        </w:rPr>
        <w:t>设置剩余车位</w:t>
      </w:r>
      <w:r>
        <w:tab/>
      </w:r>
      <w:r>
        <w:fldChar w:fldCharType="begin"/>
      </w:r>
      <w:r>
        <w:instrText xml:space="preserve"> PAGEREF _Toc20352 </w:instrText>
      </w:r>
      <w:r>
        <w:fldChar w:fldCharType="separate"/>
      </w:r>
      <w:r>
        <w:t>36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_Toc9658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_Toc9658 </w:instrText>
      </w:r>
      <w:r>
        <w:fldChar w:fldCharType="separate"/>
      </w:r>
      <w:r>
        <w:t>36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_Toc12028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_Toc12028 </w:instrText>
      </w:r>
      <w:r>
        <w:fldChar w:fldCharType="separate"/>
      </w:r>
      <w:r>
        <w:t>36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_Toc8789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_Toc8789 </w:instrText>
      </w:r>
      <w:r>
        <w:fldChar w:fldCharType="separate"/>
      </w:r>
      <w:r>
        <w:t>36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_Toc16922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_Toc16922 </w:instrText>
      </w:r>
      <w:r>
        <w:fldChar w:fldCharType="separate"/>
      </w:r>
      <w:r>
        <w:t>36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_Toc16333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_Toc16333 </w:instrText>
      </w:r>
      <w:r>
        <w:fldChar w:fldCharType="separate"/>
      </w:r>
      <w:r>
        <w:t>37</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_Toc4195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6.1.3.1.10 </w:t>
      </w:r>
      <w:r>
        <w:rPr>
          <w:rFonts w:hint="eastAsia"/>
          <w:lang w:eastAsia="zh-CN"/>
        </w:rPr>
        <w:t>在场停放记录</w:t>
      </w:r>
      <w:r>
        <w:rPr>
          <w:rFonts w:hint="eastAsia"/>
          <w:lang w:val="en-US" w:eastAsia="zh-CN"/>
        </w:rPr>
        <w:t>-导出</w:t>
      </w:r>
      <w:r>
        <w:tab/>
      </w:r>
      <w:r>
        <w:fldChar w:fldCharType="begin"/>
      </w:r>
      <w:r>
        <w:instrText xml:space="preserve"> PAGEREF _Toc4195 </w:instrText>
      </w:r>
      <w:r>
        <w:fldChar w:fldCharType="separate"/>
      </w:r>
      <w:r>
        <w:t>37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_Toc24452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_Toc24452 </w:instrText>
      </w:r>
      <w:r>
        <w:fldChar w:fldCharType="separate"/>
      </w:r>
      <w:r>
        <w:t>37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_Toc5543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_Toc5543 </w:instrText>
      </w:r>
      <w:r>
        <w:fldChar w:fldCharType="separate"/>
      </w:r>
      <w:r>
        <w:t>38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_Toc5664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_Toc5664 </w:instrText>
      </w:r>
      <w:r>
        <w:fldChar w:fldCharType="separate"/>
      </w:r>
      <w:r>
        <w:t>38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_Toc17342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_Toc17342 </w:instrText>
      </w:r>
      <w:r>
        <w:fldChar w:fldCharType="separate"/>
      </w:r>
      <w:r>
        <w:t>38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_Toc9909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_Toc9909 </w:instrText>
      </w:r>
      <w:r>
        <w:fldChar w:fldCharType="separate"/>
      </w:r>
      <w:r>
        <w:t>38</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_Toc3974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6.1.3.1.11 </w:t>
      </w:r>
      <w:r>
        <w:rPr>
          <w:rFonts w:hint="eastAsia"/>
          <w:lang w:eastAsia="zh-CN"/>
        </w:rPr>
        <w:t>在场停放记录</w:t>
      </w:r>
      <w:r>
        <w:rPr>
          <w:rFonts w:hint="eastAsia"/>
          <w:lang w:val="en-US" w:eastAsia="zh-CN"/>
        </w:rPr>
        <w:t>-</w:t>
      </w:r>
      <w:r>
        <w:rPr>
          <w:rFonts w:hint="eastAsia"/>
          <w:lang w:eastAsia="zh-CN"/>
        </w:rPr>
        <w:t>校正</w:t>
      </w:r>
      <w:r>
        <w:tab/>
      </w:r>
      <w:r>
        <w:fldChar w:fldCharType="begin"/>
      </w:r>
      <w:r>
        <w:instrText xml:space="preserve"> PAGEREF _Toc3974 </w:instrText>
      </w:r>
      <w:r>
        <w:fldChar w:fldCharType="separate"/>
      </w:r>
      <w:r>
        <w:t>39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_Toc24675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_Toc24675 </w:instrText>
      </w:r>
      <w:r>
        <w:fldChar w:fldCharType="separate"/>
      </w:r>
      <w:r>
        <w:t>39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_Toc19084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_Toc19084 </w:instrText>
      </w:r>
      <w:r>
        <w:fldChar w:fldCharType="separate"/>
      </w:r>
      <w:r>
        <w:t>39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_Toc14786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_Toc14786 </w:instrText>
      </w:r>
      <w:r>
        <w:fldChar w:fldCharType="separate"/>
      </w:r>
      <w:r>
        <w:t>39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_Toc22336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_Toc22336 </w:instrText>
      </w:r>
      <w:r>
        <w:fldChar w:fldCharType="separate"/>
      </w:r>
      <w:r>
        <w:t>39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_Toc8401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_Toc8401 </w:instrText>
      </w:r>
      <w:r>
        <w:fldChar w:fldCharType="separate"/>
      </w:r>
      <w:r>
        <w:t>39</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_Toc29618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6.1.3.1.12 </w:t>
      </w:r>
      <w:r>
        <w:rPr>
          <w:rFonts w:hint="eastAsia"/>
          <w:lang w:eastAsia="zh-CN"/>
        </w:rPr>
        <w:t>在场停放记录</w:t>
      </w:r>
      <w:r>
        <w:rPr>
          <w:rFonts w:hint="eastAsia"/>
          <w:lang w:val="en-US" w:eastAsia="zh-CN"/>
        </w:rPr>
        <w:t>-</w:t>
      </w:r>
      <w:r>
        <w:rPr>
          <w:rFonts w:hint="eastAsia"/>
          <w:lang w:eastAsia="zh-CN"/>
        </w:rPr>
        <w:t>盘点离场</w:t>
      </w:r>
      <w:r>
        <w:tab/>
      </w:r>
      <w:r>
        <w:fldChar w:fldCharType="begin"/>
      </w:r>
      <w:r>
        <w:instrText xml:space="preserve"> PAGEREF _Toc29618 </w:instrText>
      </w:r>
      <w:r>
        <w:fldChar w:fldCharType="separate"/>
      </w:r>
      <w:r>
        <w:t>40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_Toc27460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_Toc27460 </w:instrText>
      </w:r>
      <w:r>
        <w:fldChar w:fldCharType="separate"/>
      </w:r>
      <w:r>
        <w:t>40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_Toc30489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_Toc30489 </w:instrText>
      </w:r>
      <w:r>
        <w:fldChar w:fldCharType="separate"/>
      </w:r>
      <w:r>
        <w:t>40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_Toc29290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_Toc29290 </w:instrText>
      </w:r>
      <w:r>
        <w:fldChar w:fldCharType="separate"/>
      </w:r>
      <w:r>
        <w:t>40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_Toc184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_Toc184 </w:instrText>
      </w:r>
      <w:r>
        <w:fldChar w:fldCharType="separate"/>
      </w:r>
      <w:r>
        <w:t>40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_Toc32505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_Toc32505 </w:instrText>
      </w:r>
      <w:r>
        <w:fldChar w:fldCharType="separate"/>
      </w:r>
      <w:r>
        <w:t>40</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_Toc19173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6.1.3.1.13 </w:t>
      </w:r>
      <w:r>
        <w:rPr>
          <w:rFonts w:hint="eastAsia"/>
          <w:lang w:eastAsia="zh-CN"/>
        </w:rPr>
        <w:t>进出管理</w:t>
      </w:r>
      <w:r>
        <w:rPr>
          <w:rFonts w:hint="eastAsia"/>
          <w:lang w:val="en-US" w:eastAsia="zh-CN"/>
        </w:rPr>
        <w:t>-</w:t>
      </w:r>
      <w:r>
        <w:rPr>
          <w:rFonts w:hint="eastAsia"/>
          <w:lang w:eastAsia="zh-CN"/>
        </w:rPr>
        <w:t>历史停放记录</w:t>
      </w:r>
      <w:r>
        <w:rPr>
          <w:rFonts w:hint="eastAsia"/>
          <w:lang w:val="en-US" w:eastAsia="zh-CN"/>
        </w:rPr>
        <w:t>-页面展示</w:t>
      </w:r>
      <w:r>
        <w:tab/>
      </w:r>
      <w:r>
        <w:fldChar w:fldCharType="begin"/>
      </w:r>
      <w:r>
        <w:instrText xml:space="preserve"> PAGEREF _Toc19173 </w:instrText>
      </w:r>
      <w:r>
        <w:fldChar w:fldCharType="separate"/>
      </w:r>
      <w:r>
        <w:t>41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_Toc3203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_Toc3203 </w:instrText>
      </w:r>
      <w:r>
        <w:fldChar w:fldCharType="separate"/>
      </w:r>
      <w:r>
        <w:t>41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_Toc11061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_Toc11061 </w:instrText>
      </w:r>
      <w:r>
        <w:fldChar w:fldCharType="separate"/>
      </w:r>
      <w:r>
        <w:t>41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_Toc26986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_Toc26986 </w:instrText>
      </w:r>
      <w:r>
        <w:fldChar w:fldCharType="separate"/>
      </w:r>
      <w:r>
        <w:t>42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_Toc20765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_Toc20765 </w:instrText>
      </w:r>
      <w:r>
        <w:fldChar w:fldCharType="separate"/>
      </w:r>
      <w:r>
        <w:t>42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_Toc8065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_Toc8065 </w:instrText>
      </w:r>
      <w:r>
        <w:fldChar w:fldCharType="separate"/>
      </w:r>
      <w:r>
        <w:t>43</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_Toc7816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6.1.3.1.14 </w:t>
      </w:r>
      <w:r>
        <w:rPr>
          <w:rFonts w:hint="eastAsia"/>
          <w:lang w:eastAsia="zh-CN"/>
        </w:rPr>
        <w:t>历史停放记录</w:t>
      </w:r>
      <w:r>
        <w:rPr>
          <w:rFonts w:hint="eastAsia"/>
          <w:lang w:val="en-US" w:eastAsia="zh-CN"/>
        </w:rPr>
        <w:t>-搜索</w:t>
      </w:r>
      <w:r>
        <w:tab/>
      </w:r>
      <w:r>
        <w:fldChar w:fldCharType="begin"/>
      </w:r>
      <w:r>
        <w:instrText xml:space="preserve"> PAGEREF _Toc7816 </w:instrText>
      </w:r>
      <w:r>
        <w:fldChar w:fldCharType="separate"/>
      </w:r>
      <w:r>
        <w:t>43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_Toc13002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_Toc13002 </w:instrText>
      </w:r>
      <w:r>
        <w:fldChar w:fldCharType="separate"/>
      </w:r>
      <w:r>
        <w:t>43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_Toc4658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_Toc4658 </w:instrText>
      </w:r>
      <w:r>
        <w:fldChar w:fldCharType="separate"/>
      </w:r>
      <w:r>
        <w:t>43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_Toc28386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_Toc28386 </w:instrText>
      </w:r>
      <w:r>
        <w:fldChar w:fldCharType="separate"/>
      </w:r>
      <w:r>
        <w:t>43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_Toc14793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_Toc14793 </w:instrText>
      </w:r>
      <w:r>
        <w:fldChar w:fldCharType="separate"/>
      </w:r>
      <w:r>
        <w:t>43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_Toc288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_Toc288 </w:instrText>
      </w:r>
      <w:r>
        <w:fldChar w:fldCharType="separate"/>
      </w:r>
      <w:r>
        <w:t>44</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_Toc4641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6.1.3.1.15 </w:t>
      </w:r>
      <w:r>
        <w:rPr>
          <w:rFonts w:hint="eastAsia"/>
          <w:lang w:eastAsia="zh-CN"/>
        </w:rPr>
        <w:t>历史停放记录</w:t>
      </w:r>
      <w:r>
        <w:rPr>
          <w:rFonts w:hint="eastAsia"/>
          <w:lang w:val="en-US" w:eastAsia="zh-CN"/>
        </w:rPr>
        <w:t>-导出</w:t>
      </w:r>
      <w:r>
        <w:tab/>
      </w:r>
      <w:r>
        <w:fldChar w:fldCharType="begin"/>
      </w:r>
      <w:r>
        <w:instrText xml:space="preserve"> PAGEREF _Toc4641 </w:instrText>
      </w:r>
      <w:r>
        <w:fldChar w:fldCharType="separate"/>
      </w:r>
      <w:r>
        <w:t>44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_Toc19581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_Toc19581 </w:instrText>
      </w:r>
      <w:r>
        <w:fldChar w:fldCharType="separate"/>
      </w:r>
      <w:r>
        <w:t>44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_Toc11776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_Toc11776 </w:instrText>
      </w:r>
      <w:r>
        <w:fldChar w:fldCharType="separate"/>
      </w:r>
      <w:r>
        <w:t>44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_Toc3497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_Toc3497 </w:instrText>
      </w:r>
      <w:r>
        <w:fldChar w:fldCharType="separate"/>
      </w:r>
      <w:r>
        <w:t>44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_Toc72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_Toc72 </w:instrText>
      </w:r>
      <w:r>
        <w:fldChar w:fldCharType="separate"/>
      </w:r>
      <w:r>
        <w:t>44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_Toc22794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_Toc22794 </w:instrText>
      </w:r>
      <w:r>
        <w:fldChar w:fldCharType="separate"/>
      </w:r>
      <w:r>
        <w:t>44</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_Toc19604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6.1.3.1.16 </w:t>
      </w:r>
      <w:r>
        <w:rPr>
          <w:rFonts w:hint="eastAsia"/>
          <w:lang w:eastAsia="zh-CN"/>
        </w:rPr>
        <w:t>进出管理</w:t>
      </w:r>
      <w:r>
        <w:rPr>
          <w:rFonts w:hint="eastAsia"/>
          <w:lang w:val="en-US" w:eastAsia="zh-CN"/>
        </w:rPr>
        <w:t>-</w:t>
      </w:r>
      <w:r>
        <w:rPr>
          <w:rFonts w:hint="eastAsia"/>
          <w:lang w:eastAsia="zh-CN"/>
        </w:rPr>
        <w:t>车位上报流水</w:t>
      </w:r>
      <w:r>
        <w:rPr>
          <w:rFonts w:hint="eastAsia"/>
          <w:lang w:val="en-US" w:eastAsia="zh-CN"/>
        </w:rPr>
        <w:t>-页面展示</w:t>
      </w:r>
      <w:r>
        <w:tab/>
      </w:r>
      <w:r>
        <w:fldChar w:fldCharType="begin"/>
      </w:r>
      <w:r>
        <w:instrText xml:space="preserve"> PAGEREF _Toc19604 </w:instrText>
      </w:r>
      <w:r>
        <w:fldChar w:fldCharType="separate"/>
      </w:r>
      <w:r>
        <w:t>45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_Toc2423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_Toc2423 </w:instrText>
      </w:r>
      <w:r>
        <w:fldChar w:fldCharType="separate"/>
      </w:r>
      <w:r>
        <w:t>45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_Toc6520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_Toc6520 </w:instrText>
      </w:r>
      <w:r>
        <w:fldChar w:fldCharType="separate"/>
      </w:r>
      <w:r>
        <w:t>45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_Toc11748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_Toc11748 </w:instrText>
      </w:r>
      <w:r>
        <w:fldChar w:fldCharType="separate"/>
      </w:r>
      <w:r>
        <w:t>45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_Toc6662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_Toc6662 </w:instrText>
      </w:r>
      <w:r>
        <w:fldChar w:fldCharType="separate"/>
      </w:r>
      <w:r>
        <w:t>46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_Toc13663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_Toc13663 </w:instrText>
      </w:r>
      <w:r>
        <w:fldChar w:fldCharType="separate"/>
      </w:r>
      <w:r>
        <w:t>46</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_Toc28747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6.1.3.1.17 </w:t>
      </w:r>
      <w:r>
        <w:rPr>
          <w:rFonts w:hint="eastAsia"/>
          <w:lang w:eastAsia="zh-CN"/>
        </w:rPr>
        <w:t>车位上报流水</w:t>
      </w:r>
      <w:r>
        <w:rPr>
          <w:rFonts w:hint="eastAsia"/>
          <w:lang w:val="en-US" w:eastAsia="zh-CN"/>
        </w:rPr>
        <w:t>-搜索</w:t>
      </w:r>
      <w:r>
        <w:tab/>
      </w:r>
      <w:r>
        <w:fldChar w:fldCharType="begin"/>
      </w:r>
      <w:r>
        <w:instrText xml:space="preserve"> PAGEREF _Toc28747 </w:instrText>
      </w:r>
      <w:r>
        <w:fldChar w:fldCharType="separate"/>
      </w:r>
      <w:r>
        <w:t>46</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_Toc21518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6.1.3.1.18 </w:t>
      </w:r>
      <w:r>
        <w:rPr>
          <w:rFonts w:hint="eastAsia"/>
          <w:lang w:eastAsia="zh-CN"/>
        </w:rPr>
        <w:t>车位上报流水</w:t>
      </w:r>
      <w:r>
        <w:rPr>
          <w:rFonts w:hint="eastAsia"/>
          <w:lang w:val="en-US" w:eastAsia="zh-CN"/>
        </w:rPr>
        <w:t>-导出</w:t>
      </w:r>
      <w:r>
        <w:tab/>
      </w:r>
      <w:r>
        <w:fldChar w:fldCharType="begin"/>
      </w:r>
      <w:r>
        <w:instrText xml:space="preserve"> PAGEREF _Toc21518 </w:instrText>
      </w:r>
      <w:r>
        <w:fldChar w:fldCharType="separate"/>
      </w:r>
      <w:r>
        <w:t>46</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_Toc30942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6.1.3.1.19 </w:t>
      </w:r>
      <w:r>
        <w:rPr>
          <w:rFonts w:hint="eastAsia"/>
          <w:lang w:val="en-US" w:eastAsia="zh-CN"/>
        </w:rPr>
        <w:t>系统管理-角色管理-页面展示</w:t>
      </w:r>
      <w:r>
        <w:tab/>
      </w:r>
      <w:r>
        <w:fldChar w:fldCharType="begin"/>
      </w:r>
      <w:r>
        <w:instrText xml:space="preserve"> PAGEREF _Toc30942 </w:instrText>
      </w:r>
      <w:r>
        <w:fldChar w:fldCharType="separate"/>
      </w:r>
      <w:r>
        <w:t>46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_Toc12562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_Toc12562 </w:instrText>
      </w:r>
      <w:r>
        <w:fldChar w:fldCharType="separate"/>
      </w:r>
      <w:r>
        <w:t>46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_Toc4024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_Toc4024 </w:instrText>
      </w:r>
      <w:r>
        <w:fldChar w:fldCharType="separate"/>
      </w:r>
      <w:r>
        <w:t>46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_Toc11380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_Toc11380 </w:instrText>
      </w:r>
      <w:r>
        <w:fldChar w:fldCharType="separate"/>
      </w:r>
      <w:r>
        <w:t>47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_Toc230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_Toc230 </w:instrText>
      </w:r>
      <w:r>
        <w:fldChar w:fldCharType="separate"/>
      </w:r>
      <w:r>
        <w:t>47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_Toc17802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_Toc17802 </w:instrText>
      </w:r>
      <w:r>
        <w:fldChar w:fldCharType="separate"/>
      </w:r>
      <w:r>
        <w:t>47</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_Toc11236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6.1.3.1.20 </w:t>
      </w:r>
      <w:r>
        <w:rPr>
          <w:rFonts w:hint="eastAsia"/>
          <w:lang w:val="en-US" w:eastAsia="zh-CN"/>
        </w:rPr>
        <w:t>角色管理-搜索</w:t>
      </w:r>
      <w:r>
        <w:tab/>
      </w:r>
      <w:r>
        <w:fldChar w:fldCharType="begin"/>
      </w:r>
      <w:r>
        <w:instrText xml:space="preserve"> PAGEREF _Toc11236 </w:instrText>
      </w:r>
      <w:r>
        <w:fldChar w:fldCharType="separate"/>
      </w:r>
      <w:r>
        <w:t>47</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_Toc11636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6.1.3.1.21 </w:t>
      </w:r>
      <w:r>
        <w:rPr>
          <w:rFonts w:hint="eastAsia"/>
          <w:lang w:val="en-US" w:eastAsia="zh-CN"/>
        </w:rPr>
        <w:t>角色管理-新增</w:t>
      </w:r>
      <w:r>
        <w:tab/>
      </w:r>
      <w:r>
        <w:fldChar w:fldCharType="begin"/>
      </w:r>
      <w:r>
        <w:instrText xml:space="preserve"> PAGEREF _Toc11636 </w:instrText>
      </w:r>
      <w:r>
        <w:fldChar w:fldCharType="separate"/>
      </w:r>
      <w:r>
        <w:t>47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_Toc22167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_Toc22167 </w:instrText>
      </w:r>
      <w:r>
        <w:fldChar w:fldCharType="separate"/>
      </w:r>
      <w:r>
        <w:t>47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_Toc11944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_Toc11944 </w:instrText>
      </w:r>
      <w:r>
        <w:fldChar w:fldCharType="separate"/>
      </w:r>
      <w:r>
        <w:t>47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_Toc21819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_Toc21819 </w:instrText>
      </w:r>
      <w:r>
        <w:fldChar w:fldCharType="separate"/>
      </w:r>
      <w:r>
        <w:t>47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_Toc6557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_Toc6557 </w:instrText>
      </w:r>
      <w:r>
        <w:fldChar w:fldCharType="separate"/>
      </w:r>
      <w:r>
        <w:t>48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_Toc5841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_Toc5841 </w:instrText>
      </w:r>
      <w:r>
        <w:fldChar w:fldCharType="separate"/>
      </w:r>
      <w:r>
        <w:t>48</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_Toc10267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6.1.3.1.22 </w:t>
      </w:r>
      <w:r>
        <w:rPr>
          <w:rFonts w:hint="eastAsia"/>
          <w:lang w:val="en-US" w:eastAsia="zh-CN"/>
        </w:rPr>
        <w:t>角色管理-编辑</w:t>
      </w:r>
      <w:r>
        <w:tab/>
      </w:r>
      <w:r>
        <w:fldChar w:fldCharType="begin"/>
      </w:r>
      <w:r>
        <w:instrText xml:space="preserve"> PAGEREF _Toc10267 </w:instrText>
      </w:r>
      <w:r>
        <w:fldChar w:fldCharType="separate"/>
      </w:r>
      <w:r>
        <w:t>48</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_Toc25024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6.1.3.1.23 </w:t>
      </w:r>
      <w:r>
        <w:rPr>
          <w:rFonts w:hint="eastAsia"/>
          <w:lang w:val="en-US" w:eastAsia="zh-CN"/>
        </w:rPr>
        <w:t>角色管理-删除</w:t>
      </w:r>
      <w:r>
        <w:tab/>
      </w:r>
      <w:r>
        <w:fldChar w:fldCharType="begin"/>
      </w:r>
      <w:r>
        <w:instrText xml:space="preserve"> PAGEREF _Toc25024 </w:instrText>
      </w:r>
      <w:r>
        <w:fldChar w:fldCharType="separate"/>
      </w:r>
      <w:r>
        <w:t>49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_Toc5047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_Toc5047 </w:instrText>
      </w:r>
      <w:r>
        <w:fldChar w:fldCharType="separate"/>
      </w:r>
      <w:r>
        <w:t>49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_Toc10959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_Toc10959 </w:instrText>
      </w:r>
      <w:r>
        <w:fldChar w:fldCharType="separate"/>
      </w:r>
      <w:r>
        <w:t>49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_Toc16771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_Toc16771 </w:instrText>
      </w:r>
      <w:r>
        <w:fldChar w:fldCharType="separate"/>
      </w:r>
      <w:r>
        <w:t>49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_Toc161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_Toc161 </w:instrText>
      </w:r>
      <w:r>
        <w:fldChar w:fldCharType="separate"/>
      </w:r>
      <w:r>
        <w:t>49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_Toc13315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_Toc13315 </w:instrText>
      </w:r>
      <w:r>
        <w:fldChar w:fldCharType="separate"/>
      </w:r>
      <w:r>
        <w:t>49</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_Toc6233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6.1.3.1.24 </w:t>
      </w:r>
      <w:r>
        <w:rPr>
          <w:rFonts w:hint="eastAsia"/>
          <w:lang w:val="en-US" w:eastAsia="zh-CN"/>
        </w:rPr>
        <w:t>系统管理-系统用户管理-页面展示</w:t>
      </w:r>
      <w:r>
        <w:tab/>
      </w:r>
      <w:r>
        <w:fldChar w:fldCharType="begin"/>
      </w:r>
      <w:r>
        <w:instrText xml:space="preserve"> PAGEREF _Toc6233 </w:instrText>
      </w:r>
      <w:r>
        <w:fldChar w:fldCharType="separate"/>
      </w:r>
      <w:r>
        <w:t>50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_Toc15830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_Toc15830 </w:instrText>
      </w:r>
      <w:r>
        <w:fldChar w:fldCharType="separate"/>
      </w:r>
      <w:r>
        <w:t>50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_Toc11279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_Toc11279 </w:instrText>
      </w:r>
      <w:r>
        <w:fldChar w:fldCharType="separate"/>
      </w:r>
      <w:r>
        <w:t>50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_Toc708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_Toc708 </w:instrText>
      </w:r>
      <w:r>
        <w:fldChar w:fldCharType="separate"/>
      </w:r>
      <w:r>
        <w:t>50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_Toc8763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_Toc8763 </w:instrText>
      </w:r>
      <w:r>
        <w:fldChar w:fldCharType="separate"/>
      </w:r>
      <w:r>
        <w:t>51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_Toc515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_Toc515 </w:instrText>
      </w:r>
      <w:r>
        <w:fldChar w:fldCharType="separate"/>
      </w:r>
      <w:r>
        <w:t>51</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_Toc27980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6.1.3.1.25 </w:t>
      </w:r>
      <w:r>
        <w:rPr>
          <w:rFonts w:hint="eastAsia"/>
          <w:lang w:val="en-US" w:eastAsia="zh-CN"/>
        </w:rPr>
        <w:t>系统用户管理-搜索</w:t>
      </w:r>
      <w:r>
        <w:tab/>
      </w:r>
      <w:r>
        <w:fldChar w:fldCharType="begin"/>
      </w:r>
      <w:r>
        <w:instrText xml:space="preserve"> PAGEREF _Toc27980 </w:instrText>
      </w:r>
      <w:r>
        <w:fldChar w:fldCharType="separate"/>
      </w:r>
      <w:r>
        <w:t>51</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_Toc31741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6.1.3.1.26 </w:t>
      </w:r>
      <w:r>
        <w:rPr>
          <w:rFonts w:hint="eastAsia"/>
          <w:lang w:val="en-US" w:eastAsia="zh-CN"/>
        </w:rPr>
        <w:t>系统用户管理-新增</w:t>
      </w:r>
      <w:r>
        <w:tab/>
      </w:r>
      <w:r>
        <w:fldChar w:fldCharType="begin"/>
      </w:r>
      <w:r>
        <w:instrText xml:space="preserve"> PAGEREF _Toc31741 </w:instrText>
      </w:r>
      <w:r>
        <w:fldChar w:fldCharType="separate"/>
      </w:r>
      <w:r>
        <w:t>51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_Toc19703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_Toc19703 </w:instrText>
      </w:r>
      <w:r>
        <w:fldChar w:fldCharType="separate"/>
      </w:r>
      <w:r>
        <w:t>51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_Toc22230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_Toc22230 </w:instrText>
      </w:r>
      <w:r>
        <w:fldChar w:fldCharType="separate"/>
      </w:r>
      <w:r>
        <w:t>51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_Toc9990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_Toc9990 </w:instrText>
      </w:r>
      <w:r>
        <w:fldChar w:fldCharType="separate"/>
      </w:r>
      <w:r>
        <w:t>51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_Toc125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_Toc125 </w:instrText>
      </w:r>
      <w:r>
        <w:fldChar w:fldCharType="separate"/>
      </w:r>
      <w:r>
        <w:t>52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_Toc7095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_Toc7095 </w:instrText>
      </w:r>
      <w:r>
        <w:fldChar w:fldCharType="separate"/>
      </w:r>
      <w:r>
        <w:t>52</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_Toc540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6.1.3.1.27 </w:t>
      </w:r>
      <w:r>
        <w:rPr>
          <w:rFonts w:hint="eastAsia"/>
          <w:lang w:val="en-US" w:eastAsia="zh-CN"/>
        </w:rPr>
        <w:t>系统用户管理-设置角色</w:t>
      </w:r>
      <w:r>
        <w:tab/>
      </w:r>
      <w:r>
        <w:fldChar w:fldCharType="begin"/>
      </w:r>
      <w:r>
        <w:instrText xml:space="preserve"> PAGEREF _Toc540 </w:instrText>
      </w:r>
      <w:r>
        <w:fldChar w:fldCharType="separate"/>
      </w:r>
      <w:r>
        <w:t>52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_Toc23011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_Toc23011 </w:instrText>
      </w:r>
      <w:r>
        <w:fldChar w:fldCharType="separate"/>
      </w:r>
      <w:r>
        <w:t>52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_Toc22553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_Toc22553 </w:instrText>
      </w:r>
      <w:r>
        <w:fldChar w:fldCharType="separate"/>
      </w:r>
      <w:r>
        <w:t>53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_Toc6533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_Toc6533 </w:instrText>
      </w:r>
      <w:r>
        <w:fldChar w:fldCharType="separate"/>
      </w:r>
      <w:r>
        <w:t>53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_Toc31495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_Toc31495 </w:instrText>
      </w:r>
      <w:r>
        <w:fldChar w:fldCharType="separate"/>
      </w:r>
      <w:r>
        <w:t>53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_Toc5981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_Toc5981 </w:instrText>
      </w:r>
      <w:r>
        <w:fldChar w:fldCharType="separate"/>
      </w:r>
      <w:r>
        <w:t>53</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_Toc10553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6.1.3.1.28 </w:t>
      </w:r>
      <w:r>
        <w:rPr>
          <w:rFonts w:hint="eastAsia"/>
          <w:lang w:val="en-US" w:eastAsia="zh-CN"/>
        </w:rPr>
        <w:t>系统用户管理-编辑</w:t>
      </w:r>
      <w:r>
        <w:tab/>
      </w:r>
      <w:r>
        <w:fldChar w:fldCharType="begin"/>
      </w:r>
      <w:r>
        <w:instrText xml:space="preserve"> PAGEREF _Toc10553 </w:instrText>
      </w:r>
      <w:r>
        <w:fldChar w:fldCharType="separate"/>
      </w:r>
      <w:r>
        <w:t>54</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_Toc702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6.1.3.1.29 </w:t>
      </w:r>
      <w:r>
        <w:rPr>
          <w:rFonts w:hint="eastAsia"/>
          <w:lang w:val="en-US" w:eastAsia="zh-CN"/>
        </w:rPr>
        <w:t>系统用户管理-删除</w:t>
      </w:r>
      <w:r>
        <w:tab/>
      </w:r>
      <w:r>
        <w:fldChar w:fldCharType="begin"/>
      </w:r>
      <w:r>
        <w:instrText xml:space="preserve"> PAGEREF _Toc702 </w:instrText>
      </w:r>
      <w:r>
        <w:fldChar w:fldCharType="separate"/>
      </w:r>
      <w:r>
        <w:t>54</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_Toc15828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6.1.3.1.30 </w:t>
      </w:r>
      <w:r>
        <w:rPr>
          <w:rFonts w:hint="eastAsia"/>
          <w:lang w:val="en-US" w:eastAsia="zh-CN"/>
        </w:rPr>
        <w:t>系统管理-显示及语音设置-页面展示</w:t>
      </w:r>
      <w:r>
        <w:tab/>
      </w:r>
      <w:r>
        <w:fldChar w:fldCharType="begin"/>
      </w:r>
      <w:r>
        <w:instrText xml:space="preserve"> PAGEREF _Toc15828 </w:instrText>
      </w:r>
      <w:r>
        <w:fldChar w:fldCharType="separate"/>
      </w:r>
      <w:r>
        <w:t>54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_Toc5840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_Toc5840 </w:instrText>
      </w:r>
      <w:r>
        <w:fldChar w:fldCharType="separate"/>
      </w:r>
      <w:r>
        <w:t>54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_Toc2454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_Toc2454 </w:instrText>
      </w:r>
      <w:r>
        <w:fldChar w:fldCharType="separate"/>
      </w:r>
      <w:r>
        <w:t>54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_Toc8900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_Toc8900 </w:instrText>
      </w:r>
      <w:r>
        <w:fldChar w:fldCharType="separate"/>
      </w:r>
      <w:r>
        <w:t>54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_Toc682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_Toc682 </w:instrText>
      </w:r>
      <w:r>
        <w:fldChar w:fldCharType="separate"/>
      </w:r>
      <w:r>
        <w:t>55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_Toc3137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_Toc3137 </w:instrText>
      </w:r>
      <w:r>
        <w:fldChar w:fldCharType="separate"/>
      </w:r>
      <w:r>
        <w:t>55</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_Toc14836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6.1.3.1.31 </w:t>
      </w:r>
      <w:r>
        <w:rPr>
          <w:rFonts w:hint="eastAsia"/>
          <w:lang w:val="en-US" w:eastAsia="zh-CN"/>
        </w:rPr>
        <w:t>显示及语音设置-编辑</w:t>
      </w:r>
      <w:r>
        <w:tab/>
      </w:r>
      <w:r>
        <w:fldChar w:fldCharType="begin"/>
      </w:r>
      <w:r>
        <w:instrText xml:space="preserve"> PAGEREF _Toc14836 </w:instrText>
      </w:r>
      <w:r>
        <w:fldChar w:fldCharType="separate"/>
      </w:r>
      <w:r>
        <w:t>55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_Toc23494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_Toc23494 </w:instrText>
      </w:r>
      <w:r>
        <w:fldChar w:fldCharType="separate"/>
      </w:r>
      <w:r>
        <w:t>55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_Toc17602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_Toc17602 </w:instrText>
      </w:r>
      <w:r>
        <w:fldChar w:fldCharType="separate"/>
      </w:r>
      <w:r>
        <w:t>55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_Toc28904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_Toc28904 </w:instrText>
      </w:r>
      <w:r>
        <w:fldChar w:fldCharType="separate"/>
      </w:r>
      <w:r>
        <w:t>55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_Toc32728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_Toc32728 </w:instrText>
      </w:r>
      <w:r>
        <w:fldChar w:fldCharType="separate"/>
      </w:r>
      <w:r>
        <w:t>55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_Toc32469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_Toc32469 </w:instrText>
      </w:r>
      <w:r>
        <w:fldChar w:fldCharType="separate"/>
      </w:r>
      <w:r>
        <w:t>55</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_Toc3235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6.1.3.1.32 </w:t>
      </w:r>
      <w:r>
        <w:rPr>
          <w:rFonts w:hint="eastAsia"/>
          <w:lang w:val="en-US" w:eastAsia="zh-CN"/>
        </w:rPr>
        <w:t>系统管理-地图对应关系设置-页面展示</w:t>
      </w:r>
      <w:r>
        <w:tab/>
      </w:r>
      <w:r>
        <w:fldChar w:fldCharType="begin"/>
      </w:r>
      <w:r>
        <w:instrText xml:space="preserve"> PAGEREF _Toc3235 </w:instrText>
      </w:r>
      <w:r>
        <w:fldChar w:fldCharType="separate"/>
      </w:r>
      <w:r>
        <w:t>56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_Toc22613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_Toc22613 </w:instrText>
      </w:r>
      <w:r>
        <w:fldChar w:fldCharType="separate"/>
      </w:r>
      <w:r>
        <w:t>56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_Toc5533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_Toc5533 </w:instrText>
      </w:r>
      <w:r>
        <w:fldChar w:fldCharType="separate"/>
      </w:r>
      <w:r>
        <w:t>56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_Toc15777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_Toc15777 </w:instrText>
      </w:r>
      <w:r>
        <w:fldChar w:fldCharType="separate"/>
      </w:r>
      <w:r>
        <w:t>57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_Toc9003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_Toc9003 </w:instrText>
      </w:r>
      <w:r>
        <w:fldChar w:fldCharType="separate"/>
      </w:r>
      <w:r>
        <w:t>57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_Toc8759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_Toc8759 </w:instrText>
      </w:r>
      <w:r>
        <w:fldChar w:fldCharType="separate"/>
      </w:r>
      <w:r>
        <w:t>57</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_Toc31943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6.1.3.1.33 </w:t>
      </w:r>
      <w:r>
        <w:rPr>
          <w:rFonts w:hint="eastAsia"/>
          <w:lang w:val="en-US" w:eastAsia="zh-CN"/>
        </w:rPr>
        <w:t>地图对应关系设置-编辑</w:t>
      </w:r>
      <w:r>
        <w:tab/>
      </w:r>
      <w:r>
        <w:fldChar w:fldCharType="begin"/>
      </w:r>
      <w:r>
        <w:instrText xml:space="preserve"> PAGEREF _Toc31943 </w:instrText>
      </w:r>
      <w:r>
        <w:fldChar w:fldCharType="separate"/>
      </w:r>
      <w:r>
        <w:t>57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_Toc29168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_Toc29168 </w:instrText>
      </w:r>
      <w:r>
        <w:fldChar w:fldCharType="separate"/>
      </w:r>
      <w:r>
        <w:t>57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_Toc8216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_Toc8216 </w:instrText>
      </w:r>
      <w:r>
        <w:fldChar w:fldCharType="separate"/>
      </w:r>
      <w:r>
        <w:t>57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_Toc22565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_Toc22565 </w:instrText>
      </w:r>
      <w:r>
        <w:fldChar w:fldCharType="separate"/>
      </w:r>
      <w:r>
        <w:t>57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_Toc26147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_Toc26147 </w:instrText>
      </w:r>
      <w:r>
        <w:fldChar w:fldCharType="separate"/>
      </w:r>
      <w:r>
        <w:t>58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_Toc24745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_Toc24745 </w:instrText>
      </w:r>
      <w:r>
        <w:fldChar w:fldCharType="separate"/>
      </w:r>
      <w:r>
        <w:t>58</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_Toc28355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6.1.3.1.34 </w:t>
      </w:r>
      <w:r>
        <w:rPr>
          <w:rFonts w:hint="eastAsia"/>
          <w:lang w:val="en-US" w:eastAsia="zh-CN"/>
        </w:rPr>
        <w:t>系统管理-系统日志-页面展示</w:t>
      </w:r>
      <w:r>
        <w:tab/>
      </w:r>
      <w:r>
        <w:fldChar w:fldCharType="begin"/>
      </w:r>
      <w:r>
        <w:instrText xml:space="preserve"> PAGEREF _Toc28355 </w:instrText>
      </w:r>
      <w:r>
        <w:fldChar w:fldCharType="separate"/>
      </w:r>
      <w:r>
        <w:t>59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_Toc18912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_Toc18912 </w:instrText>
      </w:r>
      <w:r>
        <w:fldChar w:fldCharType="separate"/>
      </w:r>
      <w:r>
        <w:t>59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_Toc27901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_Toc27901 </w:instrText>
      </w:r>
      <w:r>
        <w:fldChar w:fldCharType="separate"/>
      </w:r>
      <w:r>
        <w:t>59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_Toc22585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_Toc22585 </w:instrText>
      </w:r>
      <w:r>
        <w:fldChar w:fldCharType="separate"/>
      </w:r>
      <w:r>
        <w:t>59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_Toc759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_Toc759 </w:instrText>
      </w:r>
      <w:r>
        <w:fldChar w:fldCharType="separate"/>
      </w:r>
      <w:r>
        <w:t>59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_Toc16088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_Toc16088 </w:instrText>
      </w:r>
      <w:r>
        <w:fldChar w:fldCharType="separate"/>
      </w:r>
      <w:r>
        <w:t>59</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_Toc4756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6.1.3.1.35 </w:t>
      </w:r>
      <w:r>
        <w:rPr>
          <w:rFonts w:hint="eastAsia"/>
          <w:lang w:val="en-US" w:eastAsia="zh-CN"/>
        </w:rPr>
        <w:t>系统日志-搜索</w:t>
      </w:r>
      <w:r>
        <w:tab/>
      </w:r>
      <w:r>
        <w:fldChar w:fldCharType="begin"/>
      </w:r>
      <w:r>
        <w:instrText xml:space="preserve"> PAGEREF _Toc4756 </w:instrText>
      </w:r>
      <w:r>
        <w:fldChar w:fldCharType="separate"/>
      </w:r>
      <w:r>
        <w:t>60</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_Toc3637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6.1.3.1.36 </w:t>
      </w:r>
      <w:r>
        <w:rPr>
          <w:rFonts w:hint="eastAsia"/>
          <w:lang w:val="en-US" w:eastAsia="zh-CN"/>
        </w:rPr>
        <w:t>停车场管理-基础数据管理-页面展示</w:t>
      </w:r>
      <w:r>
        <w:tab/>
      </w:r>
      <w:r>
        <w:fldChar w:fldCharType="begin"/>
      </w:r>
      <w:r>
        <w:instrText xml:space="preserve"> PAGEREF _Toc3637 </w:instrText>
      </w:r>
      <w:r>
        <w:fldChar w:fldCharType="separate"/>
      </w:r>
      <w:r>
        <w:t>60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_Toc20483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_Toc20483 </w:instrText>
      </w:r>
      <w:r>
        <w:fldChar w:fldCharType="separate"/>
      </w:r>
      <w:r>
        <w:t>60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_Toc24818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_Toc24818 </w:instrText>
      </w:r>
      <w:r>
        <w:fldChar w:fldCharType="separate"/>
      </w:r>
      <w:r>
        <w:t>60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_Toc3531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_Toc3531 </w:instrText>
      </w:r>
      <w:r>
        <w:fldChar w:fldCharType="separate"/>
      </w:r>
      <w:r>
        <w:t>61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_Toc65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_Toc65 </w:instrText>
      </w:r>
      <w:r>
        <w:fldChar w:fldCharType="separate"/>
      </w:r>
      <w:r>
        <w:t>61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_Toc13838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_Toc13838 </w:instrText>
      </w:r>
      <w:r>
        <w:fldChar w:fldCharType="separate"/>
      </w:r>
      <w:r>
        <w:t>61</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_Toc17545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6.1.3.1.37 </w:t>
      </w:r>
      <w:r>
        <w:rPr>
          <w:rFonts w:hint="eastAsia"/>
          <w:lang w:val="en-US" w:eastAsia="zh-CN"/>
        </w:rPr>
        <w:t>基础数据管理-编辑</w:t>
      </w:r>
      <w:r>
        <w:tab/>
      </w:r>
      <w:r>
        <w:fldChar w:fldCharType="begin"/>
      </w:r>
      <w:r>
        <w:instrText xml:space="preserve"> PAGEREF _Toc17545 </w:instrText>
      </w:r>
      <w:r>
        <w:fldChar w:fldCharType="separate"/>
      </w:r>
      <w:r>
        <w:t>61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_Toc17185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_Toc17185 </w:instrText>
      </w:r>
      <w:r>
        <w:fldChar w:fldCharType="separate"/>
      </w:r>
      <w:r>
        <w:t>61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_Toc23600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_Toc23600 </w:instrText>
      </w:r>
      <w:r>
        <w:fldChar w:fldCharType="separate"/>
      </w:r>
      <w:r>
        <w:t>62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_Toc22955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_Toc22955 </w:instrText>
      </w:r>
      <w:r>
        <w:fldChar w:fldCharType="separate"/>
      </w:r>
      <w:r>
        <w:t>62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_Toc12723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_Toc12723 </w:instrText>
      </w:r>
      <w:r>
        <w:fldChar w:fldCharType="separate"/>
      </w:r>
      <w:r>
        <w:t>62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_Toc30947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_Toc30947 </w:instrText>
      </w:r>
      <w:r>
        <w:fldChar w:fldCharType="separate"/>
      </w:r>
      <w:r>
        <w:t>62</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_Toc13165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6.1.3.1.38 </w:t>
      </w:r>
      <w:r>
        <w:rPr>
          <w:rFonts w:hint="eastAsia"/>
          <w:lang w:val="en-US" w:eastAsia="zh-CN"/>
        </w:rPr>
        <w:t>停车场管理-车场地图-页面展示</w:t>
      </w:r>
      <w:r>
        <w:tab/>
      </w:r>
      <w:r>
        <w:fldChar w:fldCharType="begin"/>
      </w:r>
      <w:r>
        <w:instrText xml:space="preserve"> PAGEREF _Toc13165 </w:instrText>
      </w:r>
      <w:r>
        <w:fldChar w:fldCharType="separate"/>
      </w:r>
      <w:r>
        <w:t>64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_Toc6574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_Toc6574 </w:instrText>
      </w:r>
      <w:r>
        <w:fldChar w:fldCharType="separate"/>
      </w:r>
      <w:r>
        <w:t>64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_Toc4805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_Toc4805 </w:instrText>
      </w:r>
      <w:r>
        <w:fldChar w:fldCharType="separate"/>
      </w:r>
      <w:r>
        <w:t>64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_Toc7073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_Toc7073 </w:instrText>
      </w:r>
      <w:r>
        <w:fldChar w:fldCharType="separate"/>
      </w:r>
      <w:r>
        <w:t>64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_Toc32153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_Toc32153 </w:instrText>
      </w:r>
      <w:r>
        <w:fldChar w:fldCharType="separate"/>
      </w:r>
      <w:r>
        <w:t>65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_Toc5949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_Toc5949 </w:instrText>
      </w:r>
      <w:r>
        <w:fldChar w:fldCharType="separate"/>
      </w:r>
      <w:r>
        <w:t>65</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_Toc11289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6.1.3.1.39 </w:t>
      </w:r>
      <w:r>
        <w:rPr>
          <w:rFonts w:hint="eastAsia"/>
          <w:lang w:val="en-US" w:eastAsia="zh-CN"/>
        </w:rPr>
        <w:t>车场地图-编辑</w:t>
      </w:r>
      <w:r>
        <w:tab/>
      </w:r>
      <w:r>
        <w:fldChar w:fldCharType="begin"/>
      </w:r>
      <w:r>
        <w:instrText xml:space="preserve"> PAGEREF _Toc11289 </w:instrText>
      </w:r>
      <w:r>
        <w:fldChar w:fldCharType="separate"/>
      </w:r>
      <w:r>
        <w:t>65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_Toc9950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_Toc9950 </w:instrText>
      </w:r>
      <w:r>
        <w:fldChar w:fldCharType="separate"/>
      </w:r>
      <w:r>
        <w:t>65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_Toc11893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_Toc11893 </w:instrText>
      </w:r>
      <w:r>
        <w:fldChar w:fldCharType="separate"/>
      </w:r>
      <w:r>
        <w:t>65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_Toc1066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_Toc1066 </w:instrText>
      </w:r>
      <w:r>
        <w:fldChar w:fldCharType="separate"/>
      </w:r>
      <w:r>
        <w:t>65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_Toc270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_Toc270 </w:instrText>
      </w:r>
      <w:r>
        <w:fldChar w:fldCharType="separate"/>
      </w:r>
      <w:r>
        <w:t>65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_Toc1547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_Toc1547 </w:instrText>
      </w:r>
      <w:r>
        <w:fldChar w:fldCharType="separate"/>
      </w:r>
      <w:r>
        <w:t>65</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_Toc25347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6.1.3.1.40 </w:t>
      </w:r>
      <w:r>
        <w:rPr>
          <w:rFonts w:hint="eastAsia"/>
          <w:lang w:val="en-US" w:eastAsia="zh-CN"/>
        </w:rPr>
        <w:t>停车场管理-停车位管理-页面展示</w:t>
      </w:r>
      <w:r>
        <w:tab/>
      </w:r>
      <w:r>
        <w:fldChar w:fldCharType="begin"/>
      </w:r>
      <w:r>
        <w:instrText xml:space="preserve"> PAGEREF _Toc25347 </w:instrText>
      </w:r>
      <w:r>
        <w:fldChar w:fldCharType="separate"/>
      </w:r>
      <w:r>
        <w:t>66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_Toc11136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_Toc11136 </w:instrText>
      </w:r>
      <w:r>
        <w:fldChar w:fldCharType="separate"/>
      </w:r>
      <w:r>
        <w:t>66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_Toc2641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_Toc2641 </w:instrText>
      </w:r>
      <w:r>
        <w:fldChar w:fldCharType="separate"/>
      </w:r>
      <w:r>
        <w:t>66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_Toc439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_Toc439 </w:instrText>
      </w:r>
      <w:r>
        <w:fldChar w:fldCharType="separate"/>
      </w:r>
      <w:r>
        <w:t>67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_Toc27112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_Toc27112 </w:instrText>
      </w:r>
      <w:r>
        <w:fldChar w:fldCharType="separate"/>
      </w:r>
      <w:r>
        <w:t>67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_Toc26715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_Toc26715 </w:instrText>
      </w:r>
      <w:r>
        <w:fldChar w:fldCharType="separate"/>
      </w:r>
      <w:r>
        <w:t>67</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_Toc8539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6.1.3.1.41 </w:t>
      </w:r>
      <w:r>
        <w:rPr>
          <w:rFonts w:hint="eastAsia"/>
          <w:lang w:val="en-US" w:eastAsia="zh-CN"/>
        </w:rPr>
        <w:t>停车位管理-搜索</w:t>
      </w:r>
      <w:r>
        <w:tab/>
      </w:r>
      <w:r>
        <w:fldChar w:fldCharType="begin"/>
      </w:r>
      <w:r>
        <w:instrText xml:space="preserve"> PAGEREF _Toc8539 </w:instrText>
      </w:r>
      <w:r>
        <w:fldChar w:fldCharType="separate"/>
      </w:r>
      <w:r>
        <w:t>67</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_Toc3328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6.1.3.1.42 </w:t>
      </w:r>
      <w:r>
        <w:rPr>
          <w:rFonts w:hint="eastAsia"/>
          <w:lang w:val="en-US" w:eastAsia="zh-CN"/>
        </w:rPr>
        <w:t>停车位管理-导出</w:t>
      </w:r>
      <w:r>
        <w:tab/>
      </w:r>
      <w:r>
        <w:fldChar w:fldCharType="begin"/>
      </w:r>
      <w:r>
        <w:instrText xml:space="preserve"> PAGEREF _Toc3328 </w:instrText>
      </w:r>
      <w:r>
        <w:fldChar w:fldCharType="separate"/>
      </w:r>
      <w:r>
        <w:t>67</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_Toc11029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6.1.3.1.43 </w:t>
      </w:r>
      <w:r>
        <w:rPr>
          <w:rFonts w:hint="eastAsia"/>
          <w:lang w:val="en-US" w:eastAsia="zh-CN"/>
        </w:rPr>
        <w:t>停车场管理-区域管理-页面展示</w:t>
      </w:r>
      <w:r>
        <w:tab/>
      </w:r>
      <w:r>
        <w:fldChar w:fldCharType="begin"/>
      </w:r>
      <w:r>
        <w:instrText xml:space="preserve"> PAGEREF _Toc11029 </w:instrText>
      </w:r>
      <w:r>
        <w:fldChar w:fldCharType="separate"/>
      </w:r>
      <w:r>
        <w:t>67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_Toc32509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_Toc32509 </w:instrText>
      </w:r>
      <w:r>
        <w:fldChar w:fldCharType="separate"/>
      </w:r>
      <w:r>
        <w:t>67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_Toc17723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_Toc17723 </w:instrText>
      </w:r>
      <w:r>
        <w:fldChar w:fldCharType="separate"/>
      </w:r>
      <w:r>
        <w:t>68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_Toc1869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_Toc1869 </w:instrText>
      </w:r>
      <w:r>
        <w:fldChar w:fldCharType="separate"/>
      </w:r>
      <w:r>
        <w:t>68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_Toc12966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_Toc12966 </w:instrText>
      </w:r>
      <w:r>
        <w:fldChar w:fldCharType="separate"/>
      </w:r>
      <w:r>
        <w:t>68</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_Toc3103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_Toc3103 </w:instrText>
      </w:r>
      <w:r>
        <w:fldChar w:fldCharType="separate"/>
      </w:r>
      <w:r>
        <w:t>68</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_Toc7318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6.1.3.1.44 </w:t>
      </w:r>
      <w:r>
        <w:rPr>
          <w:rFonts w:hint="eastAsia"/>
          <w:lang w:val="en-US" w:eastAsia="zh-CN"/>
        </w:rPr>
        <w:t>区域管理-搜索</w:t>
      </w:r>
      <w:r>
        <w:tab/>
      </w:r>
      <w:r>
        <w:fldChar w:fldCharType="begin"/>
      </w:r>
      <w:r>
        <w:instrText xml:space="preserve"> PAGEREF _Toc7318 </w:instrText>
      </w:r>
      <w:r>
        <w:fldChar w:fldCharType="separate"/>
      </w:r>
      <w:r>
        <w:t>68</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_Toc17983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6.1.3.1.45 </w:t>
      </w:r>
      <w:r>
        <w:rPr>
          <w:rFonts w:hint="eastAsia"/>
          <w:lang w:val="en-US" w:eastAsia="zh-CN"/>
        </w:rPr>
        <w:t>区域管理-导出</w:t>
      </w:r>
      <w:r>
        <w:tab/>
      </w:r>
      <w:r>
        <w:fldChar w:fldCharType="begin"/>
      </w:r>
      <w:r>
        <w:instrText xml:space="preserve"> PAGEREF _Toc17983 </w:instrText>
      </w:r>
      <w:r>
        <w:fldChar w:fldCharType="separate"/>
      </w:r>
      <w:r>
        <w:t>68</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_Toc25354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6.1.3.1.46 </w:t>
      </w:r>
      <w:r>
        <w:rPr>
          <w:rFonts w:hint="eastAsia"/>
          <w:lang w:val="en-US" w:eastAsia="zh-CN"/>
        </w:rPr>
        <w:t>停车场管理-基础参数配置-页面展示</w:t>
      </w:r>
      <w:r>
        <w:tab/>
      </w:r>
      <w:r>
        <w:fldChar w:fldCharType="begin"/>
      </w:r>
      <w:r>
        <w:instrText xml:space="preserve"> PAGEREF _Toc25354 </w:instrText>
      </w:r>
      <w:r>
        <w:fldChar w:fldCharType="separate"/>
      </w:r>
      <w:r>
        <w:t>69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_Toc32389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_Toc32389 </w:instrText>
      </w:r>
      <w:r>
        <w:fldChar w:fldCharType="separate"/>
      </w:r>
      <w:r>
        <w:t>69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_Toc22764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_Toc22764 </w:instrText>
      </w:r>
      <w:r>
        <w:fldChar w:fldCharType="separate"/>
      </w:r>
      <w:r>
        <w:t>69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_Toc31716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_Toc31716 </w:instrText>
      </w:r>
      <w:r>
        <w:fldChar w:fldCharType="separate"/>
      </w:r>
      <w:r>
        <w:t>70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_Toc4709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_Toc4709 </w:instrText>
      </w:r>
      <w:r>
        <w:fldChar w:fldCharType="separate"/>
      </w:r>
      <w:r>
        <w:t>70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_Toc20181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_Toc20181 </w:instrText>
      </w:r>
      <w:r>
        <w:fldChar w:fldCharType="separate"/>
      </w:r>
      <w:r>
        <w:t>70</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_Toc24348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6.1.3.1.47 </w:t>
      </w:r>
      <w:r>
        <w:rPr>
          <w:rFonts w:hint="eastAsia"/>
          <w:lang w:val="en-US" w:eastAsia="zh-CN"/>
        </w:rPr>
        <w:t>基础参数配置-编辑</w:t>
      </w:r>
      <w:r>
        <w:tab/>
      </w:r>
      <w:r>
        <w:fldChar w:fldCharType="begin"/>
      </w:r>
      <w:r>
        <w:instrText xml:space="preserve"> PAGEREF _Toc24348 </w:instrText>
      </w:r>
      <w:r>
        <w:fldChar w:fldCharType="separate"/>
      </w:r>
      <w:r>
        <w:t>70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_Toc19758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_Toc19758 </w:instrText>
      </w:r>
      <w:r>
        <w:fldChar w:fldCharType="separate"/>
      </w:r>
      <w:r>
        <w:t>70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_Toc5938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_Toc5938 </w:instrText>
      </w:r>
      <w:r>
        <w:fldChar w:fldCharType="separate"/>
      </w:r>
      <w:r>
        <w:t>70</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_Toc27049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_Toc27049 </w:instrText>
      </w:r>
      <w:r>
        <w:fldChar w:fldCharType="separate"/>
      </w:r>
      <w:r>
        <w:t>71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_Toc22827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_Toc22827 </w:instrText>
      </w:r>
      <w:r>
        <w:fldChar w:fldCharType="separate"/>
      </w:r>
      <w:r>
        <w:t>71</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_Toc11428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_Toc11428 </w:instrText>
      </w:r>
      <w:r>
        <w:fldChar w:fldCharType="separate"/>
      </w:r>
      <w:r>
        <w:t>71</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_Toc2093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6.1.3.1.48 </w:t>
      </w:r>
      <w:r>
        <w:rPr>
          <w:rFonts w:hint="eastAsia"/>
          <w:lang w:val="en-US" w:eastAsia="zh-CN"/>
        </w:rPr>
        <w:t>设备管理-检测设备管理-页面展示</w:t>
      </w:r>
      <w:r>
        <w:tab/>
      </w:r>
      <w:r>
        <w:fldChar w:fldCharType="begin"/>
      </w:r>
      <w:r>
        <w:instrText xml:space="preserve"> PAGEREF _Toc2093 </w:instrText>
      </w:r>
      <w:r>
        <w:fldChar w:fldCharType="separate"/>
      </w:r>
      <w:r>
        <w:t>72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_Toc32739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_Toc32739 </w:instrText>
      </w:r>
      <w:r>
        <w:fldChar w:fldCharType="separate"/>
      </w:r>
      <w:r>
        <w:t>72</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_Toc5441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_Toc5441 </w:instrText>
      </w:r>
      <w:r>
        <w:fldChar w:fldCharType="separate"/>
      </w:r>
      <w:r>
        <w:t>73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_Toc19800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_Toc19800 </w:instrText>
      </w:r>
      <w:r>
        <w:fldChar w:fldCharType="separate"/>
      </w:r>
      <w:r>
        <w:t>73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_Toc13168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_Toc13168 </w:instrText>
      </w:r>
      <w:r>
        <w:fldChar w:fldCharType="separate"/>
      </w:r>
      <w:r>
        <w:t>73</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_Toc12609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_Toc12609 </w:instrText>
      </w:r>
      <w:r>
        <w:fldChar w:fldCharType="separate"/>
      </w:r>
      <w:r>
        <w:t>73</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_Toc22004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6.1.3.1.49 </w:t>
      </w:r>
      <w:r>
        <w:rPr>
          <w:rFonts w:hint="eastAsia"/>
          <w:lang w:val="en-US" w:eastAsia="zh-CN"/>
        </w:rPr>
        <w:t>检测设备管理-搜索</w:t>
      </w:r>
      <w:r>
        <w:tab/>
      </w:r>
      <w:r>
        <w:fldChar w:fldCharType="begin"/>
      </w:r>
      <w:r>
        <w:instrText xml:space="preserve"> PAGEREF _Toc22004 </w:instrText>
      </w:r>
      <w:r>
        <w:fldChar w:fldCharType="separate"/>
      </w:r>
      <w:r>
        <w:t>73</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_Toc16921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6.1.3.1.50 </w:t>
      </w:r>
      <w:r>
        <w:rPr>
          <w:rFonts w:hint="eastAsia"/>
          <w:lang w:val="en-US" w:eastAsia="zh-CN"/>
        </w:rPr>
        <w:t>检测设备管理-导出</w:t>
      </w:r>
      <w:r>
        <w:tab/>
      </w:r>
      <w:r>
        <w:fldChar w:fldCharType="begin"/>
      </w:r>
      <w:r>
        <w:instrText xml:space="preserve"> PAGEREF _Toc16921 </w:instrText>
      </w:r>
      <w:r>
        <w:fldChar w:fldCharType="separate"/>
      </w:r>
      <w:r>
        <w:t>73</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_Toc4316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6.1.3.1.51 </w:t>
      </w:r>
      <w:r>
        <w:rPr>
          <w:rFonts w:hint="eastAsia"/>
          <w:lang w:val="en-US" w:eastAsia="zh-CN"/>
        </w:rPr>
        <w:t>设备管理-指示灯管理-页面展示</w:t>
      </w:r>
      <w:r>
        <w:tab/>
      </w:r>
      <w:r>
        <w:fldChar w:fldCharType="begin"/>
      </w:r>
      <w:r>
        <w:instrText xml:space="preserve"> PAGEREF _Toc4316 </w:instrText>
      </w:r>
      <w:r>
        <w:fldChar w:fldCharType="separate"/>
      </w:r>
      <w:r>
        <w:t>74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_Toc17713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_Toc17713 </w:instrText>
      </w:r>
      <w:r>
        <w:fldChar w:fldCharType="separate"/>
      </w:r>
      <w:r>
        <w:t>74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_Toc30665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_Toc30665 </w:instrText>
      </w:r>
      <w:r>
        <w:fldChar w:fldCharType="separate"/>
      </w:r>
      <w:r>
        <w:t>74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_Toc7401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_Toc7401 </w:instrText>
      </w:r>
      <w:r>
        <w:fldChar w:fldCharType="separate"/>
      </w:r>
      <w:r>
        <w:t>74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_Toc13242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_Toc13242 </w:instrText>
      </w:r>
      <w:r>
        <w:fldChar w:fldCharType="separate"/>
      </w:r>
      <w:r>
        <w:t>74</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_Toc26086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_Toc26086 </w:instrText>
      </w:r>
      <w:r>
        <w:fldChar w:fldCharType="separate"/>
      </w:r>
      <w:r>
        <w:t>74</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_Toc4088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6.1.3.1.52 </w:t>
      </w:r>
      <w:r>
        <w:rPr>
          <w:rFonts w:hint="eastAsia"/>
          <w:lang w:val="en-US" w:eastAsia="zh-CN"/>
        </w:rPr>
        <w:t>指示灯管理-搜索</w:t>
      </w:r>
      <w:r>
        <w:tab/>
      </w:r>
      <w:r>
        <w:fldChar w:fldCharType="begin"/>
      </w:r>
      <w:r>
        <w:instrText xml:space="preserve"> PAGEREF _Toc4088 </w:instrText>
      </w:r>
      <w:r>
        <w:fldChar w:fldCharType="separate"/>
      </w:r>
      <w:r>
        <w:t>74</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_Toc8882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6.1.3.1.53 </w:t>
      </w:r>
      <w:r>
        <w:rPr>
          <w:rFonts w:hint="eastAsia"/>
          <w:lang w:val="en-US" w:eastAsia="zh-CN"/>
        </w:rPr>
        <w:t>指示灯管理-导出</w:t>
      </w:r>
      <w:r>
        <w:tab/>
      </w:r>
      <w:r>
        <w:fldChar w:fldCharType="begin"/>
      </w:r>
      <w:r>
        <w:instrText xml:space="preserve"> PAGEREF _Toc8882 </w:instrText>
      </w:r>
      <w:r>
        <w:fldChar w:fldCharType="separate"/>
      </w:r>
      <w:r>
        <w:t>75</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_Toc32674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6.1.3.1.54 </w:t>
      </w:r>
      <w:r>
        <w:rPr>
          <w:rFonts w:hint="eastAsia"/>
          <w:lang w:val="en-US" w:eastAsia="zh-CN"/>
        </w:rPr>
        <w:t>设备管理-屏管理-页面展示</w:t>
      </w:r>
      <w:r>
        <w:tab/>
      </w:r>
      <w:r>
        <w:fldChar w:fldCharType="begin"/>
      </w:r>
      <w:r>
        <w:instrText xml:space="preserve"> PAGEREF _Toc32674 </w:instrText>
      </w:r>
      <w:r>
        <w:fldChar w:fldCharType="separate"/>
      </w:r>
      <w:r>
        <w:t>75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_Toc4523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_Toc4523 </w:instrText>
      </w:r>
      <w:r>
        <w:fldChar w:fldCharType="separate"/>
      </w:r>
      <w:r>
        <w:t>75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_Toc26736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_Toc26736 </w:instrText>
      </w:r>
      <w:r>
        <w:fldChar w:fldCharType="separate"/>
      </w:r>
      <w:r>
        <w:t>75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_Toc26420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_Toc26420 </w:instrText>
      </w:r>
      <w:r>
        <w:fldChar w:fldCharType="separate"/>
      </w:r>
      <w:r>
        <w:t>75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_Toc9372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_Toc9372 </w:instrText>
      </w:r>
      <w:r>
        <w:fldChar w:fldCharType="separate"/>
      </w:r>
      <w:r>
        <w:t>75</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_Toc13943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_Toc13943 </w:instrText>
      </w:r>
      <w:r>
        <w:fldChar w:fldCharType="separate"/>
      </w:r>
      <w:r>
        <w:t>75</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_Toc32027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6.1.3.1.55 </w:t>
      </w:r>
      <w:r>
        <w:rPr>
          <w:rFonts w:hint="eastAsia"/>
          <w:lang w:val="en-US" w:eastAsia="zh-CN"/>
        </w:rPr>
        <w:t>屏管理-搜索</w:t>
      </w:r>
      <w:r>
        <w:tab/>
      </w:r>
      <w:r>
        <w:fldChar w:fldCharType="begin"/>
      </w:r>
      <w:r>
        <w:instrText xml:space="preserve"> PAGEREF _Toc32027 </w:instrText>
      </w:r>
      <w:r>
        <w:fldChar w:fldCharType="separate"/>
      </w:r>
      <w:r>
        <w:t>75</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_Toc25922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6.1.3.1.56 </w:t>
      </w:r>
      <w:r>
        <w:rPr>
          <w:rFonts w:hint="eastAsia"/>
          <w:lang w:val="en-US" w:eastAsia="zh-CN"/>
        </w:rPr>
        <w:t>屏管理-导出</w:t>
      </w:r>
      <w:r>
        <w:tab/>
      </w:r>
      <w:r>
        <w:fldChar w:fldCharType="begin"/>
      </w:r>
      <w:r>
        <w:instrText xml:space="preserve"> PAGEREF _Toc25922 </w:instrText>
      </w:r>
      <w:r>
        <w:fldChar w:fldCharType="separate"/>
      </w:r>
      <w:r>
        <w:t>76</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_Toc9862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6.1.3.1.57 </w:t>
      </w:r>
      <w:r>
        <w:rPr>
          <w:rFonts w:hint="eastAsia"/>
          <w:lang w:val="en-US" w:eastAsia="zh-CN"/>
        </w:rPr>
        <w:t>后台管理-中间件管理-页面展示</w:t>
      </w:r>
      <w:r>
        <w:tab/>
      </w:r>
      <w:r>
        <w:fldChar w:fldCharType="begin"/>
      </w:r>
      <w:r>
        <w:instrText xml:space="preserve"> PAGEREF _Toc9862 </w:instrText>
      </w:r>
      <w:r>
        <w:fldChar w:fldCharType="separate"/>
      </w:r>
      <w:r>
        <w:t>76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_Toc11202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_Toc11202 </w:instrText>
      </w:r>
      <w:r>
        <w:fldChar w:fldCharType="separate"/>
      </w:r>
      <w:r>
        <w:t>76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_Toc24163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_Toc24163 </w:instrText>
      </w:r>
      <w:r>
        <w:fldChar w:fldCharType="separate"/>
      </w:r>
      <w:r>
        <w:t>76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_Toc26414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_Toc26414 </w:instrText>
      </w:r>
      <w:r>
        <w:fldChar w:fldCharType="separate"/>
      </w:r>
      <w:r>
        <w:t>76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_Toc29622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_Toc29622 </w:instrText>
      </w:r>
      <w:r>
        <w:fldChar w:fldCharType="separate"/>
      </w:r>
      <w:r>
        <w:t>76</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_Toc32408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_Toc32408 </w:instrText>
      </w:r>
      <w:r>
        <w:fldChar w:fldCharType="separate"/>
      </w:r>
      <w:r>
        <w:t>76</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_Toc7413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6.1.3.1.58 </w:t>
      </w:r>
      <w:r>
        <w:rPr>
          <w:rFonts w:hint="eastAsia"/>
          <w:lang w:val="en-US" w:eastAsia="zh-CN"/>
        </w:rPr>
        <w:t>中间件管理-搜索</w:t>
      </w:r>
      <w:r>
        <w:tab/>
      </w:r>
      <w:r>
        <w:fldChar w:fldCharType="begin"/>
      </w:r>
      <w:r>
        <w:instrText xml:space="preserve"> PAGEREF _Toc7413 </w:instrText>
      </w:r>
      <w:r>
        <w:fldChar w:fldCharType="separate"/>
      </w:r>
      <w:r>
        <w:t>76</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_Toc21378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6.1.3.1.59 </w:t>
      </w:r>
      <w:r>
        <w:rPr>
          <w:rFonts w:hint="eastAsia"/>
          <w:lang w:val="en-US" w:eastAsia="zh-CN"/>
        </w:rPr>
        <w:t>中间件管理-新增</w:t>
      </w:r>
      <w:r>
        <w:tab/>
      </w:r>
      <w:r>
        <w:fldChar w:fldCharType="begin"/>
      </w:r>
      <w:r>
        <w:instrText xml:space="preserve"> PAGEREF _Toc21378 </w:instrText>
      </w:r>
      <w:r>
        <w:fldChar w:fldCharType="separate"/>
      </w:r>
      <w:r>
        <w:t>77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_Toc20192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_Toc20192 </w:instrText>
      </w:r>
      <w:r>
        <w:fldChar w:fldCharType="separate"/>
      </w:r>
      <w:r>
        <w:t>77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_Toc17388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_Toc17388 </w:instrText>
      </w:r>
      <w:r>
        <w:fldChar w:fldCharType="separate"/>
      </w:r>
      <w:r>
        <w:t>77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_Toc8901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_Toc8901 </w:instrText>
      </w:r>
      <w:r>
        <w:fldChar w:fldCharType="separate"/>
      </w:r>
      <w:r>
        <w:t>77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_Toc12784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_Toc12784 </w:instrText>
      </w:r>
      <w:r>
        <w:fldChar w:fldCharType="separate"/>
      </w:r>
      <w:r>
        <w:t>77</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_Toc4153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_Toc4153 </w:instrText>
      </w:r>
      <w:r>
        <w:fldChar w:fldCharType="separate"/>
      </w:r>
      <w:r>
        <w:t>77</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_Toc25902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6.1.3.1.60 </w:t>
      </w:r>
      <w:r>
        <w:rPr>
          <w:rFonts w:hint="eastAsia"/>
          <w:lang w:val="en-US" w:eastAsia="zh-CN"/>
        </w:rPr>
        <w:t>中间件管理-打开</w:t>
      </w:r>
      <w:r>
        <w:tab/>
      </w:r>
      <w:r>
        <w:fldChar w:fldCharType="begin"/>
      </w:r>
      <w:r>
        <w:instrText xml:space="preserve"> PAGEREF _Toc25902 </w:instrText>
      </w:r>
      <w:r>
        <w:fldChar w:fldCharType="separate"/>
      </w:r>
      <w:r>
        <w:t>78</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_Toc7506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6.1.3.1.61 </w:t>
      </w:r>
      <w:r>
        <w:rPr>
          <w:rFonts w:hint="eastAsia"/>
          <w:lang w:val="en-US" w:eastAsia="zh-CN"/>
        </w:rPr>
        <w:t>中间件管理-编辑</w:t>
      </w:r>
      <w:r>
        <w:tab/>
      </w:r>
      <w:r>
        <w:fldChar w:fldCharType="begin"/>
      </w:r>
      <w:r>
        <w:instrText xml:space="preserve"> PAGEREF _Toc7506 </w:instrText>
      </w:r>
      <w:r>
        <w:fldChar w:fldCharType="separate"/>
      </w:r>
      <w:r>
        <w:t>78</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_Toc31884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6.1.3.1.62 </w:t>
      </w:r>
      <w:r>
        <w:rPr>
          <w:rFonts w:hint="eastAsia"/>
          <w:lang w:val="en-US" w:eastAsia="zh-CN"/>
        </w:rPr>
        <w:t>中间件管理-删除</w:t>
      </w:r>
      <w:r>
        <w:tab/>
      </w:r>
      <w:r>
        <w:fldChar w:fldCharType="begin"/>
      </w:r>
      <w:r>
        <w:instrText xml:space="preserve"> PAGEREF _Toc31884 </w:instrText>
      </w:r>
      <w:r>
        <w:fldChar w:fldCharType="separate"/>
      </w:r>
      <w:r>
        <w:t>78</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_Toc476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6.1.3.1.63 </w:t>
      </w:r>
      <w:r>
        <w:rPr>
          <w:rFonts w:hint="eastAsia"/>
          <w:lang w:val="en-US" w:eastAsia="zh-CN"/>
        </w:rPr>
        <w:t>后台管理-查询机管理-页面展示</w:t>
      </w:r>
      <w:r>
        <w:tab/>
      </w:r>
      <w:r>
        <w:fldChar w:fldCharType="begin"/>
      </w:r>
      <w:r>
        <w:instrText xml:space="preserve"> PAGEREF _Toc476 </w:instrText>
      </w:r>
      <w:r>
        <w:fldChar w:fldCharType="separate"/>
      </w:r>
      <w:r>
        <w:t>79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_Toc6944 </w:instrText>
      </w:r>
      <w:r>
        <w:rPr>
          <w:rFonts w:hint="eastAsia" w:ascii="Cambria" w:hAnsi="Cambria" w:eastAsia="宋体" w:cs="Times New Roman"/>
          <w:kern w:val="2"/>
          <w:szCs w:val="24"/>
          <w:lang w:val="en-US" w:eastAsia="zh-CN" w:bidi="ar-SA"/>
        </w:rPr>
        <w:fldChar w:fldCharType="separate"/>
      </w:r>
      <w:r>
        <w:rPr>
          <w:rFonts w:hint="eastAsia"/>
        </w:rPr>
        <w:t>原型界面</w:t>
      </w:r>
      <w:r>
        <w:tab/>
      </w:r>
      <w:r>
        <w:fldChar w:fldCharType="begin"/>
      </w:r>
      <w:r>
        <w:instrText xml:space="preserve"> PAGEREF _Toc6944 </w:instrText>
      </w:r>
      <w:r>
        <w:fldChar w:fldCharType="separate"/>
      </w:r>
      <w:r>
        <w:t>79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_Toc23851 </w:instrText>
      </w:r>
      <w:r>
        <w:rPr>
          <w:rFonts w:hint="eastAsia" w:ascii="Cambria" w:hAnsi="Cambria" w:eastAsia="宋体" w:cs="Times New Roman"/>
          <w:kern w:val="2"/>
          <w:szCs w:val="24"/>
          <w:lang w:val="en-US" w:eastAsia="zh-CN" w:bidi="ar-SA"/>
        </w:rPr>
        <w:fldChar w:fldCharType="separate"/>
      </w:r>
      <w:r>
        <w:rPr>
          <w:rFonts w:hint="eastAsia"/>
        </w:rPr>
        <w:t>界面说明</w:t>
      </w:r>
      <w:r>
        <w:tab/>
      </w:r>
      <w:r>
        <w:fldChar w:fldCharType="begin"/>
      </w:r>
      <w:r>
        <w:instrText xml:space="preserve"> PAGEREF _Toc23851 </w:instrText>
      </w:r>
      <w:r>
        <w:fldChar w:fldCharType="separate"/>
      </w:r>
      <w:r>
        <w:t>79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_Toc4409 </w:instrText>
      </w:r>
      <w:r>
        <w:rPr>
          <w:rFonts w:hint="eastAsia" w:ascii="Cambria" w:hAnsi="Cambria" w:eastAsia="宋体" w:cs="Times New Roman"/>
          <w:kern w:val="2"/>
          <w:szCs w:val="24"/>
          <w:lang w:val="en-US" w:eastAsia="zh-CN" w:bidi="ar-SA"/>
        </w:rPr>
        <w:fldChar w:fldCharType="separate"/>
      </w:r>
      <w:r>
        <w:rPr>
          <w:rFonts w:hint="eastAsia"/>
          <w:lang w:eastAsia="zh-CN"/>
        </w:rPr>
        <w:t>输入内容</w:t>
      </w:r>
      <w:r>
        <w:tab/>
      </w:r>
      <w:r>
        <w:fldChar w:fldCharType="begin"/>
      </w:r>
      <w:r>
        <w:instrText xml:space="preserve"> PAGEREF _Toc4409 </w:instrText>
      </w:r>
      <w:r>
        <w:fldChar w:fldCharType="separate"/>
      </w:r>
      <w:r>
        <w:t>79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_Toc23405 </w:instrText>
      </w:r>
      <w:r>
        <w:rPr>
          <w:rFonts w:hint="eastAsia" w:ascii="Cambria" w:hAnsi="Cambria" w:eastAsia="宋体" w:cs="Times New Roman"/>
          <w:kern w:val="2"/>
          <w:szCs w:val="24"/>
          <w:lang w:val="en-US" w:eastAsia="zh-CN" w:bidi="ar-SA"/>
        </w:rPr>
        <w:fldChar w:fldCharType="separate"/>
      </w:r>
      <w:r>
        <w:rPr>
          <w:rFonts w:hint="eastAsia"/>
          <w:lang w:eastAsia="zh-CN"/>
        </w:rPr>
        <w:t>输出内容</w:t>
      </w:r>
      <w:r>
        <w:tab/>
      </w:r>
      <w:r>
        <w:fldChar w:fldCharType="begin"/>
      </w:r>
      <w:r>
        <w:instrText xml:space="preserve"> PAGEREF _Toc23405 </w:instrText>
      </w:r>
      <w:r>
        <w:fldChar w:fldCharType="separate"/>
      </w:r>
      <w:r>
        <w:t>79</w:t>
      </w:r>
      <w:r>
        <w:fldChar w:fldCharType="end"/>
      </w:r>
      <w:r>
        <w:rPr>
          <w:rFonts w:hint="eastAsia" w:ascii="Cambria" w:hAnsi="Cambria" w:eastAsia="宋体" w:cs="Times New Roman"/>
          <w:kern w:val="2"/>
          <w:szCs w:val="24"/>
          <w:lang w:val="en-US" w:eastAsia="zh-CN" w:bidi="ar-SA"/>
        </w:rPr>
        <w:fldChar w:fldCharType="end"/>
      </w:r>
    </w:p>
    <w:p>
      <w:pPr>
        <w:pStyle w:val="8"/>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_Toc2789 </w:instrText>
      </w:r>
      <w:r>
        <w:rPr>
          <w:rFonts w:hint="eastAsia" w:ascii="Cambria" w:hAnsi="Cambria" w:eastAsia="宋体" w:cs="Times New Roman"/>
          <w:kern w:val="2"/>
          <w:szCs w:val="24"/>
          <w:lang w:val="en-US" w:eastAsia="zh-CN" w:bidi="ar-SA"/>
        </w:rPr>
        <w:fldChar w:fldCharType="separate"/>
      </w:r>
      <w:r>
        <w:rPr>
          <w:rFonts w:hint="eastAsia"/>
        </w:rPr>
        <w:t>用例</w:t>
      </w:r>
      <w:r>
        <w:tab/>
      </w:r>
      <w:r>
        <w:fldChar w:fldCharType="begin"/>
      </w:r>
      <w:r>
        <w:instrText xml:space="preserve"> PAGEREF _Toc2789 </w:instrText>
      </w:r>
      <w:r>
        <w:fldChar w:fldCharType="separate"/>
      </w:r>
      <w:r>
        <w:t>79</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_Toc20146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6.1.3.1.64 </w:t>
      </w:r>
      <w:r>
        <w:rPr>
          <w:rFonts w:hint="eastAsia"/>
          <w:lang w:val="en-US" w:eastAsia="zh-CN"/>
        </w:rPr>
        <w:t>查询机管理-搜索</w:t>
      </w:r>
      <w:r>
        <w:tab/>
      </w:r>
      <w:r>
        <w:fldChar w:fldCharType="begin"/>
      </w:r>
      <w:r>
        <w:instrText xml:space="preserve"> PAGEREF _Toc20146 </w:instrText>
      </w:r>
      <w:r>
        <w:fldChar w:fldCharType="separate"/>
      </w:r>
      <w:r>
        <w:t>79</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_Toc22369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6.1.3.1.65 </w:t>
      </w:r>
      <w:r>
        <w:rPr>
          <w:rFonts w:hint="eastAsia"/>
          <w:lang w:val="en-US" w:eastAsia="zh-CN"/>
        </w:rPr>
        <w:t>查询机管理-设置查询机位置</w:t>
      </w:r>
      <w:r>
        <w:tab/>
      </w:r>
      <w:r>
        <w:fldChar w:fldCharType="begin"/>
      </w:r>
      <w:r>
        <w:instrText xml:space="preserve"> PAGEREF _Toc22369 </w:instrText>
      </w:r>
      <w:r>
        <w:fldChar w:fldCharType="separate"/>
      </w:r>
      <w:r>
        <w:t>80</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_Toc8445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6.1.3.1.66 </w:t>
      </w:r>
      <w:r>
        <w:rPr>
          <w:rFonts w:hint="eastAsia"/>
          <w:lang w:val="en-US" w:eastAsia="zh-CN"/>
        </w:rPr>
        <w:t>查询机管理-地图旋转设置</w:t>
      </w:r>
      <w:r>
        <w:tab/>
      </w:r>
      <w:r>
        <w:fldChar w:fldCharType="begin"/>
      </w:r>
      <w:r>
        <w:instrText xml:space="preserve"> PAGEREF _Toc8445 </w:instrText>
      </w:r>
      <w:r>
        <w:fldChar w:fldCharType="separate"/>
      </w:r>
      <w:r>
        <w:t>80</w:t>
      </w:r>
      <w:r>
        <w:fldChar w:fldCharType="end"/>
      </w:r>
      <w:r>
        <w:rPr>
          <w:rFonts w:hint="eastAsia" w:ascii="Cambria" w:hAnsi="Cambria" w:eastAsia="宋体" w:cs="Times New Roman"/>
          <w:kern w:val="2"/>
          <w:szCs w:val="24"/>
          <w:lang w:val="en-US" w:eastAsia="zh-CN" w:bidi="ar-SA"/>
        </w:rPr>
        <w:fldChar w:fldCharType="end"/>
      </w:r>
    </w:p>
    <w:p>
      <w:pPr>
        <w:pStyle w:val="12"/>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_Toc14682 </w:instrText>
      </w:r>
      <w:r>
        <w:rPr>
          <w:rFonts w:hint="eastAsia" w:ascii="Cambria" w:hAnsi="Cambria" w:eastAsia="宋体" w:cs="Times New Roman"/>
          <w:kern w:val="2"/>
          <w:szCs w:val="24"/>
          <w:lang w:val="en-US" w:eastAsia="zh-CN" w:bidi="ar-SA"/>
        </w:rPr>
        <w:fldChar w:fldCharType="separate"/>
      </w:r>
      <w:r>
        <w:rPr>
          <w:rFonts w:hint="default" w:ascii="宋体" w:hAnsi="宋体" w:eastAsia="宋体" w:cs="宋体"/>
        </w:rPr>
        <w:t xml:space="preserve">6.1.3.1.67 </w:t>
      </w:r>
      <w:r>
        <w:rPr>
          <w:rFonts w:hint="eastAsia"/>
          <w:lang w:val="en-US" w:eastAsia="zh-CN"/>
        </w:rPr>
        <w:t>反向寻车-横屏模式</w:t>
      </w:r>
      <w:r>
        <w:tab/>
      </w:r>
      <w:r>
        <w:fldChar w:fldCharType="begin"/>
      </w:r>
      <w:r>
        <w:instrText xml:space="preserve"> PAGEREF _Toc14682 </w:instrText>
      </w:r>
      <w:r>
        <w:fldChar w:fldCharType="separate"/>
      </w:r>
      <w:r>
        <w:t>80</w:t>
      </w:r>
      <w:r>
        <w:fldChar w:fldCharType="end"/>
      </w:r>
      <w:r>
        <w:rPr>
          <w:rFonts w:hint="eastAsia" w:ascii="Cambria" w:hAnsi="Cambria" w:eastAsia="宋体" w:cs="Times New Roman"/>
          <w:kern w:val="2"/>
          <w:szCs w:val="24"/>
          <w:lang w:val="en-US" w:eastAsia="zh-CN" w:bidi="ar-SA"/>
        </w:rPr>
        <w:fldChar w:fldCharType="end"/>
      </w:r>
    </w:p>
    <w:p>
      <w:pPr>
        <w:pStyle w:val="11"/>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_Toc28704 </w:instrText>
      </w:r>
      <w:r>
        <w:rPr>
          <w:rFonts w:hint="eastAsia" w:ascii="Cambria" w:hAnsi="Cambria" w:eastAsia="宋体" w:cs="Times New Roman"/>
          <w:kern w:val="2"/>
          <w:szCs w:val="24"/>
          <w:lang w:val="en-US" w:eastAsia="zh-CN" w:bidi="ar-SA"/>
        </w:rPr>
        <w:fldChar w:fldCharType="separate"/>
      </w:r>
      <w:r>
        <w:rPr>
          <w:rFonts w:hint="default"/>
        </w:rPr>
        <w:t xml:space="preserve">7 </w:t>
      </w:r>
      <w:r>
        <w:rPr>
          <w:rFonts w:hint="eastAsia"/>
          <w:lang w:eastAsia="zh-CN"/>
        </w:rPr>
        <w:t>非功能性需求</w:t>
      </w:r>
      <w:r>
        <w:tab/>
      </w:r>
      <w:r>
        <w:fldChar w:fldCharType="begin"/>
      </w:r>
      <w:r>
        <w:instrText xml:space="preserve"> PAGEREF _Toc28704 </w:instrText>
      </w:r>
      <w:r>
        <w:fldChar w:fldCharType="separate"/>
      </w:r>
      <w:r>
        <w:t>81</w:t>
      </w:r>
      <w:r>
        <w:fldChar w:fldCharType="end"/>
      </w:r>
      <w:r>
        <w:rPr>
          <w:rFonts w:hint="eastAsia" w:ascii="Cambria" w:hAnsi="Cambria" w:eastAsia="宋体" w:cs="Times New Roman"/>
          <w:kern w:val="2"/>
          <w:szCs w:val="24"/>
          <w:lang w:val="en-US" w:eastAsia="zh-CN" w:bidi="ar-SA"/>
        </w:rPr>
        <w:fldChar w:fldCharType="end"/>
      </w:r>
    </w:p>
    <w:p>
      <w:pPr>
        <w:pStyle w:val="11"/>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_Toc28138 </w:instrText>
      </w:r>
      <w:r>
        <w:rPr>
          <w:rFonts w:hint="eastAsia" w:ascii="Cambria" w:hAnsi="Cambria" w:eastAsia="宋体" w:cs="Times New Roman"/>
          <w:kern w:val="2"/>
          <w:szCs w:val="24"/>
          <w:lang w:val="en-US" w:eastAsia="zh-CN" w:bidi="ar-SA"/>
        </w:rPr>
        <w:fldChar w:fldCharType="separate"/>
      </w:r>
      <w:r>
        <w:rPr>
          <w:rFonts w:hint="default"/>
        </w:rPr>
        <w:t xml:space="preserve">8 </w:t>
      </w:r>
      <w:r>
        <w:rPr>
          <w:rFonts w:hint="eastAsia"/>
        </w:rPr>
        <w:t>外部接口说明</w:t>
      </w:r>
      <w:r>
        <w:tab/>
      </w:r>
      <w:r>
        <w:fldChar w:fldCharType="begin"/>
      </w:r>
      <w:r>
        <w:instrText xml:space="preserve"> PAGEREF _Toc28138 </w:instrText>
      </w:r>
      <w:r>
        <w:fldChar w:fldCharType="separate"/>
      </w:r>
      <w:r>
        <w:t>82</w:t>
      </w:r>
      <w:r>
        <w:fldChar w:fldCharType="end"/>
      </w:r>
      <w:r>
        <w:rPr>
          <w:rFonts w:hint="eastAsia" w:ascii="Cambria" w:hAnsi="Cambria" w:eastAsia="宋体" w:cs="Times New Roman"/>
          <w:kern w:val="2"/>
          <w:szCs w:val="24"/>
          <w:lang w:val="en-US" w:eastAsia="zh-CN" w:bidi="ar-SA"/>
        </w:rPr>
        <w:fldChar w:fldCharType="end"/>
      </w:r>
    </w:p>
    <w:p>
      <w:pPr>
        <w:pStyle w:val="11"/>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_Toc26926 </w:instrText>
      </w:r>
      <w:r>
        <w:rPr>
          <w:rFonts w:hint="eastAsia" w:ascii="Cambria" w:hAnsi="Cambria" w:eastAsia="宋体" w:cs="Times New Roman"/>
          <w:kern w:val="2"/>
          <w:szCs w:val="24"/>
          <w:lang w:val="en-US" w:eastAsia="zh-CN" w:bidi="ar-SA"/>
        </w:rPr>
        <w:fldChar w:fldCharType="separate"/>
      </w:r>
      <w:r>
        <w:rPr>
          <w:rFonts w:hint="default"/>
        </w:rPr>
        <w:t xml:space="preserve">9 </w:t>
      </w:r>
      <w:r>
        <w:rPr>
          <w:rFonts w:hint="eastAsia"/>
        </w:rPr>
        <w:t>附件</w:t>
      </w:r>
      <w:r>
        <w:tab/>
      </w:r>
      <w:r>
        <w:fldChar w:fldCharType="begin"/>
      </w:r>
      <w:r>
        <w:instrText xml:space="preserve"> PAGEREF _Toc26926 </w:instrText>
      </w:r>
      <w:r>
        <w:fldChar w:fldCharType="separate"/>
      </w:r>
      <w:r>
        <w:t>82</w:t>
      </w:r>
      <w:r>
        <w:fldChar w:fldCharType="end"/>
      </w:r>
      <w:r>
        <w:rPr>
          <w:rFonts w:hint="eastAsia" w:ascii="Cambria" w:hAnsi="Cambria" w:eastAsia="宋体" w:cs="Times New Roman"/>
          <w:kern w:val="2"/>
          <w:szCs w:val="24"/>
          <w:lang w:val="en-US" w:eastAsia="zh-CN" w:bidi="ar-SA"/>
        </w:rPr>
        <w:fldChar w:fldCharType="end"/>
      </w:r>
    </w:p>
    <w:p>
      <w:pPr>
        <w:pStyle w:val="11"/>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_Toc18602 </w:instrText>
      </w:r>
      <w:r>
        <w:rPr>
          <w:rFonts w:hint="eastAsia" w:ascii="Cambria" w:hAnsi="Cambria" w:eastAsia="宋体" w:cs="Times New Roman"/>
          <w:kern w:val="2"/>
          <w:szCs w:val="24"/>
          <w:lang w:val="en-US" w:eastAsia="zh-CN" w:bidi="ar-SA"/>
        </w:rPr>
        <w:fldChar w:fldCharType="separate"/>
      </w:r>
      <w:r>
        <w:rPr>
          <w:rFonts w:hint="default"/>
        </w:rPr>
        <w:t xml:space="preserve">10 </w:t>
      </w:r>
      <w:r>
        <w:rPr>
          <w:rFonts w:hint="eastAsia"/>
        </w:rPr>
        <w:t>附录</w:t>
      </w:r>
      <w:r>
        <w:tab/>
      </w:r>
      <w:r>
        <w:fldChar w:fldCharType="begin"/>
      </w:r>
      <w:r>
        <w:instrText xml:space="preserve"> PAGEREF _Toc18602 </w:instrText>
      </w:r>
      <w:r>
        <w:fldChar w:fldCharType="separate"/>
      </w:r>
      <w:r>
        <w:t>82</w:t>
      </w:r>
      <w:r>
        <w:fldChar w:fldCharType="end"/>
      </w:r>
      <w:r>
        <w:rPr>
          <w:rFonts w:hint="eastAsia" w:ascii="Cambria" w:hAnsi="Cambria" w:eastAsia="宋体" w:cs="Times New Roman"/>
          <w:kern w:val="2"/>
          <w:szCs w:val="24"/>
          <w:lang w:val="en-US" w:eastAsia="zh-CN" w:bidi="ar-SA"/>
        </w:rPr>
        <w:fldChar w:fldCharType="end"/>
      </w:r>
    </w:p>
    <w:p>
      <w:pPr>
        <w:pStyle w:val="13"/>
        <w:tabs>
          <w:tab w:val="right" w:leader="dot" w:pos="8306"/>
        </w:tabs>
      </w:pPr>
      <w:r>
        <w:rPr>
          <w:rFonts w:hint="eastAsia" w:ascii="Cambria" w:hAnsi="Cambria" w:eastAsia="宋体" w:cs="Times New Roman"/>
          <w:kern w:val="2"/>
          <w:szCs w:val="24"/>
          <w:lang w:val="en-US" w:eastAsia="zh-CN" w:bidi="ar-SA"/>
        </w:rPr>
        <w:fldChar w:fldCharType="begin"/>
      </w:r>
      <w:r>
        <w:rPr>
          <w:rFonts w:hint="eastAsia" w:ascii="Cambria" w:hAnsi="Cambria" w:eastAsia="宋体" w:cs="Times New Roman"/>
          <w:kern w:val="2"/>
          <w:szCs w:val="24"/>
          <w:lang w:val="en-US" w:eastAsia="zh-CN" w:bidi="ar-SA"/>
        </w:rPr>
        <w:instrText xml:space="preserve"> HYPERLINK \l _Toc26825 </w:instrText>
      </w:r>
      <w:r>
        <w:rPr>
          <w:rFonts w:hint="eastAsia" w:ascii="Cambria" w:hAnsi="Cambria" w:eastAsia="宋体" w:cs="Times New Roman"/>
          <w:kern w:val="2"/>
          <w:szCs w:val="24"/>
          <w:lang w:val="en-US" w:eastAsia="zh-CN" w:bidi="ar-SA"/>
        </w:rPr>
        <w:fldChar w:fldCharType="separate"/>
      </w:r>
      <w:r>
        <w:rPr>
          <w:rFonts w:hint="default"/>
          <w:lang w:eastAsia="zh-CN"/>
        </w:rPr>
        <w:t xml:space="preserve">10.1 </w:t>
      </w:r>
      <w:r>
        <w:rPr>
          <w:rFonts w:hint="eastAsia"/>
          <w:lang w:eastAsia="zh-CN"/>
        </w:rPr>
        <w:t>通用规范说明（前端以新</w:t>
      </w:r>
      <w:r>
        <w:rPr>
          <w:rFonts w:hint="eastAsia"/>
          <w:lang w:val="en-US" w:eastAsia="zh-CN"/>
        </w:rPr>
        <w:t>UI交互标准为准</w:t>
      </w:r>
      <w:r>
        <w:rPr>
          <w:rFonts w:hint="eastAsia"/>
          <w:lang w:eastAsia="zh-CN"/>
        </w:rPr>
        <w:t>）</w:t>
      </w:r>
      <w:r>
        <w:tab/>
      </w:r>
      <w:r>
        <w:fldChar w:fldCharType="begin"/>
      </w:r>
      <w:r>
        <w:instrText xml:space="preserve"> PAGEREF _Toc26825 </w:instrText>
      </w:r>
      <w:r>
        <w:fldChar w:fldCharType="separate"/>
      </w:r>
      <w:r>
        <w:t>82</w:t>
      </w:r>
      <w:r>
        <w:fldChar w:fldCharType="end"/>
      </w:r>
      <w:r>
        <w:rPr>
          <w:rFonts w:hint="eastAsia" w:ascii="Cambria" w:hAnsi="Cambria" w:eastAsia="宋体" w:cs="Times New Roman"/>
          <w:kern w:val="2"/>
          <w:szCs w:val="24"/>
          <w:lang w:val="en-US" w:eastAsia="zh-CN" w:bidi="ar-SA"/>
        </w:rPr>
        <w:fldChar w:fldCharType="end"/>
      </w:r>
    </w:p>
    <w:p>
      <w:r>
        <w:rPr>
          <w:rFonts w:hint="eastAsia" w:ascii="Cambria" w:hAnsi="Cambria" w:eastAsia="宋体" w:cs="Times New Roman"/>
          <w:kern w:val="2"/>
          <w:szCs w:val="24"/>
          <w:lang w:val="en-US" w:eastAsia="zh-CN" w:bidi="ar-SA"/>
        </w:rPr>
        <w:fldChar w:fldCharType="end"/>
      </w:r>
    </w:p>
    <w:p>
      <w:pPr>
        <w:pStyle w:val="2"/>
        <w:sectPr>
          <w:headerReference r:id="rId3" w:type="default"/>
          <w:pgSz w:w="11906" w:h="16838"/>
          <w:pgMar w:top="1440" w:right="1800" w:bottom="1440" w:left="1800" w:header="851" w:footer="992" w:gutter="0"/>
          <w:cols w:space="720" w:num="1"/>
          <w:docGrid w:type="lines" w:linePitch="312" w:charSpace="0"/>
        </w:sectPr>
      </w:pPr>
      <w:bookmarkStart w:id="0" w:name="_Toc25479"/>
      <w:bookmarkStart w:id="1" w:name="_Toc28026"/>
    </w:p>
    <w:p>
      <w:pPr>
        <w:pStyle w:val="2"/>
      </w:pPr>
      <w:bookmarkStart w:id="2" w:name="_Toc11418"/>
      <w:r>
        <w:rPr>
          <w:rFonts w:hint="eastAsia"/>
        </w:rPr>
        <w:t>前言</w:t>
      </w:r>
      <w:bookmarkEnd w:id="0"/>
      <w:bookmarkEnd w:id="1"/>
      <w:bookmarkEnd w:id="2"/>
    </w:p>
    <w:p>
      <w:pPr>
        <w:ind w:firstLine="420"/>
        <w:rPr>
          <w:rStyle w:val="18"/>
        </w:rPr>
      </w:pPr>
      <w:r>
        <w:rPr>
          <w:rFonts w:hint="eastAsia" w:ascii="Arial" w:hAnsi="Arial" w:cs="Arial"/>
        </w:rPr>
        <w:t>依据</w:t>
      </w:r>
      <w:r>
        <w:rPr>
          <w:rFonts w:hint="eastAsia" w:ascii="Arial" w:hAnsi="Arial" w:cs="Arial"/>
          <w:lang w:eastAsia="zh-CN"/>
        </w:rPr>
        <w:t>历史相关产品及相关产品研究与调研</w:t>
      </w:r>
      <w:r>
        <w:rPr>
          <w:rFonts w:hint="eastAsia" w:ascii="Arial" w:hAnsi="Arial" w:cs="Arial"/>
        </w:rPr>
        <w:t>编制</w:t>
      </w:r>
      <w:r>
        <w:rPr>
          <w:rFonts w:hint="eastAsia" w:ascii="Arial" w:hAnsi="Arial" w:cs="Arial"/>
          <w:lang w:eastAsia="zh-CN"/>
        </w:rPr>
        <w:t>。</w:t>
      </w:r>
    </w:p>
    <w:p>
      <w:pPr>
        <w:pStyle w:val="2"/>
      </w:pPr>
      <w:bookmarkStart w:id="3" w:name="_Toc6991"/>
      <w:bookmarkStart w:id="4" w:name="_Toc9491"/>
      <w:bookmarkStart w:id="5" w:name="_Toc5828"/>
      <w:r>
        <w:rPr>
          <w:rFonts w:hint="eastAsia"/>
        </w:rPr>
        <w:t>目的</w:t>
      </w:r>
      <w:bookmarkEnd w:id="3"/>
      <w:bookmarkEnd w:id="4"/>
      <w:bookmarkEnd w:id="5"/>
    </w:p>
    <w:p>
      <w:pPr>
        <w:pStyle w:val="3"/>
      </w:pPr>
      <w:bookmarkStart w:id="6" w:name="_Toc10343"/>
      <w:bookmarkStart w:id="7" w:name="_Toc23578"/>
      <w:bookmarkStart w:id="8" w:name="_Toc30981"/>
      <w:r>
        <w:rPr>
          <w:rFonts w:hint="eastAsia"/>
        </w:rPr>
        <w:t>背景</w:t>
      </w:r>
      <w:bookmarkEnd w:id="6"/>
      <w:bookmarkEnd w:id="7"/>
      <w:bookmarkEnd w:id="8"/>
    </w:p>
    <w:p>
      <w:pPr>
        <w:ind w:firstLine="420" w:firstLineChars="0"/>
        <w:rPr>
          <w:rFonts w:hint="eastAsia" w:eastAsia="宋体"/>
          <w:lang w:eastAsia="zh-CN"/>
        </w:rPr>
      </w:pPr>
      <w:r>
        <w:rPr>
          <w:rFonts w:hint="eastAsia"/>
          <w:lang w:eastAsia="zh-CN"/>
        </w:rPr>
        <w:t>改变现有</w:t>
      </w:r>
      <w:r>
        <w:rPr>
          <w:rFonts w:hint="eastAsia"/>
          <w:lang w:val="en-US" w:eastAsia="zh-CN"/>
        </w:rPr>
        <w:t>PGS、PGS_SCS、P600的相关产品问题。</w:t>
      </w:r>
    </w:p>
    <w:p>
      <w:pPr>
        <w:pStyle w:val="3"/>
      </w:pPr>
      <w:bookmarkStart w:id="9" w:name="_Toc2240"/>
      <w:bookmarkStart w:id="10" w:name="_Toc1475"/>
      <w:bookmarkStart w:id="11" w:name="_Toc2609"/>
      <w:r>
        <w:rPr>
          <w:rFonts w:hint="eastAsia"/>
        </w:rPr>
        <w:t>术语缩写与解释</w:t>
      </w:r>
      <w:bookmarkEnd w:id="9"/>
      <w:bookmarkEnd w:id="10"/>
      <w:bookmarkEnd w:id="11"/>
    </w:p>
    <w:tbl>
      <w:tblPr>
        <w:tblStyle w:val="16"/>
        <w:tblW w:w="837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0"/>
        <w:gridCol w:w="6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jc w:val="center"/>
        </w:trPr>
        <w:tc>
          <w:tcPr>
            <w:tcW w:w="2260" w:type="dxa"/>
            <w:shd w:val="clear" w:color="auto" w:fill="D9D9D9"/>
            <w:vAlign w:val="center"/>
          </w:tcPr>
          <w:p>
            <w:pPr>
              <w:tabs>
                <w:tab w:val="left" w:pos="3346"/>
              </w:tabs>
              <w:jc w:val="center"/>
              <w:rPr>
                <w:rFonts w:ascii="Arial" w:hAnsi="Arial" w:eastAsia="幼圆" w:cs="Arial"/>
                <w:b/>
                <w:bCs/>
              </w:rPr>
            </w:pPr>
            <w:bookmarkStart w:id="12" w:name="_Toc18073"/>
            <w:bookmarkStart w:id="13" w:name="_Toc32618"/>
            <w:r>
              <w:rPr>
                <w:rFonts w:ascii="Arial" w:hAnsi="Arial" w:eastAsia="幼圆" w:cs="Arial"/>
                <w:b/>
                <w:bCs/>
              </w:rPr>
              <w:t>缩写、术语</w:t>
            </w:r>
          </w:p>
        </w:tc>
        <w:tc>
          <w:tcPr>
            <w:tcW w:w="6116" w:type="dxa"/>
            <w:shd w:val="clear" w:color="auto" w:fill="D9D9D9"/>
            <w:vAlign w:val="center"/>
          </w:tcPr>
          <w:p>
            <w:pPr>
              <w:tabs>
                <w:tab w:val="left" w:pos="3346"/>
              </w:tabs>
              <w:jc w:val="center"/>
              <w:rPr>
                <w:rFonts w:ascii="Arial" w:hAnsi="Arial" w:eastAsia="幼圆" w:cs="Arial"/>
                <w:b/>
                <w:bCs/>
              </w:rPr>
            </w:pPr>
            <w:r>
              <w:rPr>
                <w:rFonts w:ascii="Arial" w:hAnsi="Arial" w:eastAsia="幼圆" w:cs="Arial"/>
                <w:b/>
                <w:bCs/>
              </w:rPr>
              <w:t>解 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98" w:hRule="exact"/>
          <w:jc w:val="center"/>
        </w:trPr>
        <w:tc>
          <w:tcPr>
            <w:tcW w:w="2260" w:type="dxa"/>
            <w:tcBorders>
              <w:top w:val="single" w:color="000000" w:sz="4" w:space="0"/>
              <w:left w:val="single" w:color="000000" w:sz="4" w:space="0"/>
              <w:bottom w:val="single" w:color="000000" w:sz="4" w:space="0"/>
              <w:right w:val="single" w:color="000000" w:sz="4" w:space="0"/>
            </w:tcBorders>
            <w:shd w:val="clear" w:color="auto" w:fill="FFFFFF"/>
            <w:vAlign w:val="top"/>
          </w:tcPr>
          <w:p>
            <w:pPr>
              <w:autoSpaceDE w:val="0"/>
              <w:autoSpaceDN w:val="0"/>
              <w:adjustRightInd w:val="0"/>
              <w:spacing w:line="345" w:lineRule="exact"/>
              <w:ind w:left="107"/>
              <w:rPr>
                <w:rFonts w:hint="eastAsia" w:ascii="宋?" w:hAnsi="宋?" w:eastAsia="宋体" w:cs="宋?"/>
                <w:color w:val="000000"/>
                <w:szCs w:val="21"/>
                <w:lang w:eastAsia="zh-CN"/>
              </w:rPr>
            </w:pPr>
          </w:p>
        </w:tc>
        <w:tc>
          <w:tcPr>
            <w:tcW w:w="6116" w:type="dxa"/>
            <w:tcBorders>
              <w:top w:val="single" w:color="000000" w:sz="4" w:space="0"/>
              <w:left w:val="single" w:color="000000" w:sz="4" w:space="0"/>
              <w:bottom w:val="single" w:color="000000" w:sz="4" w:space="0"/>
              <w:right w:val="single" w:color="000000" w:sz="4" w:space="0"/>
            </w:tcBorders>
            <w:shd w:val="clear" w:color="auto" w:fill="FFFFFF"/>
            <w:vAlign w:val="top"/>
          </w:tcPr>
          <w:p>
            <w:pPr>
              <w:autoSpaceDE w:val="0"/>
              <w:autoSpaceDN w:val="0"/>
              <w:adjustRightInd w:val="0"/>
              <w:spacing w:line="345" w:lineRule="exact"/>
              <w:ind w:left="108"/>
              <w:rPr>
                <w:rFonts w:hint="eastAsia" w:ascii="宋?" w:hAnsi="宋?" w:eastAsia="宋体" w:cs="宋?"/>
                <w:color w:val="000000"/>
                <w:szCs w:val="21"/>
                <w:lang w:eastAsia="zh-CN"/>
              </w:rPr>
            </w:pPr>
          </w:p>
        </w:tc>
      </w:tr>
    </w:tbl>
    <w:p>
      <w:pPr>
        <w:pStyle w:val="3"/>
      </w:pPr>
      <w:bookmarkStart w:id="14" w:name="_Toc8276"/>
      <w:r>
        <w:rPr>
          <w:rFonts w:hint="eastAsia"/>
        </w:rPr>
        <w:t>参考资料</w:t>
      </w:r>
      <w:bookmarkEnd w:id="12"/>
      <w:bookmarkEnd w:id="13"/>
      <w:bookmarkEnd w:id="14"/>
    </w:p>
    <w:tbl>
      <w:tblPr>
        <w:tblStyle w:val="16"/>
        <w:tblW w:w="83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41"/>
        <w:gridCol w:w="2111"/>
        <w:gridCol w:w="1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2" w:hRule="atLeast"/>
          <w:jc w:val="center"/>
        </w:trPr>
        <w:tc>
          <w:tcPr>
            <w:tcW w:w="4341" w:type="dxa"/>
            <w:shd w:val="clear" w:color="auto" w:fill="D9D9D9"/>
            <w:vAlign w:val="top"/>
          </w:tcPr>
          <w:p>
            <w:pPr>
              <w:tabs>
                <w:tab w:val="left" w:pos="3346"/>
              </w:tabs>
              <w:rPr>
                <w:rFonts w:ascii="Arial" w:hAnsi="Arial" w:eastAsia="幼圆" w:cs="Arial"/>
                <w:b/>
                <w:bCs/>
              </w:rPr>
            </w:pPr>
            <w:r>
              <w:rPr>
                <w:rFonts w:ascii="Arial" w:hAnsi="Arial" w:eastAsia="幼圆" w:cs="Arial"/>
                <w:b/>
                <w:bCs/>
              </w:rPr>
              <w:t>文档名</w:t>
            </w:r>
          </w:p>
        </w:tc>
        <w:tc>
          <w:tcPr>
            <w:tcW w:w="2111" w:type="dxa"/>
            <w:shd w:val="clear" w:color="auto" w:fill="D9D9D9"/>
            <w:vAlign w:val="top"/>
          </w:tcPr>
          <w:p>
            <w:pPr>
              <w:tabs>
                <w:tab w:val="left" w:pos="3346"/>
              </w:tabs>
              <w:jc w:val="center"/>
              <w:rPr>
                <w:rFonts w:ascii="Arial" w:hAnsi="Arial" w:eastAsia="幼圆" w:cs="Arial"/>
                <w:b/>
                <w:bCs/>
              </w:rPr>
            </w:pPr>
            <w:r>
              <w:rPr>
                <w:rFonts w:ascii="Arial" w:hAnsi="Arial" w:eastAsia="幼圆" w:cs="Arial"/>
                <w:b/>
                <w:bCs/>
              </w:rPr>
              <w:t>来源</w:t>
            </w:r>
          </w:p>
        </w:tc>
        <w:tc>
          <w:tcPr>
            <w:tcW w:w="1943" w:type="dxa"/>
            <w:shd w:val="clear" w:color="auto" w:fill="D9D9D9"/>
            <w:vAlign w:val="top"/>
          </w:tcPr>
          <w:p>
            <w:pPr>
              <w:tabs>
                <w:tab w:val="left" w:pos="3346"/>
              </w:tabs>
              <w:jc w:val="center"/>
              <w:rPr>
                <w:rFonts w:ascii="Arial" w:hAnsi="Arial" w:eastAsia="幼圆" w:cs="Arial"/>
                <w:b/>
                <w:bCs/>
              </w:rPr>
            </w:pPr>
            <w:r>
              <w:rPr>
                <w:rFonts w:ascii="Arial" w:hAnsi="Arial" w:eastAsia="幼圆" w:cs="Arial"/>
                <w:b/>
                <w:bCs/>
              </w:rPr>
              <w:t>文档简称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341" w:type="dxa"/>
            <w:vAlign w:val="top"/>
          </w:tcPr>
          <w:p>
            <w:pPr>
              <w:spacing w:line="400" w:lineRule="exact"/>
              <w:rPr>
                <w:rFonts w:ascii="宋体" w:hAnsi="宋体"/>
              </w:rPr>
            </w:pPr>
          </w:p>
        </w:tc>
        <w:tc>
          <w:tcPr>
            <w:tcW w:w="2111" w:type="dxa"/>
            <w:vAlign w:val="top"/>
          </w:tcPr>
          <w:p>
            <w:pPr>
              <w:spacing w:line="400" w:lineRule="exact"/>
            </w:pPr>
          </w:p>
        </w:tc>
        <w:tc>
          <w:tcPr>
            <w:tcW w:w="1943" w:type="dxa"/>
            <w:vAlign w:val="top"/>
          </w:tcPr>
          <w:p>
            <w:pPr>
              <w:spacing w:line="400" w:lineRule="exact"/>
            </w:pPr>
          </w:p>
        </w:tc>
      </w:tr>
    </w:tbl>
    <w:p>
      <w:pPr>
        <w:pStyle w:val="3"/>
      </w:pPr>
      <w:bookmarkStart w:id="15" w:name="_Toc2185"/>
      <w:bookmarkStart w:id="16" w:name="_Toc3205"/>
      <w:bookmarkStart w:id="17" w:name="_Toc27813"/>
      <w:r>
        <w:rPr>
          <w:rFonts w:hint="eastAsia"/>
        </w:rPr>
        <w:t>需求描述与约定</w:t>
      </w:r>
      <w:bookmarkEnd w:id="15"/>
      <w:bookmarkEnd w:id="16"/>
      <w:bookmarkEnd w:id="17"/>
    </w:p>
    <w:p>
      <w:pPr>
        <w:ind w:firstLine="420"/>
        <w:rPr>
          <w:rFonts w:ascii="Arial" w:hAnsi="Arial" w:cs="Arial"/>
        </w:rPr>
      </w:pPr>
      <w:r>
        <w:rPr>
          <w:rFonts w:hint="eastAsia" w:ascii="Arial" w:hAnsi="Arial" w:cs="Arial"/>
        </w:rPr>
        <w:t>需求标识方法：</w:t>
      </w:r>
    </w:p>
    <w:p>
      <w:pPr>
        <w:ind w:firstLine="420"/>
        <w:rPr>
          <w:rFonts w:ascii="Arial" w:hAnsi="Arial" w:cs="Arial"/>
        </w:rPr>
      </w:pPr>
      <w:r>
        <w:rPr>
          <w:rFonts w:hint="eastAsia" w:ascii="Arial" w:hAnsi="Arial" w:cs="Arial"/>
        </w:rPr>
        <w:t>1、需求序列化编号（A-B-C)</w:t>
      </w:r>
    </w:p>
    <w:p>
      <w:pPr>
        <w:ind w:firstLine="420"/>
        <w:rPr>
          <w:rFonts w:ascii="Arial" w:hAnsi="Arial" w:cs="Arial"/>
        </w:rPr>
      </w:pPr>
      <w:r>
        <w:rPr>
          <w:rFonts w:hint="eastAsia" w:ascii="Arial" w:hAnsi="Arial" w:cs="Arial"/>
        </w:rPr>
        <w:t>A: 需求类型代码；功能需求代码：F（Function），非功能需求代码：NF（Non-Function）</w:t>
      </w:r>
    </w:p>
    <w:p>
      <w:pPr>
        <w:ind w:firstLine="420"/>
        <w:rPr>
          <w:rFonts w:ascii="Arial" w:hAnsi="Arial" w:cs="Arial"/>
        </w:rPr>
      </w:pPr>
      <w:r>
        <w:rPr>
          <w:rFonts w:hint="eastAsia" w:ascii="Arial" w:hAnsi="Arial" w:cs="Arial"/>
        </w:rPr>
        <w:t>B: 子系统/模块代码；按模块简称自定义三位字母编号，如：USR(用户管理模块)</w:t>
      </w:r>
    </w:p>
    <w:p>
      <w:pPr>
        <w:ind w:firstLine="420"/>
        <w:rPr>
          <w:rFonts w:ascii="Arial" w:hAnsi="Arial" w:cs="Arial"/>
        </w:rPr>
      </w:pPr>
      <w:r>
        <w:rPr>
          <w:rFonts w:hint="eastAsia" w:ascii="Arial" w:hAnsi="Arial" w:cs="Arial"/>
        </w:rPr>
        <w:t>C：需求点代码：三位流水编号，如：001</w:t>
      </w:r>
    </w:p>
    <w:p>
      <w:pPr>
        <w:ind w:firstLine="420"/>
        <w:rPr>
          <w:rFonts w:ascii="Arial" w:hAnsi="Arial" w:cs="Arial"/>
        </w:rPr>
      </w:pPr>
      <w:r>
        <w:rPr>
          <w:rFonts w:hint="eastAsia" w:ascii="Arial" w:hAnsi="Arial" w:cs="Arial"/>
        </w:rPr>
        <w:t>例如：第一个子系统/模块的第一个功能需求点的编号为：F-USR-001</w:t>
      </w:r>
    </w:p>
    <w:p>
      <w:pPr>
        <w:ind w:firstLine="420"/>
        <w:rPr>
          <w:rFonts w:ascii="Arial" w:hAnsi="Arial" w:cs="Arial"/>
        </w:rPr>
      </w:pPr>
      <w:r>
        <w:rPr>
          <w:rFonts w:hint="eastAsia" w:ascii="Arial" w:hAnsi="Arial" w:cs="Arial"/>
        </w:rPr>
        <w:t>2、需求层级序号：两位流水编号，如：01</w:t>
      </w:r>
    </w:p>
    <w:p>
      <w:pPr>
        <w:ind w:firstLine="420"/>
        <w:rPr>
          <w:rFonts w:ascii="Arial" w:hAnsi="Arial" w:cs="Arial"/>
        </w:rPr>
      </w:pPr>
      <w:r>
        <w:rPr>
          <w:rFonts w:hint="eastAsia" w:ascii="Arial" w:hAnsi="Arial" w:cs="Arial"/>
        </w:rPr>
        <w:t>3、优先级描述约定：从低到高分为五级，对应代码：1,2,3,4,5；代码1表示最低，代码5表示最高。</w:t>
      </w:r>
    </w:p>
    <w:p>
      <w:pPr>
        <w:ind w:firstLine="420"/>
        <w:rPr>
          <w:rFonts w:ascii="Arial" w:hAnsi="Arial" w:cs="Arial"/>
        </w:rPr>
      </w:pPr>
      <w:r>
        <w:rPr>
          <w:rFonts w:hint="eastAsia" w:ascii="Arial" w:hAnsi="Arial" w:cs="Arial"/>
        </w:rPr>
        <w:t>4、使用频度描述：时间段/次；例如：一天/次。</w:t>
      </w:r>
    </w:p>
    <w:p>
      <w:pPr>
        <w:ind w:firstLine="420"/>
        <w:rPr>
          <w:rFonts w:ascii="Arial" w:hAnsi="Arial" w:cs="Arial"/>
        </w:rPr>
      </w:pPr>
      <w:r>
        <w:rPr>
          <w:rFonts w:hint="eastAsia" w:ascii="Arial" w:hAnsi="Arial" w:cs="Arial"/>
        </w:rPr>
        <w:t>5、前置条件序列化编号：FC001；前两位为固定代码（Forward Condition），后三位为流水编号。</w:t>
      </w:r>
    </w:p>
    <w:p>
      <w:pPr>
        <w:ind w:firstLine="420"/>
        <w:rPr>
          <w:rFonts w:ascii="Arial" w:hAnsi="Arial" w:cs="Arial"/>
        </w:rPr>
      </w:pPr>
      <w:r>
        <w:rPr>
          <w:rFonts w:hint="eastAsia" w:ascii="Arial" w:hAnsi="Arial" w:cs="Arial"/>
        </w:rPr>
        <w:t>6、后置条件序列化编号：BC001；前两位为固定代码（Backward Condition），后三位为流水编号。</w:t>
      </w:r>
    </w:p>
    <w:p>
      <w:pPr>
        <w:ind w:firstLine="420"/>
        <w:rPr>
          <w:rFonts w:ascii="Arial" w:hAnsi="Arial" w:cs="Arial"/>
        </w:rPr>
      </w:pPr>
      <w:r>
        <w:rPr>
          <w:rFonts w:hint="eastAsia" w:ascii="Arial" w:hAnsi="Arial" w:cs="Arial"/>
        </w:rPr>
        <w:t>7、正常过程：N01；前一位为固定代码（Normal），后两位为流水编号。</w:t>
      </w:r>
    </w:p>
    <w:p>
      <w:pPr>
        <w:ind w:firstLine="420"/>
        <w:rPr>
          <w:rFonts w:ascii="Arial" w:hAnsi="Arial" w:cs="Arial"/>
        </w:rPr>
      </w:pPr>
      <w:r>
        <w:rPr>
          <w:rFonts w:hint="eastAsia" w:ascii="Arial" w:hAnsi="Arial" w:cs="Arial"/>
        </w:rPr>
        <w:t>8、可选过程：O01；前一位为固定代码（Option），后两位为对应正常过程的编号）。</w:t>
      </w:r>
    </w:p>
    <w:p>
      <w:pPr>
        <w:ind w:firstLine="420"/>
        <w:rPr>
          <w:rFonts w:ascii="Arial" w:hAnsi="Arial" w:cs="Arial"/>
        </w:rPr>
      </w:pPr>
      <w:r>
        <w:rPr>
          <w:rFonts w:hint="eastAsia" w:ascii="Arial" w:hAnsi="Arial" w:cs="Arial"/>
        </w:rPr>
        <w:t>O01-01(对应正常过程N01的可选过程)</w:t>
      </w:r>
    </w:p>
    <w:p>
      <w:pPr>
        <w:ind w:firstLine="420"/>
        <w:rPr>
          <w:rFonts w:ascii="Arial" w:hAnsi="Arial" w:cs="Arial"/>
        </w:rPr>
      </w:pPr>
      <w:r>
        <w:rPr>
          <w:rFonts w:hint="eastAsia" w:ascii="Arial" w:hAnsi="Arial" w:cs="Arial"/>
        </w:rPr>
        <w:t>O01-01-01(可选过程O01-01的下游过程)最终返回到正常过程N02</w:t>
      </w:r>
    </w:p>
    <w:p>
      <w:pPr>
        <w:ind w:firstLine="420"/>
        <w:rPr>
          <w:rFonts w:ascii="Arial" w:hAnsi="Arial" w:cs="Arial"/>
        </w:rPr>
      </w:pPr>
      <w:r>
        <w:rPr>
          <w:rFonts w:hint="eastAsia" w:ascii="Arial" w:hAnsi="Arial" w:cs="Arial"/>
        </w:rPr>
        <w:t>9、若引用了参考资料，应指明参考资料的简称与章节号或页码，以便复核与评审。</w:t>
      </w:r>
    </w:p>
    <w:p>
      <w:pPr>
        <w:pStyle w:val="2"/>
      </w:pPr>
      <w:bookmarkStart w:id="18" w:name="_Toc10212"/>
      <w:bookmarkStart w:id="19" w:name="_Toc15623"/>
      <w:bookmarkStart w:id="20" w:name="_Toc22642"/>
      <w:r>
        <w:rPr>
          <w:rFonts w:hint="eastAsia"/>
        </w:rPr>
        <w:t>项目概貌</w:t>
      </w:r>
      <w:bookmarkEnd w:id="18"/>
      <w:bookmarkEnd w:id="19"/>
      <w:bookmarkEnd w:id="20"/>
    </w:p>
    <w:p>
      <w:pPr>
        <w:pStyle w:val="3"/>
      </w:pPr>
      <w:bookmarkStart w:id="21" w:name="_Toc10857"/>
      <w:bookmarkStart w:id="22" w:name="_Toc15118"/>
      <w:bookmarkStart w:id="23" w:name="_Toc27642"/>
      <w:r>
        <w:rPr>
          <w:rFonts w:hint="eastAsia"/>
        </w:rPr>
        <w:t>系统范围</w:t>
      </w:r>
      <w:bookmarkEnd w:id="21"/>
      <w:bookmarkEnd w:id="22"/>
      <w:bookmarkEnd w:id="23"/>
    </w:p>
    <w:p>
      <w:pPr>
        <w:rPr>
          <w:rFonts w:hint="eastAsia"/>
          <w:lang w:val="en-US" w:eastAsia="zh-CN"/>
        </w:rPr>
      </w:pPr>
      <w:r>
        <w:rPr>
          <w:rFonts w:hint="eastAsia"/>
          <w:lang w:eastAsia="zh-CN"/>
        </w:rPr>
        <w:t>此需求文档只针对于</w:t>
      </w:r>
      <w:r>
        <w:rPr>
          <w:rFonts w:hint="eastAsia"/>
          <w:lang w:val="en-US" w:eastAsia="zh-CN"/>
        </w:rPr>
        <w:t>V2.0.0版本所涉及内容，具体内容如下：</w:t>
      </w:r>
    </w:p>
    <w:p>
      <w:pPr>
        <w:rPr>
          <w:rFonts w:hint="eastAsia"/>
          <w:lang w:val="en-US" w:eastAsia="zh-CN"/>
        </w:rPr>
      </w:pPr>
    </w:p>
    <w:tbl>
      <w:tblPr>
        <w:tblW w:w="3390" w:type="dxa"/>
        <w:jc w:val="center"/>
        <w:tblInd w:w="24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33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jc w:val="center"/>
        </w:trPr>
        <w:tc>
          <w:tcPr>
            <w:tcW w:w="339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硬件调试工具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中间件集成车位视频探头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中间件集成指示灯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地图编辑器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登录、退出、修改个人记录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国际化框架-中文简体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进出管理-在场停放记录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进出管理-历史停放记录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进出管理-车位上报流水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系统管理-角色管理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系统管理-系统用户管理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系统管理-显示及语音设置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系统管理-地图对应关系设置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系统管理-系统日志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停车场管理-基础数据管理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停车场管理-车场地图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停车场管理-停车位管理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停车场管理-区域管理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停车场管理-基础参数设置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设备管理-检测设备管理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设备管理-指示灯管理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设备管理-屏管理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后台管理-中间件管理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后台管理-查询机管理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jc w:val="center"/>
        </w:trPr>
        <w:tc>
          <w:tcPr>
            <w:tcW w:w="339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反向寻车-横屏模式</w:t>
            </w:r>
          </w:p>
        </w:tc>
      </w:tr>
    </w:tbl>
    <w:p>
      <w:pPr>
        <w:rPr>
          <w:rFonts w:hint="eastAsia"/>
          <w:lang w:val="en-US" w:eastAsia="zh-CN"/>
        </w:rPr>
      </w:pPr>
    </w:p>
    <w:p>
      <w:pPr>
        <w:pStyle w:val="3"/>
      </w:pPr>
      <w:bookmarkStart w:id="24" w:name="_Toc4703"/>
      <w:bookmarkStart w:id="25" w:name="_Toc2992"/>
      <w:bookmarkStart w:id="26" w:name="_Toc4359"/>
      <w:r>
        <w:rPr>
          <w:rFonts w:hint="eastAsia"/>
        </w:rPr>
        <w:t>用户的特点</w:t>
      </w:r>
      <w:bookmarkEnd w:id="24"/>
      <w:bookmarkEnd w:id="25"/>
      <w:bookmarkEnd w:id="26"/>
    </w:p>
    <w:tbl>
      <w:tblPr>
        <w:tblStyle w:val="16"/>
        <w:tblW w:w="7620"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5"/>
        <w:gridCol w:w="5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71" w:hRule="atLeast"/>
        </w:trPr>
        <w:tc>
          <w:tcPr>
            <w:tcW w:w="1785" w:type="dxa"/>
            <w:shd w:val="clear" w:color="auto" w:fill="D9D9D9"/>
            <w:vAlign w:val="center"/>
          </w:tcPr>
          <w:p>
            <w:pPr>
              <w:jc w:val="center"/>
              <w:rPr>
                <w:rFonts w:ascii="Arial" w:hAnsi="Arial" w:eastAsia="幼圆" w:cs="Arial"/>
                <w:b/>
              </w:rPr>
            </w:pPr>
            <w:r>
              <w:rPr>
                <w:rFonts w:ascii="Arial" w:hAnsi="Arial" w:eastAsia="幼圆" w:cs="Arial"/>
                <w:b/>
              </w:rPr>
              <w:t>角色名称</w:t>
            </w:r>
          </w:p>
        </w:tc>
        <w:tc>
          <w:tcPr>
            <w:tcW w:w="5835" w:type="dxa"/>
            <w:shd w:val="clear" w:color="auto" w:fill="D9D9D9"/>
            <w:vAlign w:val="center"/>
          </w:tcPr>
          <w:p>
            <w:pPr>
              <w:jc w:val="center"/>
              <w:rPr>
                <w:rFonts w:ascii="Arial" w:hAnsi="Arial" w:eastAsia="幼圆" w:cs="Arial"/>
                <w:b/>
              </w:rPr>
            </w:pPr>
            <w:r>
              <w:rPr>
                <w:rFonts w:ascii="Arial" w:hAnsi="Arial" w:eastAsia="幼圆" w:cs="Arial"/>
                <w:b/>
              </w:rPr>
              <w:t>职责描述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0" w:hRule="atLeast"/>
        </w:trPr>
        <w:tc>
          <w:tcPr>
            <w:tcW w:w="1785" w:type="dxa"/>
            <w:vAlign w:val="top"/>
          </w:tcPr>
          <w:p>
            <w:pPr>
              <w:jc w:val="center"/>
            </w:pPr>
          </w:p>
        </w:tc>
        <w:tc>
          <w:tcPr>
            <w:tcW w:w="5835" w:type="dxa"/>
            <w:vAlign w:val="top"/>
          </w:tcPr>
          <w:p>
            <w:pPr>
              <w:widowControl w:val="0"/>
              <w:numPr>
                <w:ilvl w:val="0"/>
                <w:numId w:val="2"/>
              </w:numPr>
              <w:jc w:val="both"/>
              <w:rPr>
                <w:rFonts w:ascii="Arial" w:hAnsi="Arial" w:eastAsia="幼圆" w:cs="Arial"/>
              </w:rPr>
            </w:pPr>
          </w:p>
        </w:tc>
      </w:tr>
    </w:tbl>
    <w:p>
      <w:pPr>
        <w:pStyle w:val="3"/>
      </w:pPr>
      <w:bookmarkStart w:id="27" w:name="_Toc6172"/>
      <w:bookmarkStart w:id="28" w:name="_Toc3485"/>
      <w:bookmarkStart w:id="29" w:name="_Toc5537"/>
      <w:r>
        <w:rPr>
          <w:rFonts w:hint="eastAsia"/>
        </w:rPr>
        <w:t>运行环境要求</w:t>
      </w:r>
      <w:bookmarkEnd w:id="27"/>
      <w:bookmarkEnd w:id="28"/>
      <w:bookmarkEnd w:id="29"/>
    </w:p>
    <w:p>
      <w:pPr>
        <w:ind w:firstLine="420" w:firstLineChars="0"/>
        <w:rPr>
          <w:rFonts w:hint="eastAsia" w:eastAsia="宋体"/>
          <w:lang w:eastAsia="zh-CN"/>
        </w:rPr>
      </w:pPr>
      <w:r>
        <w:rPr>
          <w:rFonts w:hint="eastAsia"/>
          <w:lang w:eastAsia="zh-CN"/>
        </w:rPr>
        <w:t>沿用现有公司上层</w:t>
      </w:r>
      <w:r>
        <w:rPr>
          <w:rFonts w:hint="eastAsia"/>
          <w:lang w:val="en-US" w:eastAsia="zh-CN"/>
        </w:rPr>
        <w:t>JAVA，底层QT的技术体系。沿用相关运行环境和版本。</w:t>
      </w:r>
    </w:p>
    <w:p>
      <w:pPr>
        <w:pStyle w:val="3"/>
      </w:pPr>
      <w:bookmarkStart w:id="30" w:name="_Toc9271"/>
      <w:bookmarkStart w:id="31" w:name="_Toc13772"/>
      <w:bookmarkStart w:id="32" w:name="_Toc13440"/>
      <w:r>
        <w:rPr>
          <w:rFonts w:hint="eastAsia"/>
        </w:rPr>
        <w:t>设计及实现上的限制</w:t>
      </w:r>
      <w:bookmarkEnd w:id="30"/>
      <w:bookmarkEnd w:id="31"/>
      <w:bookmarkEnd w:id="32"/>
    </w:p>
    <w:p>
      <w:pPr>
        <w:ind w:firstLine="420" w:firstLineChars="0"/>
        <w:rPr>
          <w:rFonts w:hint="eastAsia"/>
          <w:lang w:val="en-US" w:eastAsia="zh-CN"/>
        </w:rPr>
      </w:pPr>
      <w:r>
        <w:rPr>
          <w:rFonts w:hint="eastAsia"/>
          <w:lang w:eastAsia="zh-CN"/>
        </w:rPr>
        <w:t>平台软件需要满足图</w:t>
      </w:r>
      <w:r>
        <w:rPr>
          <w:rFonts w:hint="eastAsia"/>
          <w:lang w:val="en-US" w:eastAsia="zh-CN"/>
        </w:rPr>
        <w:t>1中系统结构，做到各模块可独立部署。数据接入层可灵活接入各类解决方案及相关设备。</w:t>
      </w:r>
    </w:p>
    <w:p>
      <w:pPr>
        <w:rPr>
          <w:rFonts w:hint="eastAsia"/>
          <w:lang w:val="en-US" w:eastAsia="zh-CN"/>
        </w:rPr>
      </w:pPr>
      <w:r>
        <w:drawing>
          <wp:inline distT="0" distB="0" distL="114300" distR="114300">
            <wp:extent cx="5259705" cy="1976755"/>
            <wp:effectExtent l="0" t="0" r="17145" b="444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5"/>
                    <a:stretch>
                      <a:fillRect/>
                    </a:stretch>
                  </pic:blipFill>
                  <pic:spPr>
                    <a:xfrm>
                      <a:off x="0" y="0"/>
                      <a:ext cx="5259705" cy="1976755"/>
                    </a:xfrm>
                    <a:prstGeom prst="rect">
                      <a:avLst/>
                    </a:prstGeom>
                    <a:noFill/>
                    <a:ln w="9525">
                      <a:noFill/>
                    </a:ln>
                  </pic:spPr>
                </pic:pic>
              </a:graphicData>
            </a:graphic>
          </wp:inline>
        </w:drawing>
      </w:r>
    </w:p>
    <w:p>
      <w:pPr>
        <w:pStyle w:val="7"/>
        <w:jc w:val="center"/>
        <w:rPr>
          <w:rFonts w:hint="eastAsia"/>
          <w:lang w:val="en-US" w:eastAsia="zh-CN"/>
        </w:rPr>
      </w:pPr>
      <w:r>
        <w:t xml:space="preserve">图 </w:t>
      </w:r>
      <w:r>
        <w:fldChar w:fldCharType="begin"/>
      </w:r>
      <w:r>
        <w:instrText xml:space="preserve"> SEQ 图 \* ARABIC </w:instrText>
      </w:r>
      <w:r>
        <w:fldChar w:fldCharType="separate"/>
      </w:r>
      <w:r>
        <w:t>1</w:t>
      </w:r>
      <w:r>
        <w:fldChar w:fldCharType="end"/>
      </w:r>
    </w:p>
    <w:p/>
    <w:p>
      <w:pPr>
        <w:pStyle w:val="2"/>
      </w:pPr>
      <w:bookmarkStart w:id="33" w:name="_Toc22287"/>
      <w:bookmarkStart w:id="34" w:name="_Toc25956"/>
      <w:bookmarkStart w:id="35" w:name="_Toc31246"/>
      <w:r>
        <w:rPr>
          <w:rFonts w:hint="eastAsia"/>
        </w:rPr>
        <w:t>总体需求</w:t>
      </w:r>
      <w:bookmarkEnd w:id="33"/>
      <w:bookmarkEnd w:id="34"/>
      <w:bookmarkEnd w:id="35"/>
    </w:p>
    <w:p>
      <w:pPr>
        <w:pStyle w:val="3"/>
      </w:pPr>
      <w:bookmarkStart w:id="36" w:name="_Toc30994"/>
      <w:bookmarkStart w:id="37" w:name="_Toc31426"/>
      <w:bookmarkStart w:id="38" w:name="_Toc2642"/>
      <w:r>
        <w:rPr>
          <w:rFonts w:hint="eastAsia"/>
        </w:rPr>
        <w:t>需求分析</w:t>
      </w:r>
      <w:bookmarkEnd w:id="36"/>
      <w:bookmarkEnd w:id="37"/>
      <w:bookmarkEnd w:id="38"/>
    </w:p>
    <w:p>
      <w:pPr>
        <w:rPr>
          <w:rFonts w:hint="eastAsia" w:eastAsia="宋体"/>
          <w:lang w:eastAsia="zh-CN"/>
        </w:rPr>
      </w:pPr>
      <w:r>
        <w:rPr>
          <w:rFonts w:hint="eastAsia"/>
          <w:lang w:eastAsia="zh-CN"/>
        </w:rPr>
        <w:t>略</w:t>
      </w:r>
    </w:p>
    <w:p>
      <w:pPr>
        <w:pStyle w:val="3"/>
      </w:pPr>
      <w:bookmarkStart w:id="39" w:name="_Toc24918"/>
      <w:bookmarkStart w:id="40" w:name="_Toc14942"/>
      <w:bookmarkStart w:id="41" w:name="_Toc8298"/>
      <w:r>
        <w:rPr>
          <w:rFonts w:hint="eastAsia"/>
        </w:rPr>
        <w:t>主要功能需求概述</w:t>
      </w:r>
      <w:bookmarkEnd w:id="39"/>
      <w:bookmarkEnd w:id="40"/>
      <w:bookmarkEnd w:id="41"/>
    </w:p>
    <w:p>
      <w:pPr>
        <w:pStyle w:val="4"/>
        <w:rPr>
          <w:rFonts w:hint="eastAsia"/>
          <w:lang w:eastAsia="zh-CN"/>
        </w:rPr>
      </w:pPr>
      <w:bookmarkStart w:id="42" w:name="_Toc3175"/>
      <w:r>
        <w:rPr>
          <w:rFonts w:hint="eastAsia"/>
          <w:lang w:eastAsia="zh-CN"/>
        </w:rPr>
        <w:t>权限模型</w:t>
      </w:r>
      <w:bookmarkEnd w:id="42"/>
    </w:p>
    <w:p>
      <w:pPr>
        <w:ind w:firstLine="420" w:firstLineChars="0"/>
        <w:rPr>
          <w:rFonts w:hint="eastAsia"/>
          <w:lang w:eastAsia="zh-CN"/>
        </w:rPr>
      </w:pPr>
      <w:r>
        <w:rPr>
          <w:rFonts w:hint="eastAsia"/>
          <w:lang w:eastAsia="zh-CN"/>
        </w:rPr>
        <w:t>此系统只做功能权限控制，不做数据权限处理。功能权限需要精确控制到按钮。即每个页面上的按钮都要可以对系统用户分别授权。</w:t>
      </w:r>
    </w:p>
    <w:p>
      <w:pPr>
        <w:pStyle w:val="3"/>
      </w:pPr>
      <w:bookmarkStart w:id="43" w:name="_Toc29909"/>
      <w:r>
        <w:rPr>
          <w:rFonts w:hint="eastAsia"/>
          <w:lang w:eastAsia="zh-CN"/>
        </w:rPr>
        <w:t>总体关系约束</w:t>
      </w:r>
      <w:bookmarkEnd w:id="43"/>
    </w:p>
    <w:p>
      <w:pPr>
        <w:pStyle w:val="4"/>
        <w:rPr>
          <w:rFonts w:hint="eastAsia"/>
          <w:lang w:eastAsia="zh-CN"/>
        </w:rPr>
      </w:pPr>
      <w:bookmarkStart w:id="44" w:name="_Toc20688"/>
      <w:r>
        <w:rPr>
          <w:rFonts w:hint="eastAsia"/>
          <w:lang w:eastAsia="zh-CN"/>
        </w:rPr>
        <w:t>关键干系人对应关系</w:t>
      </w:r>
      <w:bookmarkEnd w:id="44"/>
    </w:p>
    <w:p>
      <w:pPr>
        <w:rPr>
          <w:rFonts w:hint="eastAsia"/>
          <w:lang w:eastAsia="zh-CN"/>
        </w:rPr>
      </w:pPr>
      <w:r>
        <w:drawing>
          <wp:inline distT="0" distB="0" distL="114300" distR="114300">
            <wp:extent cx="5266690" cy="1443355"/>
            <wp:effectExtent l="0" t="0" r="10160" b="444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6"/>
                    <a:stretch>
                      <a:fillRect/>
                    </a:stretch>
                  </pic:blipFill>
                  <pic:spPr>
                    <a:xfrm>
                      <a:off x="0" y="0"/>
                      <a:ext cx="5266690" cy="1443355"/>
                    </a:xfrm>
                    <a:prstGeom prst="rect">
                      <a:avLst/>
                    </a:prstGeom>
                    <a:noFill/>
                    <a:ln w="9525">
                      <a:noFill/>
                    </a:ln>
                  </pic:spPr>
                </pic:pic>
              </a:graphicData>
            </a:graphic>
          </wp:inline>
        </w:drawing>
      </w:r>
    </w:p>
    <w:p>
      <w:pPr>
        <w:rPr>
          <w:rFonts w:hint="eastAsia"/>
          <w:lang w:eastAsia="zh-CN"/>
        </w:rPr>
      </w:pPr>
    </w:p>
    <w:p>
      <w:pPr>
        <w:pStyle w:val="2"/>
        <w:rPr>
          <w:rFonts w:hint="eastAsia"/>
          <w:lang w:eastAsia="zh-CN"/>
        </w:rPr>
      </w:pPr>
      <w:bookmarkStart w:id="45" w:name="_Toc17403"/>
      <w:bookmarkStart w:id="46" w:name="_Toc972"/>
      <w:bookmarkStart w:id="47" w:name="_Toc30687"/>
      <w:bookmarkStart w:id="48" w:name="_Toc28097"/>
      <w:r>
        <w:rPr>
          <w:rFonts w:hint="eastAsia"/>
        </w:rPr>
        <w:t>关键业务流程</w:t>
      </w:r>
      <w:bookmarkEnd w:id="45"/>
      <w:bookmarkEnd w:id="46"/>
      <w:bookmarkEnd w:id="47"/>
      <w:bookmarkEnd w:id="48"/>
    </w:p>
    <w:p>
      <w:pPr>
        <w:pStyle w:val="3"/>
        <w:rPr>
          <w:rFonts w:hint="eastAsia"/>
          <w:lang w:eastAsia="zh-CN"/>
        </w:rPr>
      </w:pPr>
      <w:bookmarkStart w:id="49" w:name="_Toc32101"/>
      <w:bookmarkStart w:id="50" w:name="_Toc29236"/>
      <w:r>
        <w:rPr>
          <w:rFonts w:hint="eastAsia"/>
          <w:lang w:eastAsia="zh-CN"/>
        </w:rPr>
        <w:t>初始化设置流程</w:t>
      </w:r>
      <w:bookmarkEnd w:id="49"/>
      <w:bookmarkEnd w:id="50"/>
    </w:p>
    <w:p>
      <w:pPr>
        <w:rPr>
          <w:rFonts w:hint="eastAsia"/>
          <w:lang w:eastAsia="zh-CN"/>
        </w:rPr>
      </w:pPr>
      <w:r>
        <w:drawing>
          <wp:inline distT="0" distB="0" distL="114300" distR="114300">
            <wp:extent cx="5269865" cy="9098915"/>
            <wp:effectExtent l="0" t="0" r="6985" b="698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7"/>
                    <a:stretch>
                      <a:fillRect/>
                    </a:stretch>
                  </pic:blipFill>
                  <pic:spPr>
                    <a:xfrm>
                      <a:off x="0" y="0"/>
                      <a:ext cx="5269865" cy="9098915"/>
                    </a:xfrm>
                    <a:prstGeom prst="rect">
                      <a:avLst/>
                    </a:prstGeom>
                    <a:noFill/>
                    <a:ln w="9525">
                      <a:noFill/>
                    </a:ln>
                  </pic:spPr>
                </pic:pic>
              </a:graphicData>
            </a:graphic>
          </wp:inline>
        </w:drawing>
      </w:r>
    </w:p>
    <w:p>
      <w:pPr>
        <w:pStyle w:val="3"/>
      </w:pPr>
      <w:bookmarkStart w:id="51" w:name="_Toc18115"/>
      <w:bookmarkStart w:id="52" w:name="_Toc18741"/>
      <w:r>
        <w:rPr>
          <w:rFonts w:hint="eastAsia"/>
          <w:lang w:eastAsia="zh-CN"/>
        </w:rPr>
        <w:t>进出数据上报流程</w:t>
      </w:r>
      <w:bookmarkEnd w:id="51"/>
      <w:bookmarkEnd w:id="52"/>
      <w:bookmarkStart w:id="53" w:name="_Toc5395"/>
      <w:bookmarkStart w:id="54" w:name="_Toc31510"/>
    </w:p>
    <w:p>
      <w:pPr>
        <w:rPr>
          <w:rFonts w:ascii="Cambria" w:hAnsi="Cambria" w:eastAsia="宋体" w:cs="Times New Roman"/>
          <w:kern w:val="2"/>
          <w:sz w:val="18"/>
          <w:szCs w:val="24"/>
          <w:lang w:val="en-US" w:eastAsia="zh-CN" w:bidi="ar-SA"/>
        </w:rPr>
      </w:pPr>
    </w:p>
    <w:p>
      <w:pPr>
        <w:rPr>
          <w:rFonts w:hint="eastAsia" w:ascii="Cambria" w:hAnsi="Cambria" w:eastAsia="宋体" w:cs="Times New Roman"/>
          <w:kern w:val="2"/>
          <w:sz w:val="18"/>
          <w:szCs w:val="24"/>
          <w:lang w:val="en-US" w:eastAsia="zh-CN" w:bidi="ar-SA"/>
        </w:rPr>
      </w:pPr>
      <w:r>
        <w:drawing>
          <wp:inline distT="0" distB="0" distL="114300" distR="114300">
            <wp:extent cx="5259705" cy="2790190"/>
            <wp:effectExtent l="0" t="0" r="17145" b="1016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8"/>
                    <a:stretch>
                      <a:fillRect/>
                    </a:stretch>
                  </pic:blipFill>
                  <pic:spPr>
                    <a:xfrm>
                      <a:off x="0" y="0"/>
                      <a:ext cx="5259705" cy="2790190"/>
                    </a:xfrm>
                    <a:prstGeom prst="rect">
                      <a:avLst/>
                    </a:prstGeom>
                    <a:noFill/>
                    <a:ln w="9525">
                      <a:noFill/>
                    </a:ln>
                  </pic:spPr>
                </pic:pic>
              </a:graphicData>
            </a:graphic>
          </wp:inline>
        </w:drawing>
      </w:r>
    </w:p>
    <w:p>
      <w:pPr>
        <w:pStyle w:val="3"/>
        <w:rPr>
          <w:rFonts w:hint="eastAsia"/>
          <w:lang w:eastAsia="zh-CN"/>
        </w:rPr>
      </w:pPr>
      <w:bookmarkStart w:id="55" w:name="_Toc6518"/>
      <w:bookmarkStart w:id="56" w:name="_Toc29849"/>
      <w:r>
        <w:rPr>
          <w:rFonts w:hint="eastAsia"/>
          <w:lang w:eastAsia="zh-CN"/>
        </w:rPr>
        <w:t>停车记录合并流程</w:t>
      </w:r>
      <w:bookmarkEnd w:id="55"/>
      <w:bookmarkEnd w:id="56"/>
    </w:p>
    <w:p>
      <w:pPr>
        <w:rPr>
          <w:rFonts w:hint="eastAsia"/>
          <w:lang w:eastAsia="zh-CN"/>
        </w:rPr>
      </w:pPr>
    </w:p>
    <w:p>
      <w:pPr>
        <w:rPr>
          <w:rFonts w:hint="eastAsia"/>
          <w:lang w:eastAsia="zh-CN"/>
        </w:rPr>
        <w:sectPr>
          <w:pgSz w:w="11906" w:h="16838"/>
          <w:pgMar w:top="1440" w:right="1800" w:bottom="1440" w:left="1800" w:header="851" w:footer="992" w:gutter="0"/>
          <w:cols w:space="720" w:num="1"/>
          <w:docGrid w:type="lines" w:linePitch="312" w:charSpace="0"/>
        </w:sectPr>
      </w:pPr>
      <w:r>
        <w:drawing>
          <wp:inline distT="0" distB="0" distL="114300" distR="114300">
            <wp:extent cx="5259705" cy="3717925"/>
            <wp:effectExtent l="0" t="0" r="17145" b="1587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9"/>
                    <a:stretch>
                      <a:fillRect/>
                    </a:stretch>
                  </pic:blipFill>
                  <pic:spPr>
                    <a:xfrm>
                      <a:off x="0" y="0"/>
                      <a:ext cx="5259705" cy="3717925"/>
                    </a:xfrm>
                    <a:prstGeom prst="rect">
                      <a:avLst/>
                    </a:prstGeom>
                    <a:noFill/>
                    <a:ln w="9525">
                      <a:noFill/>
                    </a:ln>
                  </pic:spPr>
                </pic:pic>
              </a:graphicData>
            </a:graphic>
          </wp:inline>
        </w:drawing>
      </w:r>
    </w:p>
    <w:p>
      <w:pPr>
        <w:pStyle w:val="2"/>
      </w:pPr>
      <w:bookmarkStart w:id="57" w:name="_Toc4323"/>
      <w:bookmarkStart w:id="58" w:name="_Toc2282"/>
      <w:r>
        <w:rPr>
          <w:rFonts w:hint="eastAsia"/>
        </w:rPr>
        <w:t>具体需求内容</w:t>
      </w:r>
      <w:bookmarkEnd w:id="53"/>
      <w:bookmarkEnd w:id="54"/>
      <w:bookmarkEnd w:id="57"/>
      <w:bookmarkEnd w:id="58"/>
      <w:bookmarkStart w:id="59" w:name="_Toc26928"/>
      <w:bookmarkStart w:id="60" w:name="_Toc27987"/>
    </w:p>
    <w:bookmarkEnd w:id="59"/>
    <w:bookmarkEnd w:id="60"/>
    <w:p>
      <w:pPr>
        <w:pStyle w:val="3"/>
      </w:pPr>
      <w:bookmarkStart w:id="61" w:name="_Toc20846"/>
      <w:r>
        <w:rPr>
          <w:rFonts w:hint="eastAsia"/>
          <w:lang w:eastAsia="zh-CN"/>
        </w:rPr>
        <w:t>功能点</w:t>
      </w:r>
      <w:bookmarkEnd w:id="61"/>
    </w:p>
    <w:p>
      <w:pPr>
        <w:pStyle w:val="4"/>
      </w:pPr>
      <w:bookmarkStart w:id="62" w:name="_Toc19626"/>
      <w:r>
        <w:rPr>
          <w:rFonts w:hint="eastAsia"/>
          <w:lang w:eastAsia="zh-CN"/>
        </w:rPr>
        <w:t>总体</w:t>
      </w:r>
      <w:r>
        <w:rPr>
          <w:rFonts w:hint="eastAsia"/>
        </w:rPr>
        <w:t>功能</w:t>
      </w:r>
      <w:r>
        <w:rPr>
          <w:rFonts w:hint="eastAsia"/>
          <w:lang w:eastAsia="zh-CN"/>
        </w:rPr>
        <w:t>点</w:t>
      </w:r>
      <w:bookmarkEnd w:id="62"/>
    </w:p>
    <w:p>
      <w:r>
        <w:drawing>
          <wp:inline distT="0" distB="0" distL="114300" distR="114300">
            <wp:extent cx="2069465" cy="6374130"/>
            <wp:effectExtent l="0" t="0" r="6985"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0"/>
                    <a:stretch>
                      <a:fillRect/>
                    </a:stretch>
                  </pic:blipFill>
                  <pic:spPr>
                    <a:xfrm>
                      <a:off x="0" y="0"/>
                      <a:ext cx="2069465" cy="6374130"/>
                    </a:xfrm>
                    <a:prstGeom prst="rect">
                      <a:avLst/>
                    </a:prstGeom>
                    <a:noFill/>
                    <a:ln w="9525">
                      <a:noFill/>
                    </a:ln>
                  </pic:spPr>
                </pic:pic>
              </a:graphicData>
            </a:graphic>
          </wp:inline>
        </w:drawing>
      </w:r>
    </w:p>
    <w:p>
      <w:pPr>
        <w:pStyle w:val="4"/>
      </w:pPr>
      <w:bookmarkStart w:id="63" w:name="_Toc27915"/>
      <w:r>
        <w:rPr>
          <w:rFonts w:hint="eastAsia"/>
          <w:lang w:val="en-US" w:eastAsia="zh-CN"/>
        </w:rPr>
        <w:t>版本</w:t>
      </w:r>
      <w:r>
        <w:rPr>
          <w:rFonts w:hint="eastAsia"/>
        </w:rPr>
        <w:t>功能</w:t>
      </w:r>
      <w:r>
        <w:rPr>
          <w:rFonts w:hint="eastAsia"/>
          <w:lang w:eastAsia="zh-CN"/>
        </w:rPr>
        <w:t>点（</w:t>
      </w:r>
      <w:r>
        <w:rPr>
          <w:rFonts w:hint="eastAsia"/>
          <w:lang w:val="en-US" w:eastAsia="zh-CN"/>
        </w:rPr>
        <w:t>V2.0.0）</w:t>
      </w:r>
      <w:bookmarkEnd w:id="63"/>
    </w:p>
    <w:p>
      <w:pPr>
        <w:rPr>
          <w:rFonts w:hint="eastAsia" w:eastAsia="宋体"/>
          <w:lang w:eastAsia="zh-CN"/>
        </w:rPr>
      </w:pPr>
      <w:r>
        <w:drawing>
          <wp:inline distT="0" distB="0" distL="114300" distR="114300">
            <wp:extent cx="4693920" cy="7972425"/>
            <wp:effectExtent l="0" t="0" r="1143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1"/>
                    <a:stretch>
                      <a:fillRect/>
                    </a:stretch>
                  </pic:blipFill>
                  <pic:spPr>
                    <a:xfrm>
                      <a:off x="0" y="0"/>
                      <a:ext cx="4693920" cy="7972425"/>
                    </a:xfrm>
                    <a:prstGeom prst="rect">
                      <a:avLst/>
                    </a:prstGeom>
                    <a:noFill/>
                    <a:ln w="9525">
                      <a:noFill/>
                    </a:ln>
                  </pic:spPr>
                </pic:pic>
              </a:graphicData>
            </a:graphic>
          </wp:inline>
        </w:drawing>
      </w:r>
    </w:p>
    <w:p>
      <w:pPr>
        <w:pStyle w:val="4"/>
      </w:pPr>
      <w:bookmarkStart w:id="64" w:name="_Toc25693"/>
      <w:r>
        <w:rPr>
          <w:rFonts w:hint="eastAsia"/>
        </w:rPr>
        <w:t>功能点描述</w:t>
      </w:r>
      <w:bookmarkEnd w:id="64"/>
    </w:p>
    <w:p>
      <w:pPr>
        <w:pStyle w:val="5"/>
      </w:pPr>
      <w:bookmarkStart w:id="65" w:name="_Toc2298"/>
      <w:r>
        <w:rPr>
          <w:rFonts w:hint="eastAsia"/>
          <w:lang w:eastAsia="zh-CN"/>
        </w:rPr>
        <w:t>国际化语言切换</w:t>
      </w:r>
      <w:bookmarkEnd w:id="65"/>
    </w:p>
    <w:p>
      <w:pPr>
        <w:pStyle w:val="19"/>
      </w:pPr>
      <w:bookmarkStart w:id="66" w:name="_Toc32665"/>
      <w:r>
        <w:rPr>
          <w:rFonts w:hint="eastAsia"/>
        </w:rPr>
        <w:t>原型界面</w:t>
      </w:r>
      <w:bookmarkEnd w:id="66"/>
    </w:p>
    <w:p>
      <w:r>
        <w:drawing>
          <wp:inline distT="0" distB="0" distL="114300" distR="114300">
            <wp:extent cx="5269230" cy="2492375"/>
            <wp:effectExtent l="0" t="0" r="7620" b="317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12"/>
                    <a:stretch>
                      <a:fillRect/>
                    </a:stretch>
                  </pic:blipFill>
                  <pic:spPr>
                    <a:xfrm>
                      <a:off x="0" y="0"/>
                      <a:ext cx="5269230" cy="2492375"/>
                    </a:xfrm>
                    <a:prstGeom prst="rect">
                      <a:avLst/>
                    </a:prstGeom>
                    <a:noFill/>
                    <a:ln w="9525">
                      <a:noFill/>
                    </a:ln>
                  </pic:spPr>
                </pic:pic>
              </a:graphicData>
            </a:graphic>
          </wp:inline>
        </w:drawing>
      </w:r>
    </w:p>
    <w:p>
      <w:pPr>
        <w:keepNext/>
      </w:pPr>
    </w:p>
    <w:p>
      <w:pPr>
        <w:pStyle w:val="19"/>
        <w:rPr>
          <w:rFonts w:hint="eastAsia"/>
        </w:rPr>
      </w:pPr>
      <w:bookmarkStart w:id="67" w:name="_Toc8650"/>
      <w:r>
        <w:rPr>
          <w:rFonts w:hint="eastAsia"/>
        </w:rPr>
        <w:t>界面说明</w:t>
      </w:r>
      <w:bookmarkEnd w:id="67"/>
    </w:p>
    <w:p>
      <w:pPr>
        <w:rPr>
          <w:rFonts w:hint="eastAsia"/>
          <w:lang w:eastAsia="zh-CN"/>
        </w:rPr>
      </w:pPr>
      <w:r>
        <w:rPr>
          <w:rFonts w:hint="eastAsia"/>
          <w:lang w:eastAsia="zh-CN"/>
        </w:rPr>
        <w:t>具体以</w:t>
      </w:r>
      <w:r>
        <w:rPr>
          <w:rFonts w:hint="eastAsia"/>
          <w:lang w:val="en-US" w:eastAsia="zh-CN"/>
        </w:rPr>
        <w:t>UI设计稿为准，原型暂定为右上角进行语言切换，此版本暂时只支持简体和繁体两种</w:t>
      </w:r>
    </w:p>
    <w:p>
      <w:pPr>
        <w:pStyle w:val="19"/>
        <w:rPr>
          <w:rFonts w:hint="eastAsia"/>
          <w:lang w:eastAsia="zh-CN"/>
        </w:rPr>
      </w:pPr>
      <w:bookmarkStart w:id="68" w:name="_Toc20158"/>
      <w:r>
        <w:rPr>
          <w:rFonts w:hint="eastAsia"/>
          <w:lang w:eastAsia="zh-CN"/>
        </w:rPr>
        <w:t>输入内容</w:t>
      </w:r>
      <w:bookmarkEnd w:id="68"/>
    </w:p>
    <w:tbl>
      <w:tblPr>
        <w:tblStyle w:val="16"/>
        <w:tblpPr w:leftFromText="180" w:rightFromText="180" w:vertAnchor="text" w:horzAnchor="page" w:tblpX="1909" w:tblpY="113"/>
        <w:tblW w:w="8002"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046"/>
        <w:gridCol w:w="889"/>
        <w:gridCol w:w="1136"/>
        <w:gridCol w:w="3947"/>
        <w:gridCol w:w="984"/>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1046" w:type="dxa"/>
            <w:tcBorders>
              <w:top w:val="single" w:color="auto" w:sz="4" w:space="0"/>
              <w:lef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控件类型</w:t>
            </w:r>
          </w:p>
        </w:tc>
        <w:tc>
          <w:tcPr>
            <w:tcW w:w="889" w:type="dxa"/>
            <w:tcBorders>
              <w:top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名称</w:t>
            </w:r>
          </w:p>
        </w:tc>
        <w:tc>
          <w:tcPr>
            <w:tcW w:w="1136" w:type="dxa"/>
            <w:tcBorders>
              <w:top w:val="single" w:color="auto" w:sz="4" w:space="0"/>
            </w:tcBorders>
            <w:shd w:val="pct10" w:color="auto" w:fill="auto"/>
            <w:vAlign w:val="top"/>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是否必填</w:t>
            </w:r>
          </w:p>
        </w:tc>
        <w:tc>
          <w:tcPr>
            <w:tcW w:w="3947" w:type="dxa"/>
            <w:tcBorders>
              <w:top w:val="single" w:color="auto" w:sz="4" w:space="0"/>
              <w:righ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约束条件</w:t>
            </w:r>
          </w:p>
        </w:tc>
        <w:tc>
          <w:tcPr>
            <w:tcW w:w="984"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046"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val="en-US" w:eastAsia="zh-CN"/>
              </w:rPr>
            </w:pPr>
            <w:r>
              <w:rPr>
                <w:rFonts w:hint="eastAsia" w:ascii="Arial" w:hAnsi="Arial"/>
                <w:szCs w:val="18"/>
                <w:lang w:val="en-US" w:eastAsia="zh-CN"/>
              </w:rPr>
              <w:t>无</w:t>
            </w:r>
          </w:p>
        </w:tc>
        <w:tc>
          <w:tcPr>
            <w:tcW w:w="889" w:type="dxa"/>
            <w:tcBorders>
              <w:top w:val="single" w:color="auto" w:sz="6" w:space="0"/>
              <w:bottom w:val="single" w:color="auto" w:sz="6" w:space="0"/>
            </w:tcBorders>
            <w:vAlign w:val="top"/>
          </w:tcPr>
          <w:p>
            <w:pPr>
              <w:jc w:val="center"/>
              <w:rPr>
                <w:rFonts w:hint="eastAsia" w:eastAsia="宋体"/>
                <w:szCs w:val="18"/>
                <w:lang w:eastAsia="zh-CN"/>
              </w:rPr>
            </w:pPr>
          </w:p>
        </w:tc>
        <w:tc>
          <w:tcPr>
            <w:tcW w:w="1136" w:type="dxa"/>
            <w:tcBorders>
              <w:top w:val="single" w:color="auto" w:sz="6" w:space="0"/>
              <w:bottom w:val="single" w:color="auto" w:sz="6" w:space="0"/>
            </w:tcBorders>
            <w:vAlign w:val="top"/>
          </w:tcPr>
          <w:p>
            <w:pPr>
              <w:jc w:val="center"/>
              <w:rPr>
                <w:rFonts w:hint="eastAsia" w:ascii="Arial" w:hAnsi="Arial" w:eastAsia="宋体"/>
                <w:szCs w:val="18"/>
                <w:lang w:eastAsia="zh-CN"/>
              </w:rPr>
            </w:pPr>
          </w:p>
        </w:tc>
        <w:tc>
          <w:tcPr>
            <w:tcW w:w="3947"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p>
        </w:tc>
      </w:tr>
    </w:tbl>
    <w:p>
      <w:pPr>
        <w:rPr>
          <w:rFonts w:hint="eastAsia"/>
          <w:i/>
          <w:iCs/>
          <w:lang w:eastAsia="zh-CN"/>
        </w:rPr>
      </w:pPr>
    </w:p>
    <w:p>
      <w:pPr>
        <w:pStyle w:val="19"/>
        <w:rPr>
          <w:rFonts w:hint="eastAsia"/>
          <w:lang w:eastAsia="zh-CN"/>
        </w:rPr>
      </w:pPr>
      <w:bookmarkStart w:id="69" w:name="_Toc23612"/>
      <w:r>
        <w:rPr>
          <w:rFonts w:hint="eastAsia"/>
          <w:lang w:eastAsia="zh-CN"/>
        </w:rPr>
        <w:t>输出内容</w:t>
      </w:r>
      <w:bookmarkEnd w:id="69"/>
    </w:p>
    <w:p/>
    <w:p>
      <w:pPr>
        <w:rPr>
          <w:rFonts w:hint="eastAsia" w:eastAsia="宋体"/>
          <w:lang w:val="en-US" w:eastAsia="zh-CN"/>
        </w:rPr>
        <w:sectPr>
          <w:pgSz w:w="11906" w:h="16838"/>
          <w:pgMar w:top="1440" w:right="1800" w:bottom="1440" w:left="1800" w:header="851" w:footer="992" w:gutter="0"/>
          <w:cols w:space="720" w:num="1"/>
          <w:docGrid w:type="lines" w:linePitch="312" w:charSpace="0"/>
        </w:sectPr>
      </w:pPr>
      <w:r>
        <w:rPr>
          <w:rFonts w:hint="eastAsia"/>
          <w:lang w:val="en-US" w:eastAsia="zh-CN"/>
        </w:rPr>
        <w:t>无</w:t>
      </w:r>
    </w:p>
    <w:p>
      <w:pPr>
        <w:pStyle w:val="19"/>
      </w:pPr>
      <w:bookmarkStart w:id="70" w:name="_Toc18913"/>
      <w:r>
        <w:rPr>
          <w:rFonts w:hint="eastAsia"/>
        </w:rPr>
        <w:t>用例</w:t>
      </w:r>
      <w:bookmarkEnd w:id="70"/>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国际化语言切换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sz w:val="18"/>
                <w:szCs w:val="18"/>
              </w:rPr>
            </w:pPr>
            <w:r>
              <w:rPr>
                <w:rFonts w:hint="eastAsia"/>
                <w:sz w:val="18"/>
                <w:szCs w:val="18"/>
                <w:lang w:eastAsia="zh-CN"/>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系统用户对于显示语言的切换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用户打开浏览器，输入网址，点击语言切换按钮，点击对应语言完成整个系统语言的切换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3"/>
              </w:numPr>
              <w:spacing w:line="400" w:lineRule="exact"/>
              <w:ind w:leftChars="0"/>
              <w:rPr>
                <w:rFonts w:ascii="Arial" w:hAnsi="Arial"/>
                <w:sz w:val="18"/>
                <w:szCs w:val="18"/>
              </w:rPr>
            </w:pPr>
            <w:r>
              <w:rPr>
                <w:rFonts w:hint="eastAsia" w:ascii="Arial" w:hAnsi="Arial"/>
                <w:sz w:val="18"/>
                <w:szCs w:val="18"/>
                <w:lang w:eastAsia="zh-CN"/>
              </w:rPr>
              <w:t>必须在登录页面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1、语言进行相应变化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在登录页面点击语言切换按钮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eastAsia="宋体"/>
                <w:sz w:val="18"/>
                <w:szCs w:val="18"/>
                <w:lang w:val="en-US" w:eastAsia="zh-CN"/>
              </w:rPr>
            </w:pPr>
            <w:r>
              <w:rPr>
                <w:rFonts w:hint="eastAsia" w:ascii="Arial" w:hAnsi="Arial"/>
                <w:sz w:val="18"/>
                <w:szCs w:val="18"/>
                <w:lang w:val="en-US" w:eastAsia="zh-CN"/>
              </w:rPr>
              <w:t>语言切换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val="en-US" w:eastAsia="zh-CN"/>
              </w:rPr>
              <w:t>对应语言不支持</w:t>
            </w:r>
          </w:p>
        </w:tc>
        <w:tc>
          <w:tcPr>
            <w:tcW w:w="5208" w:type="dxa"/>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val="en-US" w:eastAsia="zh-CN"/>
              </w:rPr>
              <w:t>直接不显示在界面上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ins w:id="0" w:author="MOTTO" w:date="2015-10-10T18:32:00Z"/>
        </w:trPr>
        <w:tc>
          <w:tcPr>
            <w:tcW w:w="1591" w:type="dxa"/>
            <w:tcBorders>
              <w:left w:val="single" w:color="auto" w:sz="4" w:space="0"/>
            </w:tcBorders>
            <w:shd w:val="pct10" w:color="auto" w:fill="FFFFFF"/>
            <w:vAlign w:val="top"/>
          </w:tcPr>
          <w:p>
            <w:pPr>
              <w:pStyle w:val="21"/>
              <w:spacing w:line="400" w:lineRule="exact"/>
              <w:rPr>
                <w:ins w:id="1" w:author="MOTTO" w:date="2015-10-10T18:32:00Z"/>
                <w:rFonts w:ascii="黑体" w:hAnsi="黑体" w:eastAsia="黑体"/>
                <w:b/>
                <w:bCs/>
                <w:sz w:val="18"/>
                <w:szCs w:val="18"/>
              </w:rPr>
            </w:pP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ins w:id="2" w:author="MOTTO" w:date="2015-10-10T18:32:00Z"/>
                <w:rFonts w:hint="eastAsia" w:ascii="Arial" w:hAnsi="Arial"/>
                <w:sz w:val="18"/>
                <w:szCs w:val="18"/>
                <w:lang w:val="en-US" w:eastAsia="zh-CN"/>
              </w:rPr>
            </w:pPr>
            <w:r>
              <w:rPr>
                <w:rFonts w:hint="eastAsia" w:ascii="Arial" w:hAnsi="Arial"/>
                <w:sz w:val="18"/>
                <w:szCs w:val="18"/>
                <w:lang w:val="en-US" w:eastAsia="zh-CN"/>
              </w:rPr>
              <w:t>语言包加载失败</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numId w:val="0"/>
              </w:numPr>
              <w:spacing w:line="400" w:lineRule="exact"/>
              <w:rPr>
                <w:ins w:id="3" w:author="MOTTO" w:date="2015-10-10T18:32:00Z"/>
                <w:rFonts w:hint="eastAsia" w:ascii="Arial" w:hAnsi="Arial"/>
                <w:sz w:val="18"/>
                <w:szCs w:val="18"/>
                <w:lang w:val="en-US" w:eastAsia="zh-CN"/>
              </w:rPr>
            </w:pPr>
            <w:r>
              <w:rPr>
                <w:rFonts w:hint="eastAsia" w:ascii="Arial" w:hAnsi="Arial"/>
                <w:sz w:val="18"/>
                <w:szCs w:val="18"/>
                <w:lang w:val="en-US" w:eastAsia="zh-CN"/>
              </w:rPr>
              <w:t>页面提示：对不起，语言包加载失败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ascii="Arial" w:hAnsi="Arial"/>
                <w:sz w:val="18"/>
                <w:szCs w:val="18"/>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ascii="Arial" w:hAnsi="Arial"/>
                <w:sz w:val="18"/>
                <w:szCs w:val="18"/>
              </w:rPr>
            </w:pPr>
            <w:r>
              <w:rPr>
                <w:rFonts w:hint="eastAsia" w:ascii="Arial" w:hAnsi="Arial"/>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ascii="Arial" w:hAnsi="Arial"/>
                <w:sz w:val="18"/>
                <w:szCs w:val="18"/>
              </w:rPr>
            </w:pPr>
            <w:r>
              <w:rPr>
                <w:rFonts w:hint="eastAsia" w:ascii="Arial" w:hAnsi="Arial"/>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ascii="Arial" w:hAnsi="Arial"/>
                <w:sz w:val="18"/>
                <w:szCs w:val="18"/>
              </w:rPr>
            </w:pPr>
            <w:r>
              <w:rPr>
                <w:rFonts w:hint="eastAsia" w:ascii="Arial" w:hAnsi="Arial"/>
                <w:sz w:val="18"/>
                <w:szCs w:val="18"/>
              </w:rPr>
              <w:t>无</w:t>
            </w:r>
          </w:p>
        </w:tc>
      </w:tr>
    </w:tbl>
    <w:p>
      <w:pPr>
        <w:pStyle w:val="5"/>
      </w:pPr>
      <w:bookmarkStart w:id="71" w:name="_Toc1285"/>
      <w:r>
        <w:rPr>
          <w:rFonts w:hint="eastAsia"/>
          <w:lang w:eastAsia="zh-CN"/>
        </w:rPr>
        <w:t>登录</w:t>
      </w:r>
      <w:bookmarkEnd w:id="71"/>
    </w:p>
    <w:p>
      <w:pPr>
        <w:pStyle w:val="19"/>
      </w:pPr>
      <w:bookmarkStart w:id="72" w:name="_Toc13327"/>
      <w:r>
        <w:rPr>
          <w:rFonts w:hint="eastAsia"/>
        </w:rPr>
        <w:t>原型界面</w:t>
      </w:r>
      <w:bookmarkEnd w:id="72"/>
    </w:p>
    <w:p>
      <w:pPr>
        <w:rPr>
          <w:rFonts w:hint="eastAsia" w:eastAsia="宋体"/>
          <w:lang w:eastAsia="zh-CN"/>
        </w:rPr>
      </w:pPr>
      <w:r>
        <w:drawing>
          <wp:inline distT="0" distB="0" distL="114300" distR="114300">
            <wp:extent cx="5269230" cy="2492375"/>
            <wp:effectExtent l="0" t="0" r="7620" b="317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2"/>
                    <a:stretch>
                      <a:fillRect/>
                    </a:stretch>
                  </pic:blipFill>
                  <pic:spPr>
                    <a:xfrm>
                      <a:off x="0" y="0"/>
                      <a:ext cx="5269230" cy="2492375"/>
                    </a:xfrm>
                    <a:prstGeom prst="rect">
                      <a:avLst/>
                    </a:prstGeom>
                    <a:noFill/>
                    <a:ln w="9525">
                      <a:noFill/>
                    </a:ln>
                  </pic:spPr>
                </pic:pic>
              </a:graphicData>
            </a:graphic>
          </wp:inline>
        </w:drawing>
      </w:r>
    </w:p>
    <w:p>
      <w:pPr>
        <w:keepNext/>
      </w:pPr>
    </w:p>
    <w:p>
      <w:pPr>
        <w:pStyle w:val="19"/>
        <w:rPr>
          <w:rFonts w:hint="eastAsia"/>
        </w:rPr>
      </w:pPr>
      <w:bookmarkStart w:id="73" w:name="_Toc32639"/>
      <w:r>
        <w:rPr>
          <w:rFonts w:hint="eastAsia"/>
        </w:rPr>
        <w:t>界面说明</w:t>
      </w:r>
      <w:bookmarkEnd w:id="73"/>
    </w:p>
    <w:p>
      <w:pPr>
        <w:rPr>
          <w:rFonts w:hint="eastAsia"/>
          <w:lang w:eastAsia="zh-CN"/>
        </w:rPr>
      </w:pPr>
      <w:r>
        <w:rPr>
          <w:rFonts w:hint="eastAsia"/>
          <w:lang w:eastAsia="zh-CN"/>
        </w:rPr>
        <w:t>账号支持可输入、可选择</w:t>
      </w:r>
    </w:p>
    <w:p>
      <w:pPr>
        <w:pStyle w:val="19"/>
        <w:rPr>
          <w:rFonts w:hint="eastAsia"/>
          <w:lang w:eastAsia="zh-CN"/>
        </w:rPr>
      </w:pPr>
      <w:bookmarkStart w:id="74" w:name="_Toc26036"/>
      <w:r>
        <w:rPr>
          <w:rFonts w:hint="eastAsia"/>
          <w:lang w:eastAsia="zh-CN"/>
        </w:rPr>
        <w:t>输入内容</w:t>
      </w:r>
      <w:bookmarkEnd w:id="74"/>
    </w:p>
    <w:tbl>
      <w:tblPr>
        <w:tblStyle w:val="16"/>
        <w:tblpPr w:leftFromText="180" w:rightFromText="180" w:vertAnchor="text" w:horzAnchor="page" w:tblpX="1909" w:tblpY="113"/>
        <w:tblW w:w="8002"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162"/>
        <w:gridCol w:w="1215"/>
        <w:gridCol w:w="1095"/>
        <w:gridCol w:w="3546"/>
        <w:gridCol w:w="984"/>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1162" w:type="dxa"/>
            <w:tcBorders>
              <w:top w:val="single" w:color="auto" w:sz="4" w:space="0"/>
              <w:lef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控件类型</w:t>
            </w:r>
          </w:p>
        </w:tc>
        <w:tc>
          <w:tcPr>
            <w:tcW w:w="1215" w:type="dxa"/>
            <w:tcBorders>
              <w:top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名称</w:t>
            </w:r>
          </w:p>
        </w:tc>
        <w:tc>
          <w:tcPr>
            <w:tcW w:w="1095" w:type="dxa"/>
            <w:tcBorders>
              <w:top w:val="single" w:color="auto" w:sz="4" w:space="0"/>
            </w:tcBorders>
            <w:shd w:val="pct10" w:color="auto" w:fill="auto"/>
            <w:vAlign w:val="top"/>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是否必填</w:t>
            </w:r>
          </w:p>
        </w:tc>
        <w:tc>
          <w:tcPr>
            <w:tcW w:w="3546" w:type="dxa"/>
            <w:tcBorders>
              <w:top w:val="single" w:color="auto" w:sz="4" w:space="0"/>
              <w:righ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约束条件</w:t>
            </w:r>
          </w:p>
        </w:tc>
        <w:tc>
          <w:tcPr>
            <w:tcW w:w="984"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val="en-US" w:eastAsia="zh-CN"/>
              </w:rPr>
            </w:pPr>
            <w:r>
              <w:rPr>
                <w:rFonts w:hint="eastAsia" w:ascii="Arial" w:hAnsi="Arial"/>
                <w:szCs w:val="18"/>
                <w:lang w:val="en-US" w:eastAsia="zh-CN"/>
              </w:rPr>
              <w:t>输入框+选择框</w:t>
            </w:r>
          </w:p>
        </w:tc>
        <w:tc>
          <w:tcPr>
            <w:tcW w:w="121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账号</w:t>
            </w:r>
          </w:p>
        </w:tc>
        <w:tc>
          <w:tcPr>
            <w:tcW w:w="1095"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textDirection w:val="lrTb"/>
            <w:vAlign w:val="top"/>
          </w:tcPr>
          <w:p>
            <w:pPr>
              <w:jc w:val="left"/>
              <w:rPr>
                <w:rFonts w:hint="eastAsia" w:ascii="Arial" w:hAnsi="Arial" w:eastAsia="宋体"/>
                <w:szCs w:val="18"/>
                <w:lang w:eastAsia="zh-CN"/>
              </w:rPr>
            </w:pPr>
            <w:r>
              <w:rPr>
                <w:rFonts w:hint="eastAsia" w:ascii="Arial" w:hAnsi="Arial"/>
                <w:szCs w:val="18"/>
                <w:lang w:eastAsia="zh-CN"/>
              </w:rPr>
              <w:t>最短</w:t>
            </w:r>
            <w:r>
              <w:rPr>
                <w:rFonts w:hint="eastAsia" w:ascii="Arial" w:hAnsi="Arial"/>
                <w:szCs w:val="18"/>
                <w:lang w:val="en-US" w:eastAsia="zh-CN"/>
              </w:rPr>
              <w:t>5个字符，最长10个字符，只能为英文字母、数字、下划线，不能以下划线开头或结尾</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21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密码</w:t>
            </w:r>
          </w:p>
        </w:tc>
        <w:tc>
          <w:tcPr>
            <w:tcW w:w="1095"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textDirection w:val="lrTb"/>
            <w:vAlign w:val="top"/>
          </w:tcPr>
          <w:p>
            <w:pPr>
              <w:jc w:val="left"/>
              <w:rPr>
                <w:rFonts w:hint="eastAsia" w:ascii="Arial" w:hAnsi="Arial" w:eastAsia="宋体"/>
                <w:szCs w:val="18"/>
                <w:lang w:eastAsia="zh-CN"/>
              </w:rPr>
            </w:pPr>
            <w:r>
              <w:rPr>
                <w:rFonts w:hint="eastAsia" w:ascii="Arial" w:hAnsi="Arial"/>
                <w:szCs w:val="18"/>
                <w:lang w:eastAsia="zh-CN"/>
              </w:rPr>
              <w:t>最短</w:t>
            </w:r>
            <w:r>
              <w:rPr>
                <w:rFonts w:hint="eastAsia" w:ascii="Arial" w:hAnsi="Arial"/>
                <w:szCs w:val="18"/>
                <w:lang w:val="en-US" w:eastAsia="zh-CN"/>
              </w:rPr>
              <w:t>6个字符，最长16个字符，可以有特殊字符（!"#$%&amp;'()*+,-./:;&lt;=&gt;?@[\]^_`{|}~），但不能含有空格</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复选框</w:t>
            </w:r>
          </w:p>
        </w:tc>
        <w:tc>
          <w:tcPr>
            <w:tcW w:w="121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记住密码</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bl>
    <w:p>
      <w:pPr>
        <w:rPr>
          <w:rFonts w:hint="eastAsia"/>
          <w:lang w:eastAsia="zh-CN"/>
        </w:rPr>
      </w:pPr>
    </w:p>
    <w:p>
      <w:pPr>
        <w:pStyle w:val="19"/>
        <w:rPr>
          <w:rFonts w:hint="eastAsia"/>
          <w:lang w:eastAsia="zh-CN"/>
        </w:rPr>
      </w:pPr>
      <w:bookmarkStart w:id="75" w:name="_Toc8955"/>
      <w:r>
        <w:rPr>
          <w:rFonts w:hint="eastAsia"/>
          <w:lang w:eastAsia="zh-CN"/>
        </w:rPr>
        <w:t>输出内容</w:t>
      </w:r>
      <w:bookmarkEnd w:id="75"/>
    </w:p>
    <w:p/>
    <w:p>
      <w:pPr>
        <w:rPr>
          <w:rFonts w:hint="eastAsia"/>
          <w:lang w:eastAsia="zh-CN"/>
        </w:rPr>
      </w:pPr>
      <w:r>
        <w:rPr>
          <w:rFonts w:hint="eastAsia"/>
          <w:lang w:eastAsia="zh-CN"/>
        </w:rPr>
        <w:t>无</w:t>
      </w:r>
    </w:p>
    <w:p>
      <w:pPr>
        <w:pStyle w:val="19"/>
      </w:pPr>
      <w:bookmarkStart w:id="76" w:name="_Toc32549"/>
      <w:r>
        <w:rPr>
          <w:rFonts w:hint="eastAsia"/>
        </w:rPr>
        <w:t>用例</w:t>
      </w:r>
      <w:bookmarkEnd w:id="76"/>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系统对用户进行权限验证，验证通过后可进行系统进行相应操作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系统用户输入用户名密码进行系统登录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跳转到登录后页面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输入登录网址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eastAsia="宋体"/>
                <w:sz w:val="18"/>
                <w:szCs w:val="18"/>
                <w:lang w:val="en-US" w:eastAsia="zh-CN"/>
              </w:rPr>
            </w:pPr>
            <w:r>
              <w:rPr>
                <w:rFonts w:hint="eastAsia" w:ascii="Arial" w:hAnsi="Arial"/>
                <w:sz w:val="18"/>
                <w:szCs w:val="18"/>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切换语言</w:t>
            </w:r>
          </w:p>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记住密码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vMerge w:val="restart"/>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账户不存在</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4"/>
              </w:numPr>
              <w:spacing w:line="400" w:lineRule="exact"/>
              <w:rPr>
                <w:rFonts w:hint="eastAsia" w:ascii="Arial" w:hAnsi="Arial"/>
                <w:sz w:val="18"/>
                <w:szCs w:val="18"/>
                <w:lang w:val="en-US" w:eastAsia="zh-CN"/>
              </w:rPr>
            </w:pPr>
            <w:r>
              <w:rPr>
                <w:rFonts w:hint="eastAsia" w:ascii="Arial" w:hAnsi="Arial"/>
                <w:sz w:val="18"/>
                <w:szCs w:val="18"/>
                <w:lang w:val="en-US" w:eastAsia="zh-CN"/>
              </w:rPr>
              <w:t>页面提示：账户不存在，请再次确认。</w:t>
            </w:r>
          </w:p>
          <w:p>
            <w:pPr>
              <w:pStyle w:val="21"/>
              <w:numPr>
                <w:ilvl w:val="0"/>
                <w:numId w:val="4"/>
              </w:numPr>
              <w:spacing w:line="400" w:lineRule="exact"/>
              <w:rPr>
                <w:rFonts w:hint="eastAsia" w:ascii="Arial" w:hAnsi="Arial"/>
                <w:sz w:val="18"/>
                <w:szCs w:val="18"/>
                <w:lang w:val="en-US" w:eastAsia="zh-CN"/>
              </w:rPr>
            </w:pPr>
            <w:r>
              <w:rPr>
                <w:rFonts w:hint="eastAsia" w:ascii="Arial" w:hAnsi="Arial"/>
                <w:sz w:val="18"/>
                <w:szCs w:val="18"/>
                <w:lang w:val="en-US" w:eastAsia="zh-CN"/>
              </w:rPr>
              <w:t>保留账户输入框内容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vMerge w:val="continue"/>
            <w:tcBorders>
              <w:left w:val="single" w:color="auto" w:sz="4" w:space="0"/>
            </w:tcBorders>
            <w:shd w:val="pct10" w:color="auto" w:fill="FFFFFF"/>
            <w:vAlign w:val="top"/>
          </w:tcPr>
          <w:p>
            <w:pPr>
              <w:pStyle w:val="21"/>
              <w:spacing w:line="400" w:lineRule="exact"/>
              <w:rPr>
                <w:rFonts w:ascii="黑体" w:hAnsi="黑体" w:eastAsia="黑体"/>
                <w:b/>
                <w:bCs/>
                <w:sz w:val="18"/>
                <w:szCs w:val="18"/>
              </w:rPr>
            </w:pP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密码不正确</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5"/>
              </w:numPr>
              <w:spacing w:line="400" w:lineRule="exact"/>
              <w:rPr>
                <w:rFonts w:hint="eastAsia" w:ascii="Arial" w:hAnsi="Arial"/>
                <w:sz w:val="18"/>
                <w:szCs w:val="18"/>
                <w:lang w:val="en-US" w:eastAsia="zh-CN"/>
              </w:rPr>
            </w:pPr>
            <w:r>
              <w:rPr>
                <w:rFonts w:hint="eastAsia" w:ascii="Arial" w:hAnsi="Arial"/>
                <w:sz w:val="18"/>
                <w:szCs w:val="18"/>
                <w:lang w:val="en-US" w:eastAsia="zh-CN"/>
              </w:rPr>
              <w:t>页面提示：密码错误，请重新输入。</w:t>
            </w:r>
          </w:p>
          <w:p>
            <w:pPr>
              <w:pStyle w:val="21"/>
              <w:numPr>
                <w:ilvl w:val="0"/>
                <w:numId w:val="5"/>
              </w:numPr>
              <w:spacing w:line="400" w:lineRule="exact"/>
              <w:rPr>
                <w:rFonts w:hint="eastAsia" w:ascii="Arial" w:hAnsi="Arial"/>
                <w:sz w:val="18"/>
                <w:szCs w:val="18"/>
                <w:lang w:val="en-US" w:eastAsia="zh-CN"/>
              </w:rPr>
            </w:pPr>
            <w:r>
              <w:rPr>
                <w:rFonts w:hint="eastAsia" w:ascii="Arial" w:hAnsi="Arial"/>
                <w:sz w:val="18"/>
                <w:szCs w:val="18"/>
                <w:lang w:val="en-US" w:eastAsia="zh-CN"/>
              </w:rPr>
              <w:t>清空密码框（保留账户输入框内容）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用户名、密码验证正确后，跳转到登录后首页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6"/>
              </w:numPr>
              <w:spacing w:line="400" w:lineRule="exact"/>
              <w:rPr>
                <w:rFonts w:hint="eastAsia" w:ascii="Arial" w:hAnsi="Arial"/>
                <w:sz w:val="18"/>
                <w:szCs w:val="18"/>
                <w:lang w:eastAsia="zh-CN"/>
              </w:rPr>
            </w:pPr>
            <w:r>
              <w:rPr>
                <w:rFonts w:hint="eastAsia" w:ascii="Arial" w:hAnsi="Arial"/>
                <w:sz w:val="18"/>
                <w:szCs w:val="18"/>
                <w:lang w:eastAsia="zh-CN"/>
              </w:rPr>
              <w:t>系统默认内置超级用户（账户：</w:t>
            </w:r>
            <w:r>
              <w:rPr>
                <w:rFonts w:hint="eastAsia" w:ascii="Arial" w:hAnsi="Arial"/>
                <w:sz w:val="18"/>
                <w:szCs w:val="18"/>
                <w:lang w:val="en-US" w:eastAsia="zh-CN"/>
              </w:rPr>
              <w:t>admin，密码：0.01mpgs</w:t>
            </w:r>
            <w:r>
              <w:rPr>
                <w:rFonts w:hint="eastAsia" w:ascii="Arial" w:hAnsi="Arial"/>
                <w:sz w:val="18"/>
                <w:szCs w:val="18"/>
                <w:lang w:eastAsia="zh-CN"/>
              </w:rPr>
              <w:t>），不显示在列表中。</w:t>
            </w:r>
          </w:p>
          <w:p>
            <w:pPr>
              <w:pStyle w:val="21"/>
              <w:numPr>
                <w:ilvl w:val="0"/>
                <w:numId w:val="6"/>
              </w:numPr>
              <w:spacing w:line="400" w:lineRule="exact"/>
              <w:rPr>
                <w:rFonts w:hint="eastAsia" w:ascii="Arial" w:hAnsi="Arial"/>
                <w:sz w:val="18"/>
                <w:szCs w:val="18"/>
                <w:lang w:eastAsia="zh-CN"/>
              </w:rPr>
            </w:pPr>
            <w:r>
              <w:rPr>
                <w:rFonts w:hint="eastAsia" w:ascii="Arial" w:hAnsi="Arial"/>
                <w:sz w:val="18"/>
                <w:szCs w:val="18"/>
                <w:lang w:eastAsia="zh-CN"/>
              </w:rPr>
              <w:t>登录成功后，</w:t>
            </w:r>
            <w:r>
              <w:rPr>
                <w:rFonts w:hint="eastAsia" w:ascii="Arial" w:hAnsi="Arial"/>
                <w:sz w:val="18"/>
                <w:szCs w:val="18"/>
                <w:lang w:val="en-US" w:eastAsia="zh-CN"/>
              </w:rPr>
              <w:t>12小时不操作自动退出登录状态（处于异步刷新页面中的自动刷新也算操作，不列为退出）。</w:t>
            </w:r>
          </w:p>
          <w:p>
            <w:pPr>
              <w:pStyle w:val="21"/>
              <w:numPr>
                <w:ilvl w:val="0"/>
                <w:numId w:val="6"/>
              </w:numPr>
              <w:spacing w:line="400" w:lineRule="exact"/>
              <w:rPr>
                <w:rFonts w:hint="eastAsia" w:ascii="Arial" w:hAnsi="Arial"/>
                <w:sz w:val="18"/>
                <w:szCs w:val="18"/>
                <w:lang w:eastAsia="zh-CN"/>
              </w:rPr>
            </w:pPr>
            <w:r>
              <w:rPr>
                <w:rFonts w:hint="eastAsia" w:ascii="Arial" w:hAnsi="Arial"/>
                <w:sz w:val="18"/>
                <w:szCs w:val="18"/>
                <w:lang w:eastAsia="zh-CN"/>
              </w:rPr>
              <w:t>记住密码后，打开页面后自动用记住的密码尝试登录，如果验证通过直接跳转首页。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pStyle w:val="5"/>
      </w:pPr>
      <w:bookmarkStart w:id="77" w:name="_Toc17303"/>
      <w:r>
        <w:rPr>
          <w:rFonts w:hint="eastAsia"/>
          <w:lang w:eastAsia="zh-CN"/>
        </w:rPr>
        <w:t>登录页面其它需求</w:t>
      </w:r>
      <w:bookmarkEnd w:id="77"/>
    </w:p>
    <w:p>
      <w:pPr>
        <w:pStyle w:val="19"/>
      </w:pPr>
      <w:bookmarkStart w:id="78" w:name="_Toc19134"/>
      <w:r>
        <w:rPr>
          <w:rFonts w:hint="eastAsia"/>
        </w:rPr>
        <w:t>原型界面</w:t>
      </w:r>
      <w:bookmarkEnd w:id="78"/>
    </w:p>
    <w:p>
      <w:pPr>
        <w:rPr>
          <w:rFonts w:hint="eastAsia" w:eastAsia="宋体"/>
          <w:lang w:eastAsia="zh-CN"/>
        </w:rPr>
      </w:pPr>
      <w:r>
        <w:drawing>
          <wp:inline distT="0" distB="0" distL="114300" distR="114300">
            <wp:extent cx="5269230" cy="2492375"/>
            <wp:effectExtent l="0" t="0" r="7620" b="317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12"/>
                    <a:stretch>
                      <a:fillRect/>
                    </a:stretch>
                  </pic:blipFill>
                  <pic:spPr>
                    <a:xfrm>
                      <a:off x="0" y="0"/>
                      <a:ext cx="5269230" cy="2492375"/>
                    </a:xfrm>
                    <a:prstGeom prst="rect">
                      <a:avLst/>
                    </a:prstGeom>
                    <a:noFill/>
                    <a:ln w="9525">
                      <a:noFill/>
                    </a:ln>
                  </pic:spPr>
                </pic:pic>
              </a:graphicData>
            </a:graphic>
          </wp:inline>
        </w:drawing>
      </w:r>
    </w:p>
    <w:p>
      <w:pPr>
        <w:keepNext/>
      </w:pPr>
    </w:p>
    <w:p>
      <w:pPr>
        <w:pStyle w:val="19"/>
        <w:rPr>
          <w:rFonts w:hint="eastAsia"/>
        </w:rPr>
      </w:pPr>
      <w:bookmarkStart w:id="79" w:name="_Toc12120"/>
      <w:r>
        <w:rPr>
          <w:rFonts w:hint="eastAsia"/>
        </w:rPr>
        <w:t>界面说明</w:t>
      </w:r>
      <w:bookmarkEnd w:id="79"/>
    </w:p>
    <w:p>
      <w:pPr>
        <w:rPr>
          <w:rFonts w:hint="eastAsia"/>
          <w:lang w:eastAsia="zh-CN"/>
        </w:rPr>
      </w:pPr>
      <w:r>
        <w:rPr>
          <w:rFonts w:hint="eastAsia"/>
          <w:lang w:eastAsia="zh-CN"/>
        </w:rPr>
        <w:t>无</w:t>
      </w:r>
    </w:p>
    <w:p>
      <w:pPr>
        <w:pStyle w:val="19"/>
        <w:rPr>
          <w:rFonts w:hint="eastAsia"/>
          <w:lang w:eastAsia="zh-CN"/>
        </w:rPr>
      </w:pPr>
      <w:bookmarkStart w:id="80" w:name="_Toc9412"/>
      <w:r>
        <w:rPr>
          <w:rFonts w:hint="eastAsia"/>
          <w:lang w:eastAsia="zh-CN"/>
        </w:rPr>
        <w:t>输入内容</w:t>
      </w:r>
      <w:bookmarkEnd w:id="80"/>
    </w:p>
    <w:p>
      <w:pPr>
        <w:rPr>
          <w:rFonts w:hint="eastAsia"/>
          <w:lang w:eastAsia="zh-CN"/>
        </w:rPr>
      </w:pPr>
      <w:r>
        <w:rPr>
          <w:rFonts w:hint="eastAsia"/>
          <w:lang w:eastAsia="zh-CN"/>
        </w:rPr>
        <w:t>无</w:t>
      </w:r>
    </w:p>
    <w:p>
      <w:pPr>
        <w:pStyle w:val="19"/>
        <w:rPr>
          <w:rFonts w:hint="eastAsia"/>
          <w:lang w:eastAsia="zh-CN"/>
        </w:rPr>
      </w:pPr>
      <w:bookmarkStart w:id="81" w:name="_Toc15105"/>
      <w:r>
        <w:rPr>
          <w:rFonts w:hint="eastAsia"/>
          <w:lang w:eastAsia="zh-CN"/>
        </w:rPr>
        <w:t>输出内容</w:t>
      </w:r>
      <w:bookmarkEnd w:id="81"/>
    </w:p>
    <w:p/>
    <w:p>
      <w:pPr>
        <w:rPr>
          <w:rFonts w:hint="eastAsia"/>
          <w:lang w:eastAsia="zh-CN"/>
        </w:rPr>
      </w:pPr>
      <w:r>
        <w:rPr>
          <w:rFonts w:hint="eastAsia"/>
          <w:lang w:eastAsia="zh-CN"/>
        </w:rPr>
        <w:t>无</w:t>
      </w:r>
    </w:p>
    <w:p>
      <w:pPr>
        <w:pStyle w:val="19"/>
      </w:pPr>
      <w:bookmarkStart w:id="82" w:name="_Toc13367"/>
      <w:r>
        <w:rPr>
          <w:rFonts w:hint="eastAsia"/>
        </w:rPr>
        <w:t>用例</w:t>
      </w:r>
      <w:bookmarkEnd w:id="82"/>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登录页面其它需求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在登录页面需要展示的一些其它内容，此项单独列为页面的其它需求项，作为主事件流中事件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输入登录网址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eastAsia="宋体"/>
                <w:sz w:val="18"/>
                <w:szCs w:val="18"/>
                <w:lang w:val="en-US" w:eastAsia="zh-CN"/>
              </w:rPr>
            </w:pPr>
            <w:r>
              <w:rPr>
                <w:rFonts w:hint="eastAsia" w:ascii="Arial" w:hAnsi="Arial"/>
                <w:sz w:val="18"/>
                <w:szCs w:val="18"/>
                <w:lang w:val="en-US" w:eastAsia="zh-CN"/>
              </w:rPr>
              <w:t>获取版本号并展示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切换语言</w:t>
            </w:r>
          </w:p>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登录</w:t>
            </w:r>
          </w:p>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记住密码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获取系统版本号</w:t>
            </w:r>
            <w:r>
              <w:rPr>
                <w:rFonts w:hint="eastAsia" w:ascii="Arial" w:hAnsi="Arial"/>
                <w:sz w:val="18"/>
                <w:szCs w:val="18"/>
                <w:lang w:val="en-US" w:eastAsia="zh-CN"/>
              </w:rPr>
              <w:t>并展示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numId w:val="0"/>
              </w:numPr>
              <w:spacing w:line="400" w:lineRule="exact"/>
              <w:rPr>
                <w:rFonts w:hint="eastAsia" w:ascii="Arial" w:hAnsi="Arial"/>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pStyle w:val="5"/>
      </w:pPr>
      <w:bookmarkStart w:id="83" w:name="_Toc30335"/>
      <w:r>
        <w:rPr>
          <w:rFonts w:hint="eastAsia"/>
          <w:lang w:eastAsia="zh-CN"/>
        </w:rPr>
        <w:t>首页</w:t>
      </w:r>
      <w:r>
        <w:rPr>
          <w:rFonts w:hint="eastAsia"/>
          <w:lang w:val="en-US" w:eastAsia="zh-CN"/>
        </w:rPr>
        <w:t>-修改个人信息</w:t>
      </w:r>
      <w:bookmarkEnd w:id="83"/>
    </w:p>
    <w:p>
      <w:pPr>
        <w:pStyle w:val="19"/>
      </w:pPr>
      <w:bookmarkStart w:id="84" w:name="_Toc16602"/>
      <w:r>
        <w:rPr>
          <w:rFonts w:hint="eastAsia"/>
        </w:rPr>
        <w:t>原型界面</w:t>
      </w:r>
      <w:bookmarkEnd w:id="84"/>
    </w:p>
    <w:p>
      <w:pPr>
        <w:rPr>
          <w:rFonts w:hint="eastAsia" w:eastAsia="宋体"/>
          <w:lang w:eastAsia="zh-CN"/>
        </w:rPr>
      </w:pPr>
      <w:r>
        <w:drawing>
          <wp:inline distT="0" distB="0" distL="114300" distR="114300">
            <wp:extent cx="5266055" cy="3176270"/>
            <wp:effectExtent l="0" t="0" r="10795" b="5080"/>
            <wp:docPr id="103"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0"/>
                    <pic:cNvPicPr>
                      <a:picLocks noChangeAspect="1"/>
                    </pic:cNvPicPr>
                  </pic:nvPicPr>
                  <pic:blipFill>
                    <a:blip r:embed="rId13"/>
                    <a:stretch>
                      <a:fillRect/>
                    </a:stretch>
                  </pic:blipFill>
                  <pic:spPr>
                    <a:xfrm>
                      <a:off x="0" y="0"/>
                      <a:ext cx="5266055" cy="3176270"/>
                    </a:xfrm>
                    <a:prstGeom prst="rect">
                      <a:avLst/>
                    </a:prstGeom>
                    <a:noFill/>
                    <a:ln w="9525">
                      <a:noFill/>
                    </a:ln>
                  </pic:spPr>
                </pic:pic>
              </a:graphicData>
            </a:graphic>
          </wp:inline>
        </w:drawing>
      </w:r>
    </w:p>
    <w:p>
      <w:pPr>
        <w:keepNext/>
      </w:pPr>
    </w:p>
    <w:p>
      <w:pPr>
        <w:pStyle w:val="19"/>
        <w:rPr>
          <w:rFonts w:hint="eastAsia"/>
        </w:rPr>
      </w:pPr>
      <w:bookmarkStart w:id="85" w:name="_Toc7523"/>
      <w:r>
        <w:rPr>
          <w:rFonts w:hint="eastAsia"/>
        </w:rPr>
        <w:t>界面说明</w:t>
      </w:r>
      <w:bookmarkEnd w:id="85"/>
    </w:p>
    <w:p>
      <w:pPr>
        <w:rPr>
          <w:rFonts w:hint="eastAsia"/>
          <w:lang w:eastAsia="zh-CN"/>
        </w:rPr>
      </w:pPr>
      <w:r>
        <w:rPr>
          <w:rFonts w:hint="eastAsia"/>
          <w:lang w:eastAsia="zh-CN"/>
        </w:rPr>
        <w:t>标准的右上角弹出个人信息修改框</w:t>
      </w:r>
    </w:p>
    <w:p>
      <w:pPr>
        <w:pStyle w:val="19"/>
        <w:rPr>
          <w:rFonts w:hint="eastAsia"/>
          <w:lang w:eastAsia="zh-CN"/>
        </w:rPr>
      </w:pPr>
      <w:bookmarkStart w:id="86" w:name="_Toc18283"/>
      <w:r>
        <w:rPr>
          <w:rFonts w:hint="eastAsia"/>
          <w:lang w:eastAsia="zh-CN"/>
        </w:rPr>
        <w:t>输入内容</w:t>
      </w:r>
      <w:bookmarkEnd w:id="86"/>
    </w:p>
    <w:p>
      <w:pPr>
        <w:rPr>
          <w:rFonts w:hint="eastAsia"/>
          <w:lang w:eastAsia="zh-CN"/>
        </w:rPr>
      </w:pPr>
      <w:r>
        <w:rPr>
          <w:rFonts w:hint="eastAsia"/>
          <w:lang w:eastAsia="zh-CN"/>
        </w:rPr>
        <w:t>修改个人信息</w:t>
      </w:r>
    </w:p>
    <w:tbl>
      <w:tblPr>
        <w:tblStyle w:val="16"/>
        <w:tblpPr w:leftFromText="180" w:rightFromText="180" w:vertAnchor="text" w:horzAnchor="page" w:tblpX="1909" w:tblpY="113"/>
        <w:tblW w:w="8002"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162"/>
        <w:gridCol w:w="1215"/>
        <w:gridCol w:w="1095"/>
        <w:gridCol w:w="3546"/>
        <w:gridCol w:w="984"/>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1162" w:type="dxa"/>
            <w:tcBorders>
              <w:top w:val="single" w:color="auto" w:sz="4" w:space="0"/>
              <w:lef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控件类型</w:t>
            </w:r>
          </w:p>
        </w:tc>
        <w:tc>
          <w:tcPr>
            <w:tcW w:w="1215" w:type="dxa"/>
            <w:tcBorders>
              <w:top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名称</w:t>
            </w:r>
          </w:p>
        </w:tc>
        <w:tc>
          <w:tcPr>
            <w:tcW w:w="1095" w:type="dxa"/>
            <w:tcBorders>
              <w:top w:val="single" w:color="auto" w:sz="4" w:space="0"/>
            </w:tcBorders>
            <w:shd w:val="pct10" w:color="auto" w:fill="auto"/>
            <w:vAlign w:val="top"/>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是否必填</w:t>
            </w:r>
          </w:p>
        </w:tc>
        <w:tc>
          <w:tcPr>
            <w:tcW w:w="3546" w:type="dxa"/>
            <w:tcBorders>
              <w:top w:val="single" w:color="auto" w:sz="4" w:space="0"/>
              <w:righ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约束条件</w:t>
            </w:r>
          </w:p>
        </w:tc>
        <w:tc>
          <w:tcPr>
            <w:tcW w:w="984"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文本</w:t>
            </w:r>
          </w:p>
        </w:tc>
        <w:tc>
          <w:tcPr>
            <w:tcW w:w="121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账号</w:t>
            </w:r>
          </w:p>
        </w:tc>
        <w:tc>
          <w:tcPr>
            <w:tcW w:w="1095"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textDirection w:val="lrTb"/>
            <w:vAlign w:val="top"/>
          </w:tcPr>
          <w:p>
            <w:pPr>
              <w:jc w:val="left"/>
              <w:rPr>
                <w:rFonts w:hint="eastAsia" w:ascii="Arial" w:hAnsi="Arial" w:eastAsia="宋体"/>
                <w:szCs w:val="18"/>
                <w:lang w:eastAsia="zh-CN"/>
              </w:rPr>
            </w:pPr>
            <w:r>
              <w:rPr>
                <w:rFonts w:hint="eastAsia" w:ascii="Arial" w:hAnsi="Arial"/>
                <w:szCs w:val="18"/>
                <w:lang w:eastAsia="zh-CN"/>
              </w:rPr>
              <w:t>不可编辑</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21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昵称</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21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手机号码</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21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电子邮箱</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21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地址</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21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描述</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21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登录密码</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bl>
    <w:p>
      <w:pPr>
        <w:rPr>
          <w:rFonts w:hint="eastAsia"/>
          <w:lang w:eastAsia="zh-CN"/>
        </w:rPr>
      </w:pPr>
      <w:r>
        <w:rPr>
          <w:rFonts w:hint="eastAsia"/>
          <w:lang w:eastAsia="zh-CN"/>
        </w:rPr>
        <w:t>修改密码</w:t>
      </w:r>
    </w:p>
    <w:tbl>
      <w:tblPr>
        <w:tblStyle w:val="16"/>
        <w:tblpPr w:leftFromText="180" w:rightFromText="180" w:vertAnchor="text" w:horzAnchor="page" w:tblpX="1909" w:tblpY="113"/>
        <w:tblW w:w="8002"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162"/>
        <w:gridCol w:w="1215"/>
        <w:gridCol w:w="1095"/>
        <w:gridCol w:w="3546"/>
        <w:gridCol w:w="984"/>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1162" w:type="dxa"/>
            <w:tcBorders>
              <w:top w:val="single" w:color="auto" w:sz="4" w:space="0"/>
              <w:lef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控件类型</w:t>
            </w:r>
          </w:p>
        </w:tc>
        <w:tc>
          <w:tcPr>
            <w:tcW w:w="1215" w:type="dxa"/>
            <w:tcBorders>
              <w:top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名称</w:t>
            </w:r>
          </w:p>
        </w:tc>
        <w:tc>
          <w:tcPr>
            <w:tcW w:w="1095" w:type="dxa"/>
            <w:tcBorders>
              <w:top w:val="single" w:color="auto" w:sz="4" w:space="0"/>
            </w:tcBorders>
            <w:shd w:val="pct10" w:color="auto" w:fill="auto"/>
            <w:vAlign w:val="top"/>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是否必填</w:t>
            </w:r>
          </w:p>
        </w:tc>
        <w:tc>
          <w:tcPr>
            <w:tcW w:w="3546" w:type="dxa"/>
            <w:tcBorders>
              <w:top w:val="single" w:color="auto" w:sz="4" w:space="0"/>
              <w:righ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约束条件</w:t>
            </w:r>
          </w:p>
        </w:tc>
        <w:tc>
          <w:tcPr>
            <w:tcW w:w="984"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21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原密码</w:t>
            </w:r>
          </w:p>
        </w:tc>
        <w:tc>
          <w:tcPr>
            <w:tcW w:w="1095"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textDirection w:val="lrTb"/>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21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新密码</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21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确认新密码</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bl>
    <w:p>
      <w:pPr>
        <w:rPr>
          <w:rFonts w:hint="eastAsia"/>
          <w:lang w:eastAsia="zh-CN"/>
        </w:rPr>
      </w:pPr>
    </w:p>
    <w:p>
      <w:pPr>
        <w:pStyle w:val="19"/>
        <w:rPr>
          <w:rFonts w:hint="eastAsia"/>
          <w:lang w:eastAsia="zh-CN"/>
        </w:rPr>
      </w:pPr>
      <w:bookmarkStart w:id="87" w:name="_Toc29468"/>
      <w:r>
        <w:rPr>
          <w:rFonts w:hint="eastAsia"/>
          <w:lang w:eastAsia="zh-CN"/>
        </w:rPr>
        <w:t>输出内容</w:t>
      </w:r>
      <w:bookmarkEnd w:id="87"/>
    </w:p>
    <w:p/>
    <w:p>
      <w:pPr>
        <w:rPr>
          <w:rFonts w:hint="eastAsia"/>
          <w:lang w:eastAsia="zh-CN"/>
        </w:rPr>
      </w:pPr>
      <w:r>
        <w:rPr>
          <w:rFonts w:hint="eastAsia"/>
          <w:lang w:eastAsia="zh-CN"/>
        </w:rPr>
        <w:t>无</w:t>
      </w:r>
    </w:p>
    <w:p>
      <w:pPr>
        <w:pStyle w:val="19"/>
      </w:pPr>
      <w:bookmarkStart w:id="88" w:name="_Toc30879"/>
      <w:r>
        <w:rPr>
          <w:rFonts w:hint="eastAsia"/>
        </w:rPr>
        <w:t>用例</w:t>
      </w:r>
      <w:bookmarkEnd w:id="88"/>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登录用户对个人信息的修改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点击个人信息编辑框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修改基础信息-保存</w:t>
            </w:r>
          </w:p>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修改基础信息-取消</w:t>
            </w:r>
          </w:p>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修改密码-保存</w:t>
            </w:r>
          </w:p>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修改密码-取消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昵称重复</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页面提示：昵称重复，请重新输入！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sz w:val="18"/>
                <w:szCs w:val="18"/>
                <w:lang w:eastAsia="zh-CN"/>
              </w:rPr>
            </w:pPr>
            <w:r>
              <w:rPr>
                <w:rFonts w:hint="eastAsia" w:ascii="Arial" w:hAnsi="Arial"/>
                <w:sz w:val="18"/>
                <w:szCs w:val="18"/>
                <w:lang w:eastAsia="zh-CN"/>
              </w:rPr>
              <w:t>手机号码重复</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页面提示：手机号码重复，请重新输入！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sz w:val="18"/>
                <w:szCs w:val="18"/>
                <w:lang w:eastAsia="zh-CN"/>
              </w:rPr>
            </w:pPr>
            <w:r>
              <w:rPr>
                <w:rFonts w:hint="eastAsia" w:ascii="Arial" w:hAnsi="Arial"/>
                <w:sz w:val="18"/>
                <w:szCs w:val="18"/>
                <w:lang w:eastAsia="zh-CN"/>
              </w:rPr>
              <w:t>电子邮箱重复</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页面提示：电子邮箱重复，请重新输入！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eastAsia="zh-CN"/>
              </w:rPr>
            </w:pPr>
            <w:r>
              <w:rPr>
                <w:rFonts w:hint="eastAsia" w:ascii="Arial" w:hAnsi="Arial"/>
                <w:sz w:val="18"/>
                <w:szCs w:val="18"/>
                <w:lang w:val="en-US" w:eastAsia="zh-CN"/>
              </w:rPr>
              <w:t>1、</w:t>
            </w:r>
            <w:r>
              <w:rPr>
                <w:rFonts w:hint="eastAsia" w:ascii="Arial" w:hAnsi="Arial"/>
                <w:sz w:val="18"/>
                <w:szCs w:val="18"/>
                <w:lang w:eastAsia="zh-CN"/>
              </w:rPr>
              <w:t>昵称、手机号码、电子邮箱不能重复</w:t>
            </w:r>
          </w:p>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2、账户名称不能更改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7"/>
              </w:numPr>
              <w:spacing w:line="400" w:lineRule="exact"/>
              <w:rPr>
                <w:rFonts w:hint="eastAsia" w:ascii="Arial" w:hAnsi="Arial"/>
                <w:sz w:val="18"/>
                <w:szCs w:val="18"/>
                <w:lang w:val="en-US" w:eastAsia="zh-CN"/>
              </w:rPr>
            </w:pPr>
            <w:r>
              <w:rPr>
                <w:rFonts w:hint="eastAsia" w:ascii="Arial" w:hAnsi="Arial"/>
                <w:sz w:val="18"/>
                <w:szCs w:val="18"/>
                <w:lang w:val="en-US" w:eastAsia="zh-CN"/>
              </w:rPr>
              <w:t>打开时，默认填写原有内容</w:t>
            </w:r>
          </w:p>
          <w:p>
            <w:pPr>
              <w:pStyle w:val="21"/>
              <w:numPr>
                <w:ilvl w:val="0"/>
                <w:numId w:val="7"/>
              </w:numPr>
              <w:spacing w:line="400" w:lineRule="exact"/>
              <w:rPr>
                <w:rFonts w:hint="eastAsia" w:ascii="Arial" w:hAnsi="Arial"/>
                <w:sz w:val="18"/>
                <w:szCs w:val="18"/>
                <w:lang w:val="en-US" w:eastAsia="zh-CN"/>
              </w:rPr>
            </w:pPr>
            <w:r>
              <w:rPr>
                <w:rFonts w:hint="eastAsia" w:ascii="Arial" w:hAnsi="Arial"/>
                <w:sz w:val="18"/>
                <w:szCs w:val="18"/>
                <w:lang w:val="en-US" w:eastAsia="zh-CN"/>
              </w:rPr>
              <w:t>修改基础信息或者密码时，必须输入原有密码进行验证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
      <w:pPr>
        <w:pStyle w:val="5"/>
      </w:pPr>
      <w:bookmarkStart w:id="89" w:name="_Toc31875"/>
      <w:r>
        <w:rPr>
          <w:rFonts w:hint="eastAsia"/>
          <w:lang w:eastAsia="zh-CN"/>
        </w:rPr>
        <w:t>首页</w:t>
      </w:r>
      <w:r>
        <w:rPr>
          <w:rFonts w:hint="eastAsia"/>
          <w:lang w:val="en-US" w:eastAsia="zh-CN"/>
        </w:rPr>
        <w:t>-退出登录</w:t>
      </w:r>
      <w:bookmarkEnd w:id="89"/>
    </w:p>
    <w:p>
      <w:pPr>
        <w:pStyle w:val="19"/>
      </w:pPr>
      <w:bookmarkStart w:id="90" w:name="_Toc26876"/>
      <w:r>
        <w:rPr>
          <w:rFonts w:hint="eastAsia"/>
        </w:rPr>
        <w:t>原型界面</w:t>
      </w:r>
      <w:bookmarkEnd w:id="90"/>
    </w:p>
    <w:p>
      <w:pPr>
        <w:rPr>
          <w:rFonts w:hint="eastAsia" w:eastAsia="宋体"/>
          <w:lang w:eastAsia="zh-CN"/>
        </w:rPr>
      </w:pPr>
      <w:r>
        <w:drawing>
          <wp:inline distT="0" distB="0" distL="114300" distR="114300">
            <wp:extent cx="5266055" cy="3176270"/>
            <wp:effectExtent l="0" t="0" r="10795" b="5080"/>
            <wp:docPr id="104"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0"/>
                    <pic:cNvPicPr>
                      <a:picLocks noChangeAspect="1"/>
                    </pic:cNvPicPr>
                  </pic:nvPicPr>
                  <pic:blipFill>
                    <a:blip r:embed="rId13"/>
                    <a:stretch>
                      <a:fillRect/>
                    </a:stretch>
                  </pic:blipFill>
                  <pic:spPr>
                    <a:xfrm>
                      <a:off x="0" y="0"/>
                      <a:ext cx="5266055" cy="3176270"/>
                    </a:xfrm>
                    <a:prstGeom prst="rect">
                      <a:avLst/>
                    </a:prstGeom>
                    <a:noFill/>
                    <a:ln w="9525">
                      <a:noFill/>
                    </a:ln>
                  </pic:spPr>
                </pic:pic>
              </a:graphicData>
            </a:graphic>
          </wp:inline>
        </w:drawing>
      </w:r>
    </w:p>
    <w:p>
      <w:pPr>
        <w:keepNext/>
      </w:pPr>
    </w:p>
    <w:p>
      <w:pPr>
        <w:pStyle w:val="19"/>
        <w:rPr>
          <w:rFonts w:hint="eastAsia"/>
        </w:rPr>
      </w:pPr>
      <w:bookmarkStart w:id="91" w:name="_Toc23251"/>
      <w:r>
        <w:rPr>
          <w:rFonts w:hint="eastAsia"/>
        </w:rPr>
        <w:t>界面说明</w:t>
      </w:r>
      <w:bookmarkEnd w:id="91"/>
    </w:p>
    <w:p>
      <w:pPr>
        <w:rPr>
          <w:rFonts w:hint="eastAsia"/>
          <w:lang w:eastAsia="zh-CN"/>
        </w:rPr>
      </w:pPr>
      <w:r>
        <w:rPr>
          <w:rFonts w:hint="eastAsia"/>
          <w:lang w:eastAsia="zh-CN"/>
        </w:rPr>
        <w:t>标准的右上角退出按钮</w:t>
      </w:r>
    </w:p>
    <w:p>
      <w:pPr>
        <w:pStyle w:val="19"/>
        <w:rPr>
          <w:rFonts w:hint="eastAsia"/>
          <w:lang w:eastAsia="zh-CN"/>
        </w:rPr>
      </w:pPr>
      <w:bookmarkStart w:id="92" w:name="_Toc16501"/>
      <w:r>
        <w:rPr>
          <w:rFonts w:hint="eastAsia"/>
          <w:lang w:eastAsia="zh-CN"/>
        </w:rPr>
        <w:t>输入内容</w:t>
      </w:r>
      <w:bookmarkEnd w:id="92"/>
    </w:p>
    <w:p>
      <w:pPr>
        <w:rPr>
          <w:rFonts w:hint="eastAsia"/>
          <w:lang w:eastAsia="zh-CN"/>
        </w:rPr>
      </w:pPr>
      <w:r>
        <w:rPr>
          <w:rFonts w:hint="eastAsia"/>
          <w:lang w:eastAsia="zh-CN"/>
        </w:rPr>
        <w:t>无</w:t>
      </w:r>
    </w:p>
    <w:p>
      <w:pPr>
        <w:pStyle w:val="19"/>
        <w:rPr>
          <w:rFonts w:hint="eastAsia"/>
          <w:lang w:eastAsia="zh-CN"/>
        </w:rPr>
      </w:pPr>
      <w:bookmarkStart w:id="93" w:name="_Toc31567"/>
      <w:r>
        <w:rPr>
          <w:rFonts w:hint="eastAsia"/>
          <w:lang w:eastAsia="zh-CN"/>
        </w:rPr>
        <w:t>输出内容</w:t>
      </w:r>
      <w:bookmarkEnd w:id="93"/>
    </w:p>
    <w:p/>
    <w:p>
      <w:pPr>
        <w:rPr>
          <w:rFonts w:hint="eastAsia"/>
          <w:lang w:eastAsia="zh-CN"/>
        </w:rPr>
      </w:pPr>
      <w:r>
        <w:rPr>
          <w:rFonts w:hint="eastAsia"/>
          <w:lang w:eastAsia="zh-CN"/>
        </w:rPr>
        <w:t>无</w:t>
      </w:r>
    </w:p>
    <w:p>
      <w:pPr>
        <w:pStyle w:val="19"/>
      </w:pPr>
      <w:bookmarkStart w:id="94" w:name="_Toc28659"/>
      <w:r>
        <w:rPr>
          <w:rFonts w:hint="eastAsia"/>
        </w:rPr>
        <w:t>用例</w:t>
      </w:r>
      <w:bookmarkEnd w:id="94"/>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退出登录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登录用户退出个人账户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退出成功后跳转到登录页面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退出登录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退出登录后，系统自动跳转到登录页面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1、跳转到登录页面后，如果用户已经点选了记住密码，此时不进行跳转，需要手动点击登录（如果再次刷新页面，此时如果点击了记住密码，则会再次自动登录）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
      <w:pPr>
        <w:pStyle w:val="5"/>
      </w:pPr>
      <w:bookmarkStart w:id="95" w:name="_Toc10529"/>
      <w:r>
        <w:rPr>
          <w:rFonts w:hint="eastAsia"/>
          <w:lang w:eastAsia="zh-CN"/>
        </w:rPr>
        <w:t>首页其它需求</w:t>
      </w:r>
      <w:bookmarkEnd w:id="95"/>
    </w:p>
    <w:p>
      <w:pPr>
        <w:pStyle w:val="19"/>
      </w:pPr>
      <w:bookmarkStart w:id="96" w:name="_Toc25657"/>
      <w:r>
        <w:rPr>
          <w:rFonts w:hint="eastAsia"/>
        </w:rPr>
        <w:t>原型界面</w:t>
      </w:r>
      <w:bookmarkEnd w:id="96"/>
    </w:p>
    <w:p>
      <w:pPr>
        <w:rPr>
          <w:rFonts w:hint="eastAsia" w:eastAsia="宋体"/>
          <w:lang w:eastAsia="zh-CN"/>
        </w:rPr>
      </w:pPr>
      <w:r>
        <w:drawing>
          <wp:inline distT="0" distB="0" distL="114300" distR="114300">
            <wp:extent cx="5266055" cy="3176270"/>
            <wp:effectExtent l="0" t="0" r="10795" b="5080"/>
            <wp:docPr id="106"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0"/>
                    <pic:cNvPicPr>
                      <a:picLocks noChangeAspect="1"/>
                    </pic:cNvPicPr>
                  </pic:nvPicPr>
                  <pic:blipFill>
                    <a:blip r:embed="rId13"/>
                    <a:stretch>
                      <a:fillRect/>
                    </a:stretch>
                  </pic:blipFill>
                  <pic:spPr>
                    <a:xfrm>
                      <a:off x="0" y="0"/>
                      <a:ext cx="5266055" cy="3176270"/>
                    </a:xfrm>
                    <a:prstGeom prst="rect">
                      <a:avLst/>
                    </a:prstGeom>
                    <a:noFill/>
                    <a:ln w="9525">
                      <a:noFill/>
                    </a:ln>
                  </pic:spPr>
                </pic:pic>
              </a:graphicData>
            </a:graphic>
          </wp:inline>
        </w:drawing>
      </w:r>
    </w:p>
    <w:p>
      <w:pPr>
        <w:keepNext/>
      </w:pPr>
    </w:p>
    <w:p>
      <w:pPr>
        <w:pStyle w:val="19"/>
        <w:rPr>
          <w:rFonts w:hint="eastAsia"/>
        </w:rPr>
      </w:pPr>
      <w:bookmarkStart w:id="97" w:name="_Toc15165"/>
      <w:r>
        <w:rPr>
          <w:rFonts w:hint="eastAsia"/>
        </w:rPr>
        <w:t>界面说明</w:t>
      </w:r>
      <w:bookmarkEnd w:id="97"/>
    </w:p>
    <w:p>
      <w:pPr>
        <w:rPr>
          <w:rFonts w:hint="eastAsia"/>
          <w:lang w:eastAsia="zh-CN"/>
        </w:rPr>
      </w:pPr>
      <w:r>
        <w:rPr>
          <w:rFonts w:hint="eastAsia"/>
          <w:lang w:eastAsia="zh-CN"/>
        </w:rPr>
        <w:t>无</w:t>
      </w:r>
    </w:p>
    <w:p>
      <w:pPr>
        <w:pStyle w:val="19"/>
        <w:rPr>
          <w:rFonts w:hint="eastAsia"/>
          <w:lang w:eastAsia="zh-CN"/>
        </w:rPr>
      </w:pPr>
      <w:bookmarkStart w:id="98" w:name="_Toc10428"/>
      <w:r>
        <w:rPr>
          <w:rFonts w:hint="eastAsia"/>
          <w:lang w:eastAsia="zh-CN"/>
        </w:rPr>
        <w:t>输入内容</w:t>
      </w:r>
      <w:bookmarkEnd w:id="98"/>
    </w:p>
    <w:p>
      <w:pPr>
        <w:rPr>
          <w:rFonts w:hint="eastAsia"/>
          <w:lang w:eastAsia="zh-CN"/>
        </w:rPr>
      </w:pPr>
      <w:r>
        <w:rPr>
          <w:rFonts w:hint="eastAsia"/>
          <w:lang w:eastAsia="zh-CN"/>
        </w:rPr>
        <w:t>无</w:t>
      </w:r>
    </w:p>
    <w:p>
      <w:pPr>
        <w:pStyle w:val="19"/>
        <w:rPr>
          <w:rFonts w:hint="eastAsia"/>
          <w:lang w:eastAsia="zh-CN"/>
        </w:rPr>
      </w:pPr>
      <w:bookmarkStart w:id="99" w:name="_Toc9802"/>
      <w:r>
        <w:rPr>
          <w:rFonts w:hint="eastAsia"/>
          <w:lang w:eastAsia="zh-CN"/>
        </w:rPr>
        <w:t>输出内容</w:t>
      </w:r>
      <w:bookmarkEnd w:id="99"/>
    </w:p>
    <w:p/>
    <w:p>
      <w:pPr>
        <w:rPr>
          <w:rFonts w:hint="eastAsia"/>
          <w:lang w:eastAsia="zh-CN"/>
        </w:rPr>
      </w:pPr>
      <w:r>
        <w:rPr>
          <w:rFonts w:hint="eastAsia"/>
          <w:lang w:eastAsia="zh-CN"/>
        </w:rPr>
        <w:t>无</w:t>
      </w:r>
    </w:p>
    <w:p>
      <w:pPr>
        <w:pStyle w:val="19"/>
      </w:pPr>
      <w:bookmarkStart w:id="100" w:name="_Toc17002"/>
      <w:r>
        <w:rPr>
          <w:rFonts w:hint="eastAsia"/>
        </w:rPr>
        <w:t>用例</w:t>
      </w:r>
      <w:bookmarkEnd w:id="100"/>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首页其它需求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在首页需要展示的一些其它内容，此项单独列为页面的其它需求项，作为主事件流中事件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numPr>
                <w:ilvl w:val="0"/>
                <w:numId w:val="8"/>
              </w:numPr>
              <w:spacing w:line="400" w:lineRule="exact"/>
              <w:jc w:val="left"/>
              <w:rPr>
                <w:rFonts w:hint="eastAsia" w:ascii="Arial" w:hAnsi="Arial"/>
                <w:sz w:val="18"/>
                <w:szCs w:val="18"/>
                <w:lang w:val="en-US" w:eastAsia="zh-CN"/>
              </w:rPr>
            </w:pPr>
            <w:r>
              <w:rPr>
                <w:rFonts w:hint="eastAsia" w:ascii="Arial" w:hAnsi="Arial"/>
                <w:sz w:val="18"/>
                <w:szCs w:val="18"/>
                <w:lang w:val="en-US" w:eastAsia="zh-CN"/>
              </w:rPr>
              <w:t>LOGO需要设置独立的区域，采用图片的形式，方便后面更换LOGO功能（所有带有LOGO的地方都要采用图片，都要预留）</w:t>
            </w:r>
          </w:p>
          <w:p>
            <w:pPr>
              <w:pStyle w:val="21"/>
              <w:numPr>
                <w:ilvl w:val="0"/>
                <w:numId w:val="8"/>
              </w:numPr>
              <w:spacing w:line="400" w:lineRule="exact"/>
              <w:jc w:val="left"/>
              <w:rPr>
                <w:rFonts w:hint="eastAsia" w:ascii="Arial" w:hAnsi="Arial"/>
                <w:sz w:val="18"/>
                <w:szCs w:val="18"/>
                <w:lang w:val="en-US" w:eastAsia="zh-CN"/>
              </w:rPr>
            </w:pPr>
            <w:r>
              <w:rPr>
                <w:rFonts w:hint="eastAsia" w:ascii="Arial" w:hAnsi="Arial"/>
                <w:sz w:val="18"/>
                <w:szCs w:val="18"/>
                <w:lang w:val="en-US" w:eastAsia="zh-CN"/>
              </w:rPr>
              <w:t>初次进入首页后，自动加载“进出管理-在场停车记录”模块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pStyle w:val="5"/>
      </w:pPr>
      <w:bookmarkStart w:id="101" w:name="_Toc15071"/>
      <w:r>
        <w:rPr>
          <w:rFonts w:hint="eastAsia"/>
          <w:lang w:val="en-US" w:eastAsia="zh-CN"/>
        </w:rPr>
        <w:t>进出管理-在场停放记录-页面展示</w:t>
      </w:r>
      <w:bookmarkEnd w:id="101"/>
    </w:p>
    <w:p>
      <w:pPr>
        <w:pStyle w:val="19"/>
      </w:pPr>
      <w:bookmarkStart w:id="102" w:name="_Toc2418"/>
      <w:r>
        <w:rPr>
          <w:rFonts w:hint="eastAsia"/>
        </w:rPr>
        <w:t>原型界面</w:t>
      </w:r>
      <w:bookmarkEnd w:id="102"/>
    </w:p>
    <w:p>
      <w:pPr>
        <w:rPr>
          <w:rFonts w:hint="eastAsia" w:eastAsia="宋体"/>
          <w:lang w:eastAsia="zh-CN"/>
        </w:rPr>
      </w:pPr>
      <w:r>
        <w:drawing>
          <wp:inline distT="0" distB="0" distL="114300" distR="114300">
            <wp:extent cx="5273675" cy="3259455"/>
            <wp:effectExtent l="0" t="0" r="3175" b="17145"/>
            <wp:docPr id="108"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1"/>
                    <pic:cNvPicPr>
                      <a:picLocks noChangeAspect="1"/>
                    </pic:cNvPicPr>
                  </pic:nvPicPr>
                  <pic:blipFill>
                    <a:blip r:embed="rId14"/>
                    <a:stretch>
                      <a:fillRect/>
                    </a:stretch>
                  </pic:blipFill>
                  <pic:spPr>
                    <a:xfrm>
                      <a:off x="0" y="0"/>
                      <a:ext cx="5273675" cy="3259455"/>
                    </a:xfrm>
                    <a:prstGeom prst="rect">
                      <a:avLst/>
                    </a:prstGeom>
                    <a:noFill/>
                    <a:ln w="9525">
                      <a:noFill/>
                    </a:ln>
                  </pic:spPr>
                </pic:pic>
              </a:graphicData>
            </a:graphic>
          </wp:inline>
        </w:drawing>
      </w:r>
    </w:p>
    <w:p>
      <w:pPr>
        <w:keepNext/>
      </w:pPr>
    </w:p>
    <w:p>
      <w:pPr>
        <w:pStyle w:val="19"/>
        <w:rPr>
          <w:rFonts w:hint="eastAsia"/>
        </w:rPr>
      </w:pPr>
      <w:bookmarkStart w:id="103" w:name="_Toc23187"/>
      <w:r>
        <w:rPr>
          <w:rFonts w:hint="eastAsia"/>
        </w:rPr>
        <w:t>界面说明</w:t>
      </w:r>
      <w:bookmarkEnd w:id="103"/>
    </w:p>
    <w:tbl>
      <w:tblPr>
        <w:tblStyle w:val="16"/>
        <w:tblpPr w:leftFromText="180" w:rightFromText="180" w:vertAnchor="text" w:horzAnchor="page" w:tblpX="1909" w:tblpY="113"/>
        <w:tblW w:w="8495"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730"/>
        <w:gridCol w:w="1205"/>
        <w:gridCol w:w="1134"/>
        <w:gridCol w:w="1008"/>
        <w:gridCol w:w="4418"/>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730" w:type="dxa"/>
            <w:tcBorders>
              <w:top w:val="single" w:color="auto" w:sz="4" w:space="0"/>
              <w:lef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w:t>
            </w:r>
          </w:p>
        </w:tc>
        <w:tc>
          <w:tcPr>
            <w:tcW w:w="1205" w:type="dxa"/>
            <w:tcBorders>
              <w:top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界面元素</w:t>
            </w:r>
          </w:p>
        </w:tc>
        <w:tc>
          <w:tcPr>
            <w:tcW w:w="1134" w:type="dxa"/>
            <w:tcBorders>
              <w:top w:val="single" w:color="auto" w:sz="4" w:space="0"/>
            </w:tcBorders>
            <w:shd w:val="pct10" w:color="auto" w:fill="auto"/>
            <w:vAlign w:val="top"/>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类型</w:t>
            </w:r>
          </w:p>
        </w:tc>
        <w:tc>
          <w:tcPr>
            <w:tcW w:w="1008" w:type="dxa"/>
            <w:tcBorders>
              <w:top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数据来源</w:t>
            </w:r>
          </w:p>
        </w:tc>
        <w:tc>
          <w:tcPr>
            <w:tcW w:w="4418"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车牌号</w:t>
            </w:r>
          </w:p>
        </w:tc>
        <w:tc>
          <w:tcPr>
            <w:tcW w:w="1134" w:type="dxa"/>
            <w:tcBorders>
              <w:top w:val="single" w:color="auto" w:sz="6" w:space="0"/>
              <w:bottom w:val="single" w:color="auto" w:sz="6" w:space="0"/>
            </w:tcBorders>
            <w:vAlign w:val="top"/>
          </w:tcPr>
          <w:p>
            <w:pPr>
              <w:jc w:val="center"/>
              <w:rPr>
                <w:rFonts w:ascii="Arial" w:hAnsi="Arial"/>
                <w:szCs w:val="18"/>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vAlign w:val="top"/>
          </w:tcPr>
          <w:p>
            <w:pPr>
              <w:jc w:val="center"/>
              <w:rPr>
                <w:rFonts w:ascii="Arial" w:hAnsi="Arial"/>
                <w:szCs w:val="18"/>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车位编号</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车位情况</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下拉框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用户选择</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全部、占用车位、空闲车位、无车位信息。默认：占用车位</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进入时间</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时间框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用户选择</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默认为空，当选择无车位信息时，默认为当天</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停车时长</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val="en-US" w:eastAsia="zh-CN"/>
              </w:rPr>
            </w:pPr>
            <w:r>
              <w:rPr>
                <w:rFonts w:hint="eastAsia"/>
                <w:szCs w:val="18"/>
                <w:lang w:val="en-US" w:eastAsia="zh-CN"/>
              </w:rPr>
              <w:t>VIP类型</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选择框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用户选择</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读取</w:t>
            </w:r>
            <w:r>
              <w:rPr>
                <w:rFonts w:hint="eastAsia" w:ascii="Arial" w:hAnsi="Arial"/>
                <w:szCs w:val="18"/>
                <w:lang w:val="en-US" w:eastAsia="zh-CN"/>
              </w:rPr>
              <w:t>VIP类型表，默认全部</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车主姓名</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车主电话</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区域</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选择框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用户选择</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停车场、区域（读取区域列表）、车位。默认车位</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置信度</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搜索</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点击可根据输入内容进行搜索</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val="en-US" w:eastAsia="zh-CN"/>
              </w:rPr>
            </w:pPr>
            <w:r>
              <w:rPr>
                <w:rFonts w:hint="eastAsia"/>
                <w:szCs w:val="18"/>
                <w:lang w:val="en-US" w:eastAsia="zh-CN"/>
              </w:rPr>
              <w:t>剩余车位显示</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可点击文本</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可点击打开剩余车位设置框</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val="en-US" w:eastAsia="zh-CN"/>
              </w:rPr>
            </w:pPr>
            <w:r>
              <w:rPr>
                <w:rFonts w:hint="eastAsia"/>
                <w:szCs w:val="18"/>
                <w:lang w:val="en-US" w:eastAsia="zh-CN"/>
              </w:rPr>
              <w:t>设置剩余车位</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点击打开剩余车位设置框</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val="en-US" w:eastAsia="zh-CN"/>
              </w:rPr>
            </w:pPr>
            <w:r>
              <w:rPr>
                <w:rFonts w:hint="eastAsia"/>
                <w:szCs w:val="18"/>
                <w:lang w:val="en-US" w:eastAsia="zh-CN"/>
              </w:rPr>
              <w:t xml:space="preserve">导出 </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点击打开导出框</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both"/>
              <w:rPr>
                <w:rFonts w:hint="eastAsia"/>
                <w:szCs w:val="18"/>
                <w:lang w:val="en-US" w:eastAsia="zh-CN"/>
              </w:rPr>
            </w:pPr>
            <w:r>
              <w:rPr>
                <w:rFonts w:hint="eastAsia"/>
                <w:szCs w:val="18"/>
                <w:lang w:val="en-US" w:eastAsia="zh-CN"/>
              </w:rPr>
              <w:t>在场停放记录列表</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表格</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序号、车位编号、车牌照片（点击可查看大图）、车牌号（显示最终的车牌号）、进入时间、停车时长、所属区域、</w:t>
            </w:r>
            <w:r>
              <w:rPr>
                <w:rFonts w:hint="eastAsia" w:ascii="Arial" w:hAnsi="Arial"/>
                <w:szCs w:val="18"/>
                <w:lang w:val="en-US" w:eastAsia="zh-CN"/>
              </w:rPr>
              <w:t>VIP类型、置信度、校正状态、操作（校正、盘点离场）、车主姓名（默认隐藏）、车主电话（默认隐藏）、车主性别（默认隐藏）、公司名称（默认隐藏）、部门（默认隐藏）、地址（默认隐藏）、房间号（默认隐藏）、身份证号（默认隐藏）、身份证图片（默认隐藏）、车主备注1（默认隐藏）、车主备注（默认隐藏）2、车主备注（默认隐藏）3、车辆品牌（默认隐藏）、车辆颜色（默认隐藏）、公私车（默认隐藏）、车辆型号（默认隐藏）、车辆类型（默认隐藏）、行驶证图片（默认隐藏）、车辆备注1（默认隐藏）、车辆备注2（默认隐藏）、车辆备注3（默认隐藏）、最后操作人员（隐藏）、最后更新时间（隐藏）</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both"/>
              <w:rPr>
                <w:rFonts w:hint="eastAsia"/>
                <w:szCs w:val="18"/>
                <w:lang w:val="en-US" w:eastAsia="zh-CN"/>
              </w:rPr>
            </w:pPr>
            <w:r>
              <w:rPr>
                <w:rFonts w:hint="eastAsia"/>
                <w:szCs w:val="18"/>
                <w:lang w:val="en-US" w:eastAsia="zh-CN"/>
              </w:rPr>
              <w:t>校正</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点击打开校正窗口</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both"/>
              <w:rPr>
                <w:rFonts w:hint="eastAsia"/>
                <w:szCs w:val="18"/>
                <w:lang w:val="en-US" w:eastAsia="zh-CN"/>
              </w:rPr>
            </w:pPr>
            <w:r>
              <w:rPr>
                <w:rFonts w:hint="eastAsia"/>
                <w:szCs w:val="18"/>
                <w:lang w:val="en-US" w:eastAsia="zh-CN"/>
              </w:rPr>
              <w:t>盘点离场</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点击打开盘点离场窗口</w:t>
            </w:r>
          </w:p>
        </w:tc>
      </w:tr>
    </w:tbl>
    <w:p>
      <w:pPr>
        <w:rPr>
          <w:rFonts w:hint="eastAsia"/>
          <w:lang w:eastAsia="zh-CN"/>
        </w:rPr>
      </w:pPr>
    </w:p>
    <w:p>
      <w:pPr>
        <w:pStyle w:val="19"/>
        <w:rPr>
          <w:rFonts w:hint="eastAsia"/>
          <w:lang w:eastAsia="zh-CN"/>
        </w:rPr>
      </w:pPr>
      <w:bookmarkStart w:id="104" w:name="_Toc17038"/>
      <w:r>
        <w:rPr>
          <w:rFonts w:hint="eastAsia"/>
          <w:lang w:eastAsia="zh-CN"/>
        </w:rPr>
        <w:t>输入内容</w:t>
      </w:r>
      <w:bookmarkEnd w:id="104"/>
    </w:p>
    <w:p>
      <w:pPr>
        <w:rPr>
          <w:rFonts w:hint="eastAsia" w:eastAsia="宋体"/>
          <w:lang w:val="en-US" w:eastAsia="zh-CN"/>
        </w:rPr>
      </w:pPr>
      <w:r>
        <w:rPr>
          <w:rFonts w:hint="eastAsia"/>
          <w:lang w:val="en-US" w:eastAsia="zh-CN"/>
        </w:rPr>
        <w:t>无</w:t>
      </w:r>
    </w:p>
    <w:p>
      <w:pPr>
        <w:pStyle w:val="19"/>
        <w:rPr>
          <w:rFonts w:hint="eastAsia"/>
          <w:lang w:eastAsia="zh-CN"/>
        </w:rPr>
      </w:pPr>
      <w:bookmarkStart w:id="105" w:name="_Toc696"/>
      <w:r>
        <w:rPr>
          <w:rFonts w:hint="eastAsia"/>
          <w:lang w:eastAsia="zh-CN"/>
        </w:rPr>
        <w:t>输出内容</w:t>
      </w:r>
      <w:bookmarkEnd w:id="105"/>
    </w:p>
    <w:p/>
    <w:p>
      <w:pPr>
        <w:rPr>
          <w:rFonts w:hint="eastAsia"/>
          <w:lang w:eastAsia="zh-CN"/>
        </w:rPr>
      </w:pPr>
      <w:r>
        <w:rPr>
          <w:rFonts w:hint="eastAsia"/>
          <w:lang w:eastAsia="zh-CN"/>
        </w:rPr>
        <w:t>无</w:t>
      </w:r>
    </w:p>
    <w:p>
      <w:pPr>
        <w:pStyle w:val="19"/>
      </w:pPr>
      <w:bookmarkStart w:id="106" w:name="_Toc31582"/>
      <w:r>
        <w:rPr>
          <w:rFonts w:hint="eastAsia"/>
        </w:rPr>
        <w:t>用例</w:t>
      </w:r>
      <w:bookmarkEnd w:id="106"/>
    </w:p>
    <w:p>
      <w:pPr>
        <w:rPr>
          <w:rFonts w:hint="eastAsia"/>
          <w:lang w:eastAsia="zh-CN"/>
        </w:rPr>
      </w:pPr>
      <w:r>
        <w:rPr>
          <w:rFonts w:hint="eastAsia"/>
          <w:lang w:eastAsia="zh-CN"/>
        </w:rPr>
        <w:t>无</w:t>
      </w:r>
    </w:p>
    <w:p>
      <w:pPr>
        <w:pStyle w:val="5"/>
      </w:pPr>
      <w:bookmarkStart w:id="107" w:name="_Toc16818"/>
      <w:r>
        <w:rPr>
          <w:rFonts w:hint="eastAsia"/>
          <w:lang w:eastAsia="zh-CN"/>
        </w:rPr>
        <w:t>在场停放记录</w:t>
      </w:r>
      <w:r>
        <w:rPr>
          <w:rFonts w:hint="eastAsia"/>
          <w:lang w:val="en-US" w:eastAsia="zh-CN"/>
        </w:rPr>
        <w:t>-</w:t>
      </w:r>
      <w:r>
        <w:rPr>
          <w:rFonts w:hint="eastAsia"/>
          <w:lang w:eastAsia="zh-CN"/>
        </w:rPr>
        <w:t>搜索</w:t>
      </w:r>
      <w:bookmarkEnd w:id="107"/>
    </w:p>
    <w:p>
      <w:pPr>
        <w:pStyle w:val="19"/>
      </w:pPr>
      <w:bookmarkStart w:id="108" w:name="_Toc2769"/>
      <w:r>
        <w:rPr>
          <w:rFonts w:hint="eastAsia"/>
        </w:rPr>
        <w:t>原型界面</w:t>
      </w:r>
      <w:bookmarkEnd w:id="108"/>
    </w:p>
    <w:p>
      <w:pPr>
        <w:rPr>
          <w:rFonts w:hint="eastAsia" w:eastAsia="宋体"/>
          <w:lang w:eastAsia="zh-CN"/>
        </w:rPr>
      </w:pPr>
      <w:r>
        <w:drawing>
          <wp:inline distT="0" distB="0" distL="114300" distR="114300">
            <wp:extent cx="5273675" cy="3259455"/>
            <wp:effectExtent l="0" t="0" r="3175" b="17145"/>
            <wp:docPr id="110"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01"/>
                    <pic:cNvPicPr>
                      <a:picLocks noChangeAspect="1"/>
                    </pic:cNvPicPr>
                  </pic:nvPicPr>
                  <pic:blipFill>
                    <a:blip r:embed="rId14"/>
                    <a:stretch>
                      <a:fillRect/>
                    </a:stretch>
                  </pic:blipFill>
                  <pic:spPr>
                    <a:xfrm>
                      <a:off x="0" y="0"/>
                      <a:ext cx="5273675" cy="3259455"/>
                    </a:xfrm>
                    <a:prstGeom prst="rect">
                      <a:avLst/>
                    </a:prstGeom>
                    <a:noFill/>
                    <a:ln w="9525">
                      <a:noFill/>
                    </a:ln>
                  </pic:spPr>
                </pic:pic>
              </a:graphicData>
            </a:graphic>
          </wp:inline>
        </w:drawing>
      </w:r>
    </w:p>
    <w:p>
      <w:pPr>
        <w:keepNext/>
      </w:pPr>
    </w:p>
    <w:p>
      <w:pPr>
        <w:pStyle w:val="19"/>
        <w:rPr>
          <w:rFonts w:hint="eastAsia"/>
        </w:rPr>
      </w:pPr>
      <w:bookmarkStart w:id="109" w:name="_Toc5198"/>
      <w:r>
        <w:rPr>
          <w:rFonts w:hint="eastAsia"/>
        </w:rPr>
        <w:t>界面说明</w:t>
      </w:r>
      <w:bookmarkEnd w:id="109"/>
    </w:p>
    <w:p>
      <w:pPr>
        <w:rPr>
          <w:rFonts w:hint="eastAsia"/>
          <w:lang w:eastAsia="zh-CN"/>
        </w:rPr>
      </w:pPr>
      <w:r>
        <w:rPr>
          <w:rFonts w:hint="eastAsia"/>
          <w:lang w:eastAsia="zh-CN"/>
        </w:rPr>
        <w:t>无</w:t>
      </w:r>
    </w:p>
    <w:p>
      <w:pPr>
        <w:pStyle w:val="19"/>
        <w:rPr>
          <w:rFonts w:hint="eastAsia"/>
          <w:lang w:eastAsia="zh-CN"/>
        </w:rPr>
      </w:pPr>
      <w:bookmarkStart w:id="110" w:name="_Toc23994"/>
      <w:r>
        <w:rPr>
          <w:rFonts w:hint="eastAsia"/>
          <w:lang w:eastAsia="zh-CN"/>
        </w:rPr>
        <w:t>输入内容</w:t>
      </w:r>
      <w:bookmarkEnd w:id="110"/>
    </w:p>
    <w:tbl>
      <w:tblPr>
        <w:tblStyle w:val="16"/>
        <w:tblpPr w:leftFromText="180" w:rightFromText="180" w:vertAnchor="text" w:horzAnchor="page" w:tblpX="1909" w:tblpY="113"/>
        <w:tblW w:w="8002"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162"/>
        <w:gridCol w:w="1215"/>
        <w:gridCol w:w="1095"/>
        <w:gridCol w:w="3546"/>
        <w:gridCol w:w="984"/>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1162" w:type="dxa"/>
            <w:tcBorders>
              <w:top w:val="single" w:color="auto" w:sz="4" w:space="0"/>
              <w:lef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控件类型</w:t>
            </w:r>
          </w:p>
        </w:tc>
        <w:tc>
          <w:tcPr>
            <w:tcW w:w="1215" w:type="dxa"/>
            <w:tcBorders>
              <w:top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名称</w:t>
            </w:r>
          </w:p>
        </w:tc>
        <w:tc>
          <w:tcPr>
            <w:tcW w:w="1095" w:type="dxa"/>
            <w:tcBorders>
              <w:top w:val="single" w:color="auto" w:sz="4" w:space="0"/>
            </w:tcBorders>
            <w:shd w:val="pct10" w:color="auto" w:fill="auto"/>
            <w:vAlign w:val="top"/>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是否必填</w:t>
            </w:r>
          </w:p>
        </w:tc>
        <w:tc>
          <w:tcPr>
            <w:tcW w:w="3546" w:type="dxa"/>
            <w:tcBorders>
              <w:top w:val="single" w:color="auto" w:sz="4" w:space="0"/>
              <w:righ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约束条件</w:t>
            </w:r>
          </w:p>
        </w:tc>
        <w:tc>
          <w:tcPr>
            <w:tcW w:w="984"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eastAsia="宋体"/>
                <w:szCs w:val="18"/>
                <w:lang w:eastAsia="zh-CN"/>
              </w:rPr>
            </w:pPr>
            <w:r>
              <w:rPr>
                <w:rFonts w:hint="eastAsia"/>
                <w:szCs w:val="18"/>
                <w:lang w:eastAsia="zh-CN"/>
              </w:rPr>
              <w:t>车牌号</w:t>
            </w:r>
          </w:p>
        </w:tc>
        <w:tc>
          <w:tcPr>
            <w:tcW w:w="1215" w:type="dxa"/>
            <w:tcBorders>
              <w:top w:val="single" w:color="auto" w:sz="6" w:space="0"/>
              <w:bottom w:val="single" w:color="auto" w:sz="6" w:space="0"/>
            </w:tcBorders>
            <w:textDirection w:val="lrTb"/>
            <w:vAlign w:val="top"/>
          </w:tcPr>
          <w:p>
            <w:pPr>
              <w:jc w:val="center"/>
              <w:rPr>
                <w:rFonts w:hint="eastAsia" w:eastAsia="宋体"/>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textDirection w:val="lrTb"/>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车位编号</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车位情况</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下拉框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进入时间</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时间框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停车时长</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val="en-US" w:eastAsia="zh-CN"/>
              </w:rPr>
              <w:t>VIP类型</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选择框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车主姓名</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车主电话</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区域</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选择框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置信度</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val="en-US"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bl>
    <w:p>
      <w:pPr>
        <w:rPr>
          <w:rFonts w:hint="eastAsia"/>
          <w:lang w:eastAsia="zh-CN"/>
        </w:rPr>
      </w:pPr>
    </w:p>
    <w:p>
      <w:pPr>
        <w:pStyle w:val="19"/>
        <w:rPr>
          <w:rFonts w:hint="eastAsia"/>
          <w:lang w:eastAsia="zh-CN"/>
        </w:rPr>
      </w:pPr>
      <w:bookmarkStart w:id="111" w:name="_Toc21123"/>
      <w:r>
        <w:rPr>
          <w:rFonts w:hint="eastAsia"/>
          <w:lang w:eastAsia="zh-CN"/>
        </w:rPr>
        <w:t>输出内容</w:t>
      </w:r>
      <w:bookmarkEnd w:id="111"/>
    </w:p>
    <w:p/>
    <w:p>
      <w:pPr>
        <w:rPr>
          <w:rFonts w:hint="eastAsia"/>
          <w:lang w:eastAsia="zh-CN"/>
        </w:rPr>
      </w:pPr>
      <w:r>
        <w:rPr>
          <w:rFonts w:hint="eastAsia"/>
          <w:lang w:eastAsia="zh-CN"/>
        </w:rPr>
        <w:t>在场停放记录表格中数据</w:t>
      </w:r>
    </w:p>
    <w:p>
      <w:pPr>
        <w:pStyle w:val="19"/>
      </w:pPr>
      <w:bookmarkStart w:id="112" w:name="_Toc14576"/>
      <w:r>
        <w:rPr>
          <w:rFonts w:hint="eastAsia"/>
        </w:rPr>
        <w:t>用例</w:t>
      </w:r>
      <w:bookmarkEnd w:id="112"/>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用户输入相关查询条件对相应数据进行搜索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表格数据更新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点击搜索按钮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pStyle w:val="5"/>
      </w:pPr>
      <w:bookmarkStart w:id="113" w:name="_Toc20352"/>
      <w:r>
        <w:rPr>
          <w:rFonts w:hint="eastAsia"/>
          <w:lang w:eastAsia="zh-CN"/>
        </w:rPr>
        <w:t>在场停放记录</w:t>
      </w:r>
      <w:r>
        <w:rPr>
          <w:rFonts w:hint="eastAsia"/>
          <w:lang w:val="en-US" w:eastAsia="zh-CN"/>
        </w:rPr>
        <w:t>-</w:t>
      </w:r>
      <w:r>
        <w:rPr>
          <w:rFonts w:hint="eastAsia"/>
          <w:lang w:eastAsia="zh-CN"/>
        </w:rPr>
        <w:t>设置剩余车位</w:t>
      </w:r>
      <w:bookmarkEnd w:id="113"/>
    </w:p>
    <w:p>
      <w:pPr>
        <w:pStyle w:val="19"/>
      </w:pPr>
      <w:bookmarkStart w:id="114" w:name="_Toc9658"/>
      <w:r>
        <w:rPr>
          <w:rFonts w:hint="eastAsia"/>
        </w:rPr>
        <w:t>原型界面</w:t>
      </w:r>
      <w:bookmarkEnd w:id="114"/>
    </w:p>
    <w:p>
      <w:pPr>
        <w:rPr>
          <w:rFonts w:hint="eastAsia" w:eastAsia="宋体"/>
          <w:lang w:eastAsia="zh-CN"/>
        </w:rPr>
      </w:pPr>
      <w:r>
        <w:drawing>
          <wp:inline distT="0" distB="0" distL="114300" distR="114300">
            <wp:extent cx="3514090" cy="3390265"/>
            <wp:effectExtent l="0" t="0" r="10160" b="635"/>
            <wp:docPr id="115"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02"/>
                    <pic:cNvPicPr>
                      <a:picLocks noChangeAspect="1"/>
                    </pic:cNvPicPr>
                  </pic:nvPicPr>
                  <pic:blipFill>
                    <a:blip r:embed="rId15"/>
                    <a:stretch>
                      <a:fillRect/>
                    </a:stretch>
                  </pic:blipFill>
                  <pic:spPr>
                    <a:xfrm>
                      <a:off x="0" y="0"/>
                      <a:ext cx="3514090" cy="3390265"/>
                    </a:xfrm>
                    <a:prstGeom prst="rect">
                      <a:avLst/>
                    </a:prstGeom>
                    <a:noFill/>
                    <a:ln w="9525">
                      <a:noFill/>
                    </a:ln>
                  </pic:spPr>
                </pic:pic>
              </a:graphicData>
            </a:graphic>
          </wp:inline>
        </w:drawing>
      </w:r>
    </w:p>
    <w:p>
      <w:pPr>
        <w:keepNext/>
      </w:pPr>
    </w:p>
    <w:p>
      <w:pPr>
        <w:pStyle w:val="19"/>
        <w:rPr>
          <w:rFonts w:hint="eastAsia"/>
        </w:rPr>
      </w:pPr>
      <w:bookmarkStart w:id="115" w:name="_Toc12028"/>
      <w:r>
        <w:rPr>
          <w:rFonts w:hint="eastAsia"/>
        </w:rPr>
        <w:t>界面说明</w:t>
      </w:r>
      <w:bookmarkEnd w:id="115"/>
    </w:p>
    <w:p>
      <w:pPr>
        <w:rPr>
          <w:rFonts w:hint="eastAsia"/>
          <w:lang w:eastAsia="zh-CN"/>
        </w:rPr>
      </w:pPr>
      <w:r>
        <w:rPr>
          <w:rFonts w:hint="eastAsia"/>
          <w:lang w:eastAsia="zh-CN"/>
        </w:rPr>
        <w:t>无</w:t>
      </w:r>
    </w:p>
    <w:p>
      <w:pPr>
        <w:pStyle w:val="19"/>
        <w:rPr>
          <w:rFonts w:hint="eastAsia"/>
          <w:lang w:eastAsia="zh-CN"/>
        </w:rPr>
      </w:pPr>
      <w:bookmarkStart w:id="116" w:name="_Toc8789"/>
      <w:r>
        <w:rPr>
          <w:rFonts w:hint="eastAsia"/>
          <w:lang w:eastAsia="zh-CN"/>
        </w:rPr>
        <w:t>输入内容</w:t>
      </w:r>
      <w:bookmarkEnd w:id="116"/>
    </w:p>
    <w:p>
      <w:pPr>
        <w:rPr>
          <w:rFonts w:hint="eastAsia"/>
          <w:lang w:eastAsia="zh-CN"/>
        </w:rPr>
      </w:pPr>
      <w:r>
        <w:rPr>
          <w:rFonts w:hint="eastAsia"/>
          <w:lang w:eastAsia="zh-CN"/>
        </w:rPr>
        <w:t>略</w:t>
      </w:r>
    </w:p>
    <w:p>
      <w:pPr>
        <w:pStyle w:val="19"/>
        <w:rPr>
          <w:rFonts w:hint="eastAsia"/>
          <w:lang w:eastAsia="zh-CN"/>
        </w:rPr>
      </w:pPr>
      <w:bookmarkStart w:id="117" w:name="_Toc16922"/>
      <w:r>
        <w:rPr>
          <w:rFonts w:hint="eastAsia"/>
          <w:lang w:eastAsia="zh-CN"/>
        </w:rPr>
        <w:t>输出内容</w:t>
      </w:r>
      <w:bookmarkEnd w:id="117"/>
    </w:p>
    <w:p/>
    <w:p>
      <w:pPr>
        <w:rPr>
          <w:rFonts w:hint="eastAsia"/>
          <w:lang w:eastAsia="zh-CN"/>
        </w:rPr>
      </w:pPr>
      <w:r>
        <w:rPr>
          <w:rFonts w:hint="eastAsia"/>
          <w:lang w:eastAsia="zh-CN"/>
        </w:rPr>
        <w:t>略</w:t>
      </w:r>
    </w:p>
    <w:p>
      <w:pPr>
        <w:pStyle w:val="19"/>
      </w:pPr>
      <w:bookmarkStart w:id="118" w:name="_Toc16333"/>
      <w:r>
        <w:rPr>
          <w:rFonts w:hint="eastAsia"/>
        </w:rPr>
        <w:t>用例</w:t>
      </w:r>
      <w:bookmarkEnd w:id="118"/>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设置剩余车位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用户输入相应剩余车位进行设置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剩余车位数据更新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点击设置按钮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设置剩余车位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9"/>
              </w:numPr>
              <w:spacing w:line="400" w:lineRule="exact"/>
              <w:rPr>
                <w:rFonts w:hint="eastAsia" w:ascii="Arial" w:hAnsi="Arial"/>
                <w:sz w:val="18"/>
                <w:szCs w:val="18"/>
                <w:lang w:val="en-US" w:eastAsia="zh-CN"/>
              </w:rPr>
            </w:pPr>
            <w:r>
              <w:rPr>
                <w:rFonts w:hint="eastAsia" w:ascii="Arial" w:hAnsi="Arial"/>
                <w:sz w:val="18"/>
                <w:szCs w:val="18"/>
                <w:lang w:val="en-US" w:eastAsia="zh-CN"/>
              </w:rPr>
              <w:t>当勾选以车位数据为准时，统计对象中数据只会以现在的车位占用的实际情况统计</w:t>
            </w:r>
          </w:p>
          <w:p>
            <w:pPr>
              <w:pStyle w:val="21"/>
              <w:numPr>
                <w:ilvl w:val="0"/>
                <w:numId w:val="9"/>
              </w:numPr>
              <w:spacing w:line="400" w:lineRule="exact"/>
              <w:rPr>
                <w:rFonts w:hint="eastAsia" w:ascii="Arial" w:hAnsi="Arial"/>
                <w:sz w:val="18"/>
                <w:szCs w:val="18"/>
                <w:lang w:val="en-US" w:eastAsia="zh-CN"/>
              </w:rPr>
            </w:pPr>
            <w:r>
              <w:rPr>
                <w:rFonts w:hint="eastAsia" w:ascii="Arial" w:hAnsi="Arial"/>
                <w:sz w:val="18"/>
                <w:szCs w:val="18"/>
                <w:lang w:val="en-US" w:eastAsia="zh-CN"/>
              </w:rPr>
              <w:t>剩余车位设置只有在不勾选“以车位数据为准”时才有效</w:t>
            </w:r>
          </w:p>
          <w:p>
            <w:pPr>
              <w:pStyle w:val="21"/>
              <w:numPr>
                <w:ilvl w:val="0"/>
                <w:numId w:val="9"/>
              </w:numPr>
              <w:spacing w:line="400" w:lineRule="exact"/>
              <w:rPr>
                <w:rFonts w:hint="eastAsia" w:ascii="Arial" w:hAnsi="Arial"/>
                <w:sz w:val="18"/>
                <w:szCs w:val="18"/>
                <w:lang w:val="en-US" w:eastAsia="zh-CN"/>
              </w:rPr>
            </w:pPr>
            <w:r>
              <w:rPr>
                <w:rFonts w:hint="eastAsia" w:ascii="Arial" w:hAnsi="Arial"/>
                <w:sz w:val="18"/>
                <w:szCs w:val="18"/>
                <w:lang w:val="en-US" w:eastAsia="zh-CN"/>
              </w:rPr>
              <w:t>当不勾选“以车位数据为准”时，此功能与VEMS中的设置功能一致，可参见VEMS的操作手册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119" w:name="_Toc4195"/>
      <w:r>
        <w:rPr>
          <w:rFonts w:hint="eastAsia"/>
          <w:lang w:eastAsia="zh-CN"/>
        </w:rPr>
        <w:t>在场停放记录</w:t>
      </w:r>
      <w:r>
        <w:rPr>
          <w:rFonts w:hint="eastAsia"/>
          <w:lang w:val="en-US" w:eastAsia="zh-CN"/>
        </w:rPr>
        <w:t>-导出</w:t>
      </w:r>
      <w:bookmarkEnd w:id="119"/>
    </w:p>
    <w:p>
      <w:pPr>
        <w:pStyle w:val="19"/>
      </w:pPr>
      <w:bookmarkStart w:id="120" w:name="_Toc24452"/>
      <w:r>
        <w:rPr>
          <w:rFonts w:hint="eastAsia"/>
        </w:rPr>
        <w:t>原型界面</w:t>
      </w:r>
      <w:bookmarkEnd w:id="120"/>
    </w:p>
    <w:p>
      <w:pPr>
        <w:rPr>
          <w:rFonts w:hint="eastAsia" w:eastAsia="宋体"/>
          <w:lang w:eastAsia="zh-CN"/>
        </w:rPr>
      </w:pPr>
      <w:r>
        <w:rPr>
          <w:rFonts w:hint="eastAsia"/>
          <w:lang w:eastAsia="zh-CN"/>
        </w:rPr>
        <w:t>标准导出页面（下文不再复述）</w:t>
      </w:r>
    </w:p>
    <w:p>
      <w:pPr>
        <w:keepNext/>
      </w:pPr>
    </w:p>
    <w:p>
      <w:pPr>
        <w:pStyle w:val="19"/>
        <w:rPr>
          <w:rFonts w:hint="eastAsia"/>
        </w:rPr>
      </w:pPr>
      <w:bookmarkStart w:id="121" w:name="_Toc5543"/>
      <w:r>
        <w:rPr>
          <w:rFonts w:hint="eastAsia"/>
        </w:rPr>
        <w:t>界面说明</w:t>
      </w:r>
      <w:bookmarkEnd w:id="121"/>
    </w:p>
    <w:p>
      <w:pPr>
        <w:rPr>
          <w:rFonts w:hint="eastAsia"/>
          <w:lang w:eastAsia="zh-CN"/>
        </w:rPr>
      </w:pPr>
      <w:r>
        <w:rPr>
          <w:rFonts w:hint="eastAsia"/>
          <w:lang w:eastAsia="zh-CN"/>
        </w:rPr>
        <w:t>无</w:t>
      </w:r>
    </w:p>
    <w:p>
      <w:pPr>
        <w:pStyle w:val="19"/>
        <w:rPr>
          <w:rFonts w:hint="eastAsia"/>
          <w:lang w:eastAsia="zh-CN"/>
        </w:rPr>
      </w:pPr>
      <w:bookmarkStart w:id="122" w:name="_Toc5664"/>
      <w:r>
        <w:rPr>
          <w:rFonts w:hint="eastAsia"/>
          <w:lang w:eastAsia="zh-CN"/>
        </w:rPr>
        <w:t>输入内容</w:t>
      </w:r>
      <w:bookmarkEnd w:id="122"/>
    </w:p>
    <w:p>
      <w:pPr>
        <w:rPr>
          <w:rFonts w:hint="eastAsia"/>
          <w:lang w:eastAsia="zh-CN"/>
        </w:rPr>
      </w:pPr>
      <w:r>
        <w:rPr>
          <w:rFonts w:hint="eastAsia"/>
          <w:lang w:eastAsia="zh-CN"/>
        </w:rPr>
        <w:t>无</w:t>
      </w:r>
    </w:p>
    <w:p>
      <w:pPr>
        <w:pStyle w:val="19"/>
        <w:rPr>
          <w:rFonts w:hint="eastAsia"/>
          <w:lang w:eastAsia="zh-CN"/>
        </w:rPr>
      </w:pPr>
      <w:bookmarkStart w:id="123" w:name="_Toc17342"/>
      <w:r>
        <w:rPr>
          <w:rFonts w:hint="eastAsia"/>
          <w:lang w:eastAsia="zh-CN"/>
        </w:rPr>
        <w:t>输出内容</w:t>
      </w:r>
      <w:bookmarkEnd w:id="123"/>
    </w:p>
    <w:p>
      <w:pPr>
        <w:rPr>
          <w:rFonts w:hint="eastAsia" w:eastAsia="宋体"/>
          <w:lang w:eastAsia="zh-CN"/>
        </w:rPr>
      </w:pPr>
      <w:r>
        <w:rPr>
          <w:rFonts w:hint="eastAsia"/>
          <w:lang w:eastAsia="zh-CN"/>
        </w:rPr>
        <w:t>无</w:t>
      </w:r>
    </w:p>
    <w:p>
      <w:pPr>
        <w:pStyle w:val="19"/>
      </w:pPr>
      <w:bookmarkStart w:id="124" w:name="_Toc9909"/>
      <w:r>
        <w:rPr>
          <w:rFonts w:hint="eastAsia"/>
        </w:rPr>
        <w:t>用例</w:t>
      </w:r>
      <w:bookmarkEnd w:id="124"/>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标准导出功能，以后需求中出现的导出功能如果没有特别说明，均为标准导出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导出对应文件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点击导出按钮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125" w:name="_Toc3974"/>
      <w:r>
        <w:rPr>
          <w:rFonts w:hint="eastAsia"/>
          <w:lang w:eastAsia="zh-CN"/>
        </w:rPr>
        <w:t>在场停放记录</w:t>
      </w:r>
      <w:r>
        <w:rPr>
          <w:rFonts w:hint="eastAsia"/>
          <w:lang w:val="en-US" w:eastAsia="zh-CN"/>
        </w:rPr>
        <w:t>-</w:t>
      </w:r>
      <w:r>
        <w:rPr>
          <w:rFonts w:hint="eastAsia"/>
          <w:lang w:eastAsia="zh-CN"/>
        </w:rPr>
        <w:t>校正</w:t>
      </w:r>
      <w:bookmarkEnd w:id="125"/>
    </w:p>
    <w:p>
      <w:pPr>
        <w:pStyle w:val="19"/>
      </w:pPr>
      <w:bookmarkStart w:id="126" w:name="_Toc24675"/>
      <w:r>
        <w:rPr>
          <w:rFonts w:hint="eastAsia"/>
        </w:rPr>
        <w:t>原型界面</w:t>
      </w:r>
      <w:bookmarkEnd w:id="126"/>
    </w:p>
    <w:p>
      <w:pPr>
        <w:rPr>
          <w:rFonts w:hint="eastAsia" w:eastAsia="宋体"/>
          <w:lang w:eastAsia="zh-CN"/>
        </w:rPr>
      </w:pPr>
      <w:r>
        <w:drawing>
          <wp:inline distT="0" distB="0" distL="114300" distR="114300">
            <wp:extent cx="5273675" cy="1908175"/>
            <wp:effectExtent l="0" t="0" r="3175" b="15875"/>
            <wp:docPr id="117"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03"/>
                    <pic:cNvPicPr>
                      <a:picLocks noChangeAspect="1"/>
                    </pic:cNvPicPr>
                  </pic:nvPicPr>
                  <pic:blipFill>
                    <a:blip r:embed="rId16"/>
                    <a:stretch>
                      <a:fillRect/>
                    </a:stretch>
                  </pic:blipFill>
                  <pic:spPr>
                    <a:xfrm>
                      <a:off x="0" y="0"/>
                      <a:ext cx="5273675" cy="1908175"/>
                    </a:xfrm>
                    <a:prstGeom prst="rect">
                      <a:avLst/>
                    </a:prstGeom>
                    <a:noFill/>
                    <a:ln w="9525">
                      <a:noFill/>
                    </a:ln>
                  </pic:spPr>
                </pic:pic>
              </a:graphicData>
            </a:graphic>
          </wp:inline>
        </w:drawing>
      </w:r>
    </w:p>
    <w:p>
      <w:pPr>
        <w:keepNext/>
      </w:pPr>
    </w:p>
    <w:p>
      <w:pPr>
        <w:pStyle w:val="19"/>
        <w:rPr>
          <w:rFonts w:hint="eastAsia"/>
        </w:rPr>
      </w:pPr>
      <w:bookmarkStart w:id="127" w:name="_Toc19084"/>
      <w:r>
        <w:rPr>
          <w:rFonts w:hint="eastAsia"/>
        </w:rPr>
        <w:t>界面说明</w:t>
      </w:r>
      <w:bookmarkEnd w:id="127"/>
    </w:p>
    <w:p>
      <w:pPr>
        <w:rPr>
          <w:rFonts w:hint="eastAsia"/>
          <w:lang w:eastAsia="zh-CN"/>
        </w:rPr>
      </w:pPr>
      <w:r>
        <w:rPr>
          <w:rFonts w:hint="eastAsia"/>
          <w:lang w:eastAsia="zh-CN"/>
        </w:rPr>
        <w:t>无</w:t>
      </w:r>
    </w:p>
    <w:p>
      <w:pPr>
        <w:pStyle w:val="19"/>
        <w:rPr>
          <w:rFonts w:hint="eastAsia"/>
          <w:lang w:eastAsia="zh-CN"/>
        </w:rPr>
      </w:pPr>
      <w:bookmarkStart w:id="128" w:name="_Toc14786"/>
      <w:r>
        <w:rPr>
          <w:rFonts w:hint="eastAsia"/>
          <w:lang w:eastAsia="zh-CN"/>
        </w:rPr>
        <w:t>输入内容</w:t>
      </w:r>
      <w:bookmarkEnd w:id="128"/>
    </w:p>
    <w:p>
      <w:pPr>
        <w:rPr>
          <w:rFonts w:hint="eastAsia"/>
          <w:lang w:eastAsia="zh-CN"/>
        </w:rPr>
      </w:pPr>
      <w:r>
        <w:rPr>
          <w:rFonts w:hint="eastAsia"/>
          <w:lang w:eastAsia="zh-CN"/>
        </w:rPr>
        <w:t>略</w:t>
      </w:r>
    </w:p>
    <w:p>
      <w:pPr>
        <w:pStyle w:val="19"/>
        <w:rPr>
          <w:rFonts w:hint="eastAsia"/>
          <w:lang w:eastAsia="zh-CN"/>
        </w:rPr>
      </w:pPr>
      <w:bookmarkStart w:id="129" w:name="_Toc22336"/>
      <w:r>
        <w:rPr>
          <w:rFonts w:hint="eastAsia"/>
          <w:lang w:eastAsia="zh-CN"/>
        </w:rPr>
        <w:t>输出内容</w:t>
      </w:r>
      <w:bookmarkEnd w:id="129"/>
    </w:p>
    <w:p>
      <w:pPr>
        <w:rPr>
          <w:rFonts w:hint="eastAsia"/>
          <w:lang w:eastAsia="zh-CN"/>
        </w:rPr>
      </w:pPr>
      <w:r>
        <w:rPr>
          <w:rFonts w:hint="eastAsia"/>
          <w:lang w:eastAsia="zh-CN"/>
        </w:rPr>
        <w:t>略</w:t>
      </w:r>
    </w:p>
    <w:p>
      <w:pPr>
        <w:pStyle w:val="19"/>
      </w:pPr>
      <w:bookmarkStart w:id="130" w:name="_Toc8401"/>
      <w:r>
        <w:rPr>
          <w:rFonts w:hint="eastAsia"/>
        </w:rPr>
        <w:t>用例</w:t>
      </w:r>
      <w:bookmarkEnd w:id="130"/>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校正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用户输入相关查询条件对相应数据进行搜索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最终车牌变更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点击校正按钮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校正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与VEMS校正一致，此处不再复述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131" w:name="_Toc29618"/>
      <w:r>
        <w:rPr>
          <w:rFonts w:hint="eastAsia"/>
          <w:lang w:eastAsia="zh-CN"/>
        </w:rPr>
        <w:t>在场停放记录</w:t>
      </w:r>
      <w:r>
        <w:rPr>
          <w:rFonts w:hint="eastAsia"/>
          <w:lang w:val="en-US" w:eastAsia="zh-CN"/>
        </w:rPr>
        <w:t>-</w:t>
      </w:r>
      <w:r>
        <w:rPr>
          <w:rFonts w:hint="eastAsia"/>
          <w:lang w:eastAsia="zh-CN"/>
        </w:rPr>
        <w:t>盘点离场</w:t>
      </w:r>
      <w:bookmarkEnd w:id="131"/>
    </w:p>
    <w:p>
      <w:pPr>
        <w:pStyle w:val="19"/>
      </w:pPr>
      <w:bookmarkStart w:id="132" w:name="_Toc27460"/>
      <w:r>
        <w:rPr>
          <w:rFonts w:hint="eastAsia"/>
        </w:rPr>
        <w:t>原型界面</w:t>
      </w:r>
      <w:bookmarkEnd w:id="132"/>
    </w:p>
    <w:p>
      <w:pPr>
        <w:rPr>
          <w:rFonts w:hint="eastAsia" w:eastAsia="宋体"/>
          <w:lang w:eastAsia="zh-CN"/>
        </w:rPr>
      </w:pPr>
      <w:r>
        <w:rPr>
          <w:rFonts w:hint="eastAsia"/>
          <w:lang w:eastAsia="zh-CN"/>
        </w:rPr>
        <w:t>略</w:t>
      </w:r>
    </w:p>
    <w:p>
      <w:pPr>
        <w:keepNext/>
      </w:pPr>
    </w:p>
    <w:p>
      <w:pPr>
        <w:pStyle w:val="19"/>
        <w:rPr>
          <w:rFonts w:hint="eastAsia"/>
        </w:rPr>
      </w:pPr>
      <w:bookmarkStart w:id="133" w:name="_Toc30489"/>
      <w:r>
        <w:rPr>
          <w:rFonts w:hint="eastAsia"/>
        </w:rPr>
        <w:t>界面说明</w:t>
      </w:r>
      <w:bookmarkEnd w:id="133"/>
    </w:p>
    <w:p>
      <w:pPr>
        <w:rPr>
          <w:rFonts w:hint="eastAsia"/>
          <w:lang w:eastAsia="zh-CN"/>
        </w:rPr>
      </w:pPr>
      <w:r>
        <w:rPr>
          <w:rFonts w:hint="eastAsia"/>
          <w:lang w:eastAsia="zh-CN"/>
        </w:rPr>
        <w:t>无</w:t>
      </w:r>
    </w:p>
    <w:p>
      <w:pPr>
        <w:pStyle w:val="19"/>
        <w:rPr>
          <w:rFonts w:hint="eastAsia"/>
          <w:lang w:eastAsia="zh-CN"/>
        </w:rPr>
      </w:pPr>
      <w:bookmarkStart w:id="134" w:name="_Toc29290"/>
      <w:r>
        <w:rPr>
          <w:rFonts w:hint="eastAsia"/>
          <w:lang w:eastAsia="zh-CN"/>
        </w:rPr>
        <w:t>输入内容</w:t>
      </w:r>
      <w:bookmarkEnd w:id="134"/>
    </w:p>
    <w:p>
      <w:pPr>
        <w:rPr>
          <w:rFonts w:hint="eastAsia"/>
          <w:lang w:eastAsia="zh-CN"/>
        </w:rPr>
      </w:pPr>
      <w:r>
        <w:rPr>
          <w:rFonts w:hint="eastAsia"/>
          <w:lang w:eastAsia="zh-CN"/>
        </w:rPr>
        <w:t>无</w:t>
      </w:r>
    </w:p>
    <w:p>
      <w:pPr>
        <w:pStyle w:val="19"/>
        <w:rPr>
          <w:rFonts w:hint="eastAsia"/>
          <w:lang w:eastAsia="zh-CN"/>
        </w:rPr>
      </w:pPr>
      <w:bookmarkStart w:id="135" w:name="_Toc184"/>
      <w:r>
        <w:rPr>
          <w:rFonts w:hint="eastAsia"/>
          <w:lang w:eastAsia="zh-CN"/>
        </w:rPr>
        <w:t>输出内容</w:t>
      </w:r>
      <w:bookmarkEnd w:id="135"/>
    </w:p>
    <w:p>
      <w:pPr>
        <w:rPr>
          <w:rFonts w:hint="eastAsia" w:eastAsia="宋体"/>
          <w:lang w:eastAsia="zh-CN"/>
        </w:rPr>
      </w:pPr>
      <w:r>
        <w:rPr>
          <w:rFonts w:hint="eastAsia"/>
          <w:lang w:eastAsia="zh-CN"/>
        </w:rPr>
        <w:t>无</w:t>
      </w:r>
    </w:p>
    <w:p>
      <w:pPr>
        <w:pStyle w:val="19"/>
      </w:pPr>
      <w:bookmarkStart w:id="136" w:name="_Toc32505"/>
      <w:r>
        <w:rPr>
          <w:rFonts w:hint="eastAsia"/>
        </w:rPr>
        <w:t>用例</w:t>
      </w:r>
      <w:bookmarkEnd w:id="136"/>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盘点离场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用户输入相关查询条件对相应数据进行搜索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表格数据更新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点击搜索按钮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137" w:name="_Toc19173"/>
      <w:r>
        <w:rPr>
          <w:rFonts w:hint="eastAsia"/>
          <w:lang w:eastAsia="zh-CN"/>
        </w:rPr>
        <w:t>进出管理</w:t>
      </w:r>
      <w:r>
        <w:rPr>
          <w:rFonts w:hint="eastAsia"/>
          <w:lang w:val="en-US" w:eastAsia="zh-CN"/>
        </w:rPr>
        <w:t>-</w:t>
      </w:r>
      <w:r>
        <w:rPr>
          <w:rFonts w:hint="eastAsia"/>
          <w:lang w:eastAsia="zh-CN"/>
        </w:rPr>
        <w:t>历史停放记录</w:t>
      </w:r>
      <w:r>
        <w:rPr>
          <w:rFonts w:hint="eastAsia"/>
          <w:lang w:val="en-US" w:eastAsia="zh-CN"/>
        </w:rPr>
        <w:t>-页面展示</w:t>
      </w:r>
      <w:bookmarkEnd w:id="137"/>
    </w:p>
    <w:p>
      <w:pPr>
        <w:pStyle w:val="19"/>
      </w:pPr>
      <w:bookmarkStart w:id="138" w:name="_Toc3203"/>
      <w:r>
        <w:rPr>
          <w:rFonts w:hint="eastAsia"/>
        </w:rPr>
        <w:t>原型界面</w:t>
      </w:r>
      <w:bookmarkEnd w:id="138"/>
    </w:p>
    <w:p>
      <w:pPr>
        <w:rPr>
          <w:rFonts w:hint="eastAsia" w:eastAsia="宋体"/>
          <w:lang w:eastAsia="zh-CN"/>
        </w:rPr>
      </w:pPr>
      <w:r>
        <w:drawing>
          <wp:inline distT="0" distB="0" distL="114300" distR="114300">
            <wp:extent cx="5271135" cy="1477645"/>
            <wp:effectExtent l="0" t="0" r="5715" b="8255"/>
            <wp:docPr id="118"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04"/>
                    <pic:cNvPicPr>
                      <a:picLocks noChangeAspect="1"/>
                    </pic:cNvPicPr>
                  </pic:nvPicPr>
                  <pic:blipFill>
                    <a:blip r:embed="rId17"/>
                    <a:stretch>
                      <a:fillRect/>
                    </a:stretch>
                  </pic:blipFill>
                  <pic:spPr>
                    <a:xfrm>
                      <a:off x="0" y="0"/>
                      <a:ext cx="5271135" cy="1477645"/>
                    </a:xfrm>
                    <a:prstGeom prst="rect">
                      <a:avLst/>
                    </a:prstGeom>
                    <a:noFill/>
                    <a:ln w="9525">
                      <a:noFill/>
                    </a:ln>
                  </pic:spPr>
                </pic:pic>
              </a:graphicData>
            </a:graphic>
          </wp:inline>
        </w:drawing>
      </w:r>
    </w:p>
    <w:p>
      <w:pPr>
        <w:keepNext/>
      </w:pPr>
    </w:p>
    <w:p>
      <w:pPr>
        <w:pStyle w:val="19"/>
        <w:rPr>
          <w:rFonts w:hint="eastAsia"/>
        </w:rPr>
      </w:pPr>
      <w:bookmarkStart w:id="139" w:name="_Toc11061"/>
      <w:r>
        <w:rPr>
          <w:rFonts w:hint="eastAsia"/>
        </w:rPr>
        <w:t>界面说明</w:t>
      </w:r>
      <w:bookmarkEnd w:id="139"/>
    </w:p>
    <w:tbl>
      <w:tblPr>
        <w:tblStyle w:val="16"/>
        <w:tblpPr w:leftFromText="180" w:rightFromText="180" w:vertAnchor="text" w:horzAnchor="page" w:tblpX="1909" w:tblpY="113"/>
        <w:tblW w:w="8495"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730"/>
        <w:gridCol w:w="1205"/>
        <w:gridCol w:w="1134"/>
        <w:gridCol w:w="1008"/>
        <w:gridCol w:w="4418"/>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730" w:type="dxa"/>
            <w:tcBorders>
              <w:top w:val="single" w:color="auto" w:sz="4" w:space="0"/>
              <w:lef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w:t>
            </w:r>
          </w:p>
        </w:tc>
        <w:tc>
          <w:tcPr>
            <w:tcW w:w="1205" w:type="dxa"/>
            <w:tcBorders>
              <w:top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界面元素</w:t>
            </w:r>
          </w:p>
        </w:tc>
        <w:tc>
          <w:tcPr>
            <w:tcW w:w="1134" w:type="dxa"/>
            <w:tcBorders>
              <w:top w:val="single" w:color="auto" w:sz="4" w:space="0"/>
            </w:tcBorders>
            <w:shd w:val="pct10" w:color="auto" w:fill="auto"/>
            <w:vAlign w:val="top"/>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类型</w:t>
            </w:r>
          </w:p>
        </w:tc>
        <w:tc>
          <w:tcPr>
            <w:tcW w:w="1008" w:type="dxa"/>
            <w:tcBorders>
              <w:top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数据来源</w:t>
            </w:r>
          </w:p>
        </w:tc>
        <w:tc>
          <w:tcPr>
            <w:tcW w:w="4418"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车牌号</w:t>
            </w:r>
          </w:p>
        </w:tc>
        <w:tc>
          <w:tcPr>
            <w:tcW w:w="1134" w:type="dxa"/>
            <w:tcBorders>
              <w:top w:val="single" w:color="auto" w:sz="6" w:space="0"/>
              <w:bottom w:val="single" w:color="auto" w:sz="6" w:space="0"/>
            </w:tcBorders>
            <w:vAlign w:val="top"/>
          </w:tcPr>
          <w:p>
            <w:pPr>
              <w:jc w:val="center"/>
              <w:rPr>
                <w:rFonts w:ascii="Arial" w:hAnsi="Arial"/>
                <w:szCs w:val="18"/>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vAlign w:val="top"/>
          </w:tcPr>
          <w:p>
            <w:pPr>
              <w:jc w:val="center"/>
              <w:rPr>
                <w:rFonts w:ascii="Arial" w:hAnsi="Arial"/>
                <w:szCs w:val="18"/>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车位编号</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进入时间</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时间框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用户选择</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离开时间</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时间框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用户选择</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默认为当天</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停车时长</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val="en-US" w:eastAsia="zh-CN"/>
              </w:rPr>
            </w:pPr>
            <w:r>
              <w:rPr>
                <w:rFonts w:hint="eastAsia"/>
                <w:szCs w:val="18"/>
                <w:lang w:val="en-US" w:eastAsia="zh-CN"/>
              </w:rPr>
              <w:t>VIP类型</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选择框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用户选择</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读取</w:t>
            </w:r>
            <w:r>
              <w:rPr>
                <w:rFonts w:hint="eastAsia" w:ascii="Arial" w:hAnsi="Arial"/>
                <w:szCs w:val="18"/>
                <w:lang w:val="en-US" w:eastAsia="zh-CN"/>
              </w:rPr>
              <w:t>VIP类型表，默认全部</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车主姓名</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车主电话</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区域</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选择框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用户选择</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停车场、区域（读取区域列表）、车位。默认车位</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搜索</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点击可根据输入内容进行搜索</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val="en-US" w:eastAsia="zh-CN"/>
              </w:rPr>
            </w:pPr>
            <w:r>
              <w:rPr>
                <w:rFonts w:hint="eastAsia"/>
                <w:szCs w:val="18"/>
                <w:lang w:val="en-US" w:eastAsia="zh-CN"/>
              </w:rPr>
              <w:t xml:space="preserve">导出 </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点击打开导出框</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both"/>
              <w:rPr>
                <w:rFonts w:hint="eastAsia"/>
                <w:szCs w:val="18"/>
                <w:lang w:val="en-US" w:eastAsia="zh-CN"/>
              </w:rPr>
            </w:pPr>
            <w:r>
              <w:rPr>
                <w:rFonts w:hint="eastAsia"/>
                <w:szCs w:val="18"/>
                <w:lang w:val="en-US" w:eastAsia="zh-CN"/>
              </w:rPr>
              <w:t>历史停放记录列表</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表格</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序号、车位编号、车牌照片（点击可查看大图）、车牌号（显示最终的车牌号）、进入时间、进入车牌图片、离开时间、离开车牌图片、停车时长、所属区域、</w:t>
            </w:r>
            <w:r>
              <w:rPr>
                <w:rFonts w:hint="eastAsia" w:ascii="Arial" w:hAnsi="Arial"/>
                <w:szCs w:val="18"/>
                <w:lang w:val="en-US" w:eastAsia="zh-CN"/>
              </w:rPr>
              <w:t>VIP类型、最终置信度（默认隐藏）、进场置信度（默认隐藏）、离场置信度（默认隐藏）、车主姓名（默认隐藏）、车主电话（默认隐藏）、校正状态、车主性别（默认隐藏）、公司名称（默认隐藏）、部门（默认隐藏）、地址（默认隐藏）、房间号（默认隐藏）、身份证号（默认隐藏）、身份证图片（默认隐藏）、车主备注1（默认隐藏）、车主备注（默认隐藏）2、车主备注（默认隐藏）3、车辆品牌（默认隐藏）、车辆颜色（默认隐藏）、公私车（默认隐藏）、车辆型号（默认隐藏）、车辆类型（默认隐藏）、行驶证图片（默认隐藏）、车辆备注1（默认隐藏）、车辆备注2（默认隐藏）、车辆备注3（默认隐藏）、最后操作人员（隐藏）、最后更新时间（隐藏）</w:t>
            </w:r>
          </w:p>
        </w:tc>
      </w:tr>
    </w:tbl>
    <w:p>
      <w:pPr>
        <w:rPr>
          <w:rFonts w:hint="eastAsia"/>
          <w:lang w:eastAsia="zh-CN"/>
        </w:rPr>
      </w:pPr>
    </w:p>
    <w:p>
      <w:pPr>
        <w:rPr>
          <w:rFonts w:hint="eastAsia"/>
          <w:lang w:eastAsia="zh-CN"/>
        </w:rPr>
      </w:pPr>
    </w:p>
    <w:p>
      <w:pPr>
        <w:pStyle w:val="19"/>
        <w:rPr>
          <w:rFonts w:hint="eastAsia"/>
          <w:lang w:eastAsia="zh-CN"/>
        </w:rPr>
      </w:pPr>
      <w:bookmarkStart w:id="140" w:name="_Toc26986"/>
      <w:r>
        <w:rPr>
          <w:rFonts w:hint="eastAsia"/>
          <w:lang w:eastAsia="zh-CN"/>
        </w:rPr>
        <w:t>输入内容</w:t>
      </w:r>
      <w:bookmarkEnd w:id="140"/>
    </w:p>
    <w:p>
      <w:pPr>
        <w:rPr>
          <w:rFonts w:hint="eastAsia"/>
          <w:lang w:eastAsia="zh-CN"/>
        </w:rPr>
      </w:pPr>
      <w:r>
        <w:rPr>
          <w:rFonts w:hint="eastAsia"/>
          <w:lang w:eastAsia="zh-CN"/>
        </w:rPr>
        <w:t>无</w:t>
      </w:r>
    </w:p>
    <w:p>
      <w:pPr>
        <w:pStyle w:val="19"/>
        <w:rPr>
          <w:rFonts w:hint="eastAsia"/>
          <w:lang w:eastAsia="zh-CN"/>
        </w:rPr>
      </w:pPr>
      <w:bookmarkStart w:id="141" w:name="_Toc20765"/>
      <w:r>
        <w:rPr>
          <w:rFonts w:hint="eastAsia"/>
          <w:lang w:eastAsia="zh-CN"/>
        </w:rPr>
        <w:t>输出内容</w:t>
      </w:r>
      <w:bookmarkEnd w:id="141"/>
    </w:p>
    <w:p/>
    <w:p>
      <w:pPr>
        <w:rPr>
          <w:rFonts w:hint="eastAsia"/>
          <w:lang w:eastAsia="zh-CN"/>
        </w:rPr>
      </w:pPr>
      <w:r>
        <w:rPr>
          <w:rFonts w:hint="eastAsia"/>
          <w:lang w:eastAsia="zh-CN"/>
        </w:rPr>
        <w:t>无</w:t>
      </w:r>
    </w:p>
    <w:p>
      <w:pPr>
        <w:pStyle w:val="19"/>
      </w:pPr>
      <w:bookmarkStart w:id="142" w:name="_Toc8065"/>
      <w:r>
        <w:rPr>
          <w:rFonts w:hint="eastAsia"/>
        </w:rPr>
        <w:t>用例</w:t>
      </w:r>
      <w:bookmarkEnd w:id="142"/>
    </w:p>
    <w:p>
      <w:pPr>
        <w:rPr>
          <w:rFonts w:hint="eastAsia"/>
          <w:lang w:eastAsia="zh-CN"/>
        </w:rPr>
      </w:pPr>
      <w:r>
        <w:rPr>
          <w:rFonts w:hint="eastAsia"/>
          <w:lang w:eastAsia="zh-CN"/>
        </w:rPr>
        <w:t>无</w:t>
      </w:r>
    </w:p>
    <w:p>
      <w:pPr>
        <w:pStyle w:val="5"/>
      </w:pPr>
      <w:bookmarkStart w:id="143" w:name="_Toc7816"/>
      <w:r>
        <w:rPr>
          <w:rFonts w:hint="eastAsia"/>
          <w:lang w:eastAsia="zh-CN"/>
        </w:rPr>
        <w:t>历史停放记录</w:t>
      </w:r>
      <w:r>
        <w:rPr>
          <w:rFonts w:hint="eastAsia"/>
          <w:lang w:val="en-US" w:eastAsia="zh-CN"/>
        </w:rPr>
        <w:t>-搜索</w:t>
      </w:r>
      <w:bookmarkEnd w:id="143"/>
    </w:p>
    <w:p>
      <w:pPr>
        <w:pStyle w:val="19"/>
      </w:pPr>
      <w:bookmarkStart w:id="144" w:name="_Toc13002"/>
      <w:r>
        <w:rPr>
          <w:rFonts w:hint="eastAsia"/>
        </w:rPr>
        <w:t>原型界面</w:t>
      </w:r>
      <w:bookmarkEnd w:id="144"/>
    </w:p>
    <w:p>
      <w:pPr>
        <w:rPr>
          <w:rFonts w:hint="eastAsia" w:eastAsia="宋体"/>
          <w:lang w:eastAsia="zh-CN"/>
        </w:rPr>
      </w:pPr>
    </w:p>
    <w:p>
      <w:pPr>
        <w:keepNext/>
      </w:pPr>
    </w:p>
    <w:p>
      <w:pPr>
        <w:pStyle w:val="19"/>
        <w:rPr>
          <w:rFonts w:hint="eastAsia"/>
        </w:rPr>
      </w:pPr>
      <w:bookmarkStart w:id="145" w:name="_Toc4658"/>
      <w:r>
        <w:rPr>
          <w:rFonts w:hint="eastAsia"/>
        </w:rPr>
        <w:t>界面说明</w:t>
      </w:r>
      <w:bookmarkEnd w:id="145"/>
    </w:p>
    <w:p>
      <w:pPr>
        <w:rPr>
          <w:rFonts w:hint="eastAsia"/>
          <w:lang w:eastAsia="zh-CN"/>
        </w:rPr>
      </w:pPr>
      <w:r>
        <w:rPr>
          <w:rFonts w:hint="eastAsia"/>
          <w:lang w:eastAsia="zh-CN"/>
        </w:rPr>
        <w:t>无</w:t>
      </w:r>
    </w:p>
    <w:p>
      <w:pPr>
        <w:pStyle w:val="19"/>
        <w:rPr>
          <w:rFonts w:hint="eastAsia"/>
          <w:lang w:eastAsia="zh-CN"/>
        </w:rPr>
      </w:pPr>
      <w:bookmarkStart w:id="146" w:name="_Toc28386"/>
      <w:r>
        <w:rPr>
          <w:rFonts w:hint="eastAsia"/>
          <w:lang w:eastAsia="zh-CN"/>
        </w:rPr>
        <w:t>输入内容</w:t>
      </w:r>
      <w:bookmarkEnd w:id="146"/>
    </w:p>
    <w:tbl>
      <w:tblPr>
        <w:tblStyle w:val="16"/>
        <w:tblpPr w:leftFromText="180" w:rightFromText="180" w:vertAnchor="text" w:horzAnchor="page" w:tblpX="1909" w:tblpY="113"/>
        <w:tblW w:w="8002"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162"/>
        <w:gridCol w:w="1215"/>
        <w:gridCol w:w="1095"/>
        <w:gridCol w:w="3546"/>
        <w:gridCol w:w="984"/>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1162" w:type="dxa"/>
            <w:tcBorders>
              <w:top w:val="single" w:color="auto" w:sz="4" w:space="0"/>
              <w:lef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控件类型</w:t>
            </w:r>
          </w:p>
        </w:tc>
        <w:tc>
          <w:tcPr>
            <w:tcW w:w="1215" w:type="dxa"/>
            <w:tcBorders>
              <w:top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名称</w:t>
            </w:r>
          </w:p>
        </w:tc>
        <w:tc>
          <w:tcPr>
            <w:tcW w:w="1095" w:type="dxa"/>
            <w:tcBorders>
              <w:top w:val="single" w:color="auto" w:sz="4" w:space="0"/>
            </w:tcBorders>
            <w:shd w:val="pct10" w:color="auto" w:fill="auto"/>
            <w:vAlign w:val="top"/>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是否必填</w:t>
            </w:r>
          </w:p>
        </w:tc>
        <w:tc>
          <w:tcPr>
            <w:tcW w:w="3546" w:type="dxa"/>
            <w:tcBorders>
              <w:top w:val="single" w:color="auto" w:sz="4" w:space="0"/>
              <w:righ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约束条件</w:t>
            </w:r>
          </w:p>
        </w:tc>
        <w:tc>
          <w:tcPr>
            <w:tcW w:w="984"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eastAsia="宋体"/>
                <w:szCs w:val="18"/>
                <w:lang w:eastAsia="zh-CN"/>
              </w:rPr>
            </w:pPr>
            <w:r>
              <w:rPr>
                <w:rFonts w:hint="eastAsia"/>
                <w:szCs w:val="18"/>
                <w:lang w:eastAsia="zh-CN"/>
              </w:rPr>
              <w:t>车牌号</w:t>
            </w:r>
          </w:p>
        </w:tc>
        <w:tc>
          <w:tcPr>
            <w:tcW w:w="1215" w:type="dxa"/>
            <w:tcBorders>
              <w:top w:val="single" w:color="auto" w:sz="6" w:space="0"/>
              <w:bottom w:val="single" w:color="auto" w:sz="6" w:space="0"/>
            </w:tcBorders>
            <w:textDirection w:val="lrTb"/>
            <w:vAlign w:val="top"/>
          </w:tcPr>
          <w:p>
            <w:pPr>
              <w:jc w:val="center"/>
              <w:rPr>
                <w:rFonts w:hint="eastAsia" w:eastAsia="宋体"/>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textDirection w:val="lrTb"/>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车位编号</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进入时间</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时间框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szCs w:val="18"/>
                <w:lang w:eastAsia="zh-CN"/>
              </w:rPr>
            </w:pPr>
            <w:r>
              <w:rPr>
                <w:rFonts w:hint="eastAsia"/>
                <w:szCs w:val="18"/>
                <w:lang w:eastAsia="zh-CN"/>
              </w:rPr>
              <w:t>离开时间</w:t>
            </w:r>
          </w:p>
        </w:tc>
        <w:tc>
          <w:tcPr>
            <w:tcW w:w="1215"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时间框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r>
              <w:rPr>
                <w:rFonts w:hint="eastAsia" w:ascii="Arial" w:hAnsi="Arial"/>
                <w:szCs w:val="18"/>
                <w:lang w:eastAsia="zh-CN"/>
              </w:rPr>
              <w:t>默认当日</w:t>
            </w: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停车时长</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val="en-US" w:eastAsia="zh-CN"/>
              </w:rPr>
              <w:t>VIP类型</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选择框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车主姓名</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车主电话</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区域</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选择框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bl>
    <w:p>
      <w:pPr>
        <w:rPr>
          <w:rFonts w:hint="eastAsia"/>
          <w:lang w:eastAsia="zh-CN"/>
        </w:rPr>
      </w:pPr>
    </w:p>
    <w:p>
      <w:pPr>
        <w:pStyle w:val="19"/>
        <w:rPr>
          <w:rFonts w:hint="eastAsia"/>
          <w:lang w:eastAsia="zh-CN"/>
        </w:rPr>
      </w:pPr>
      <w:bookmarkStart w:id="147" w:name="_Toc14793"/>
      <w:r>
        <w:rPr>
          <w:rFonts w:hint="eastAsia"/>
          <w:lang w:eastAsia="zh-CN"/>
        </w:rPr>
        <w:t>输出内容</w:t>
      </w:r>
      <w:bookmarkEnd w:id="147"/>
    </w:p>
    <w:p/>
    <w:p>
      <w:pPr>
        <w:rPr>
          <w:rFonts w:hint="eastAsia"/>
          <w:lang w:eastAsia="zh-CN"/>
        </w:rPr>
      </w:pPr>
      <w:r>
        <w:rPr>
          <w:rFonts w:hint="eastAsia"/>
          <w:lang w:eastAsia="zh-CN"/>
        </w:rPr>
        <w:t>历史停放记录表格中数据</w:t>
      </w:r>
    </w:p>
    <w:p>
      <w:pPr>
        <w:pStyle w:val="19"/>
        <w:rPr>
          <w:rFonts w:hint="eastAsia"/>
        </w:rPr>
      </w:pPr>
      <w:bookmarkStart w:id="148" w:name="_Toc288"/>
      <w:r>
        <w:rPr>
          <w:rFonts w:hint="eastAsia"/>
        </w:rPr>
        <w:t>用例</w:t>
      </w:r>
      <w:bookmarkEnd w:id="148"/>
    </w:p>
    <w:p>
      <w:pPr>
        <w:rPr>
          <w:rFonts w:hint="eastAsia" w:eastAsia="宋体"/>
          <w:lang w:eastAsia="zh-CN"/>
        </w:rPr>
      </w:pPr>
      <w:r>
        <w:rPr>
          <w:rFonts w:hint="eastAsia"/>
          <w:lang w:eastAsia="zh-CN"/>
        </w:rPr>
        <w:t>标准搜索（此处略去）</w:t>
      </w:r>
    </w:p>
    <w:p>
      <w:pPr>
        <w:pStyle w:val="5"/>
      </w:pPr>
      <w:bookmarkStart w:id="149" w:name="_Toc4641"/>
      <w:r>
        <w:rPr>
          <w:rFonts w:hint="eastAsia"/>
          <w:lang w:eastAsia="zh-CN"/>
        </w:rPr>
        <w:t>历史停放记录</w:t>
      </w:r>
      <w:r>
        <w:rPr>
          <w:rFonts w:hint="eastAsia"/>
          <w:lang w:val="en-US" w:eastAsia="zh-CN"/>
        </w:rPr>
        <w:t>-导出</w:t>
      </w:r>
      <w:bookmarkEnd w:id="149"/>
    </w:p>
    <w:p>
      <w:pPr>
        <w:pStyle w:val="19"/>
      </w:pPr>
      <w:bookmarkStart w:id="150" w:name="_Toc19581"/>
      <w:r>
        <w:rPr>
          <w:rFonts w:hint="eastAsia"/>
        </w:rPr>
        <w:t>原型界面</w:t>
      </w:r>
      <w:bookmarkEnd w:id="150"/>
    </w:p>
    <w:p>
      <w:pPr>
        <w:rPr>
          <w:rFonts w:hint="eastAsia" w:eastAsia="宋体"/>
          <w:lang w:eastAsia="zh-CN"/>
        </w:rPr>
      </w:pPr>
      <w:r>
        <w:rPr>
          <w:rFonts w:hint="eastAsia"/>
          <w:lang w:eastAsia="zh-CN"/>
        </w:rPr>
        <w:t>略</w:t>
      </w:r>
    </w:p>
    <w:p>
      <w:pPr>
        <w:keepNext/>
      </w:pPr>
    </w:p>
    <w:p>
      <w:pPr>
        <w:pStyle w:val="19"/>
        <w:rPr>
          <w:rFonts w:hint="eastAsia"/>
        </w:rPr>
      </w:pPr>
      <w:bookmarkStart w:id="151" w:name="_Toc11776"/>
      <w:r>
        <w:rPr>
          <w:rFonts w:hint="eastAsia"/>
        </w:rPr>
        <w:t>界面说明</w:t>
      </w:r>
      <w:bookmarkEnd w:id="151"/>
    </w:p>
    <w:p>
      <w:pPr>
        <w:rPr>
          <w:rFonts w:hint="eastAsia"/>
          <w:lang w:eastAsia="zh-CN"/>
        </w:rPr>
      </w:pPr>
      <w:r>
        <w:rPr>
          <w:rFonts w:hint="eastAsia"/>
          <w:lang w:eastAsia="zh-CN"/>
        </w:rPr>
        <w:t>无</w:t>
      </w:r>
    </w:p>
    <w:p>
      <w:pPr>
        <w:pStyle w:val="19"/>
        <w:rPr>
          <w:rFonts w:hint="eastAsia"/>
          <w:lang w:eastAsia="zh-CN"/>
        </w:rPr>
      </w:pPr>
      <w:bookmarkStart w:id="152" w:name="_Toc3497"/>
      <w:r>
        <w:rPr>
          <w:rFonts w:hint="eastAsia"/>
          <w:lang w:eastAsia="zh-CN"/>
        </w:rPr>
        <w:t>输入内容</w:t>
      </w:r>
      <w:bookmarkEnd w:id="152"/>
    </w:p>
    <w:p>
      <w:pPr>
        <w:rPr>
          <w:rFonts w:hint="eastAsia"/>
          <w:lang w:eastAsia="zh-CN"/>
        </w:rPr>
      </w:pPr>
      <w:r>
        <w:rPr>
          <w:rFonts w:hint="eastAsia"/>
          <w:lang w:eastAsia="zh-CN"/>
        </w:rPr>
        <w:t>无</w:t>
      </w:r>
    </w:p>
    <w:p>
      <w:pPr>
        <w:pStyle w:val="19"/>
        <w:rPr>
          <w:rFonts w:hint="eastAsia"/>
          <w:lang w:eastAsia="zh-CN"/>
        </w:rPr>
      </w:pPr>
      <w:bookmarkStart w:id="153" w:name="_Toc72"/>
      <w:r>
        <w:rPr>
          <w:rFonts w:hint="eastAsia"/>
          <w:lang w:eastAsia="zh-CN"/>
        </w:rPr>
        <w:t>输出内容</w:t>
      </w:r>
      <w:bookmarkEnd w:id="153"/>
    </w:p>
    <w:p>
      <w:pPr>
        <w:rPr>
          <w:rFonts w:hint="eastAsia" w:eastAsia="宋体"/>
          <w:lang w:eastAsia="zh-CN"/>
        </w:rPr>
      </w:pPr>
      <w:r>
        <w:rPr>
          <w:rFonts w:hint="eastAsia"/>
          <w:lang w:eastAsia="zh-CN"/>
        </w:rPr>
        <w:t>无</w:t>
      </w:r>
    </w:p>
    <w:p>
      <w:pPr>
        <w:pStyle w:val="19"/>
        <w:rPr>
          <w:rFonts w:hint="eastAsia"/>
        </w:rPr>
      </w:pPr>
      <w:bookmarkStart w:id="154" w:name="_Toc22794"/>
      <w:r>
        <w:rPr>
          <w:rFonts w:hint="eastAsia"/>
        </w:rPr>
        <w:t>用例</w:t>
      </w:r>
      <w:bookmarkEnd w:id="154"/>
    </w:p>
    <w:p>
      <w:pPr>
        <w:rPr>
          <w:rFonts w:hint="eastAsia" w:eastAsia="宋体"/>
          <w:lang w:eastAsia="zh-CN"/>
        </w:rPr>
      </w:pPr>
      <w:r>
        <w:rPr>
          <w:rFonts w:hint="eastAsia"/>
          <w:lang w:eastAsia="zh-CN"/>
        </w:rPr>
        <w:t>标准导出（此处略）</w:t>
      </w:r>
    </w:p>
    <w:p>
      <w:pPr>
        <w:pStyle w:val="5"/>
      </w:pPr>
      <w:bookmarkStart w:id="155" w:name="_Toc19604"/>
      <w:r>
        <w:rPr>
          <w:rFonts w:hint="eastAsia"/>
          <w:lang w:eastAsia="zh-CN"/>
        </w:rPr>
        <w:t>进出管理</w:t>
      </w:r>
      <w:r>
        <w:rPr>
          <w:rFonts w:hint="eastAsia"/>
          <w:lang w:val="en-US" w:eastAsia="zh-CN"/>
        </w:rPr>
        <w:t>-</w:t>
      </w:r>
      <w:r>
        <w:rPr>
          <w:rFonts w:hint="eastAsia"/>
          <w:lang w:eastAsia="zh-CN"/>
        </w:rPr>
        <w:t>车位上报流水</w:t>
      </w:r>
      <w:r>
        <w:rPr>
          <w:rFonts w:hint="eastAsia"/>
          <w:lang w:val="en-US" w:eastAsia="zh-CN"/>
        </w:rPr>
        <w:t>-页面展示</w:t>
      </w:r>
      <w:bookmarkEnd w:id="155"/>
    </w:p>
    <w:p>
      <w:pPr>
        <w:pStyle w:val="19"/>
      </w:pPr>
      <w:bookmarkStart w:id="156" w:name="_Toc2423"/>
      <w:r>
        <w:rPr>
          <w:rFonts w:hint="eastAsia"/>
        </w:rPr>
        <w:t>原型界面</w:t>
      </w:r>
      <w:bookmarkEnd w:id="156"/>
    </w:p>
    <w:p>
      <w:pPr>
        <w:rPr>
          <w:rFonts w:hint="eastAsia" w:eastAsia="宋体"/>
          <w:lang w:eastAsia="zh-CN"/>
        </w:rPr>
      </w:pPr>
      <w:r>
        <w:drawing>
          <wp:inline distT="0" distB="0" distL="114300" distR="114300">
            <wp:extent cx="5266690" cy="1577340"/>
            <wp:effectExtent l="0" t="0" r="10160" b="3810"/>
            <wp:docPr id="119"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05"/>
                    <pic:cNvPicPr>
                      <a:picLocks noChangeAspect="1"/>
                    </pic:cNvPicPr>
                  </pic:nvPicPr>
                  <pic:blipFill>
                    <a:blip r:embed="rId18"/>
                    <a:stretch>
                      <a:fillRect/>
                    </a:stretch>
                  </pic:blipFill>
                  <pic:spPr>
                    <a:xfrm>
                      <a:off x="0" y="0"/>
                      <a:ext cx="5266690" cy="1577340"/>
                    </a:xfrm>
                    <a:prstGeom prst="rect">
                      <a:avLst/>
                    </a:prstGeom>
                    <a:noFill/>
                    <a:ln w="9525">
                      <a:noFill/>
                    </a:ln>
                  </pic:spPr>
                </pic:pic>
              </a:graphicData>
            </a:graphic>
          </wp:inline>
        </w:drawing>
      </w:r>
    </w:p>
    <w:p>
      <w:pPr>
        <w:keepNext/>
      </w:pPr>
    </w:p>
    <w:p>
      <w:pPr>
        <w:pStyle w:val="19"/>
        <w:rPr>
          <w:rFonts w:hint="eastAsia"/>
        </w:rPr>
      </w:pPr>
      <w:bookmarkStart w:id="157" w:name="_Toc6520"/>
      <w:r>
        <w:rPr>
          <w:rFonts w:hint="eastAsia"/>
        </w:rPr>
        <w:t>界面说明</w:t>
      </w:r>
      <w:bookmarkEnd w:id="157"/>
    </w:p>
    <w:tbl>
      <w:tblPr>
        <w:tblStyle w:val="16"/>
        <w:tblpPr w:leftFromText="180" w:rightFromText="180" w:vertAnchor="text" w:horzAnchor="page" w:tblpX="1909" w:tblpY="113"/>
        <w:tblW w:w="8495"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730"/>
        <w:gridCol w:w="1205"/>
        <w:gridCol w:w="1134"/>
        <w:gridCol w:w="1008"/>
        <w:gridCol w:w="4418"/>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730" w:type="dxa"/>
            <w:tcBorders>
              <w:top w:val="single" w:color="auto" w:sz="4" w:space="0"/>
              <w:lef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w:t>
            </w:r>
          </w:p>
        </w:tc>
        <w:tc>
          <w:tcPr>
            <w:tcW w:w="1205" w:type="dxa"/>
            <w:tcBorders>
              <w:top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界面元素</w:t>
            </w:r>
          </w:p>
        </w:tc>
        <w:tc>
          <w:tcPr>
            <w:tcW w:w="1134" w:type="dxa"/>
            <w:tcBorders>
              <w:top w:val="single" w:color="auto" w:sz="4" w:space="0"/>
            </w:tcBorders>
            <w:shd w:val="pct10" w:color="auto" w:fill="auto"/>
            <w:vAlign w:val="top"/>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类型</w:t>
            </w:r>
          </w:p>
        </w:tc>
        <w:tc>
          <w:tcPr>
            <w:tcW w:w="1008" w:type="dxa"/>
            <w:tcBorders>
              <w:top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数据来源</w:t>
            </w:r>
          </w:p>
        </w:tc>
        <w:tc>
          <w:tcPr>
            <w:tcW w:w="4418"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车牌号</w:t>
            </w:r>
          </w:p>
        </w:tc>
        <w:tc>
          <w:tcPr>
            <w:tcW w:w="1134" w:type="dxa"/>
            <w:tcBorders>
              <w:top w:val="single" w:color="auto" w:sz="6" w:space="0"/>
              <w:bottom w:val="single" w:color="auto" w:sz="6" w:space="0"/>
            </w:tcBorders>
            <w:vAlign w:val="top"/>
          </w:tcPr>
          <w:p>
            <w:pPr>
              <w:jc w:val="center"/>
              <w:rPr>
                <w:rFonts w:ascii="Arial" w:hAnsi="Arial"/>
                <w:szCs w:val="18"/>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vAlign w:val="top"/>
          </w:tcPr>
          <w:p>
            <w:pPr>
              <w:jc w:val="center"/>
              <w:rPr>
                <w:rFonts w:ascii="Arial" w:hAnsi="Arial"/>
                <w:szCs w:val="18"/>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车位编号</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上报时间</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时间框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用户选择</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上报类型</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时间框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用户选择</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默认为当天</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业务采用</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区域</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选择框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用户选择</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停车场、区域（读取区域列表）、车位。默认车位</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置信度</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搜索</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点击可根据输入内容进行搜索</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val="en-US" w:eastAsia="zh-CN"/>
              </w:rPr>
            </w:pPr>
            <w:r>
              <w:rPr>
                <w:rFonts w:hint="eastAsia"/>
                <w:szCs w:val="18"/>
                <w:lang w:val="en-US" w:eastAsia="zh-CN"/>
              </w:rPr>
              <w:t xml:space="preserve">导出 </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点击打开导出框</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both"/>
              <w:rPr>
                <w:rFonts w:hint="eastAsia"/>
                <w:szCs w:val="18"/>
                <w:lang w:val="en-US" w:eastAsia="zh-CN"/>
              </w:rPr>
            </w:pPr>
            <w:r>
              <w:rPr>
                <w:rFonts w:hint="eastAsia"/>
                <w:szCs w:val="18"/>
                <w:lang w:val="en-US" w:eastAsia="zh-CN"/>
              </w:rPr>
              <w:t>车位上报流水列表</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表格</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序号、车位编号、车牌照片（点击可查看大图）、车牌号（显示最终的车牌号）</w:t>
            </w:r>
            <w:r>
              <w:rPr>
                <w:rFonts w:hint="eastAsia" w:ascii="Arial" w:hAnsi="Arial"/>
                <w:szCs w:val="18"/>
                <w:lang w:val="en-US" w:eastAsia="zh-CN"/>
              </w:rPr>
              <w:t>、上报时间、上报类型、业务采用、所属区域、置信度</w:t>
            </w:r>
          </w:p>
        </w:tc>
      </w:tr>
    </w:tbl>
    <w:p>
      <w:pPr>
        <w:rPr>
          <w:rFonts w:hint="eastAsia"/>
          <w:lang w:eastAsia="zh-CN"/>
        </w:rPr>
      </w:pPr>
    </w:p>
    <w:p>
      <w:pPr>
        <w:pStyle w:val="19"/>
        <w:rPr>
          <w:rFonts w:hint="eastAsia"/>
          <w:lang w:eastAsia="zh-CN"/>
        </w:rPr>
      </w:pPr>
      <w:bookmarkStart w:id="158" w:name="_Toc11748"/>
      <w:r>
        <w:rPr>
          <w:rFonts w:hint="eastAsia"/>
          <w:lang w:eastAsia="zh-CN"/>
        </w:rPr>
        <w:t>输入内容</w:t>
      </w:r>
      <w:bookmarkEnd w:id="158"/>
    </w:p>
    <w:p>
      <w:pPr>
        <w:rPr>
          <w:rFonts w:hint="eastAsia"/>
          <w:lang w:eastAsia="zh-CN"/>
        </w:rPr>
      </w:pPr>
      <w:r>
        <w:rPr>
          <w:rFonts w:hint="eastAsia"/>
          <w:lang w:eastAsia="zh-CN"/>
        </w:rPr>
        <w:t>无</w:t>
      </w:r>
    </w:p>
    <w:p>
      <w:pPr>
        <w:pStyle w:val="19"/>
        <w:rPr>
          <w:rFonts w:hint="eastAsia"/>
          <w:lang w:eastAsia="zh-CN"/>
        </w:rPr>
      </w:pPr>
      <w:bookmarkStart w:id="159" w:name="_Toc6662"/>
      <w:r>
        <w:rPr>
          <w:rFonts w:hint="eastAsia"/>
          <w:lang w:eastAsia="zh-CN"/>
        </w:rPr>
        <w:t>输出内容</w:t>
      </w:r>
      <w:bookmarkEnd w:id="159"/>
    </w:p>
    <w:p>
      <w:pPr>
        <w:rPr>
          <w:rFonts w:hint="eastAsia" w:eastAsia="宋体"/>
          <w:lang w:eastAsia="zh-CN"/>
        </w:rPr>
      </w:pPr>
      <w:r>
        <w:rPr>
          <w:rFonts w:hint="eastAsia"/>
          <w:lang w:eastAsia="zh-CN"/>
        </w:rPr>
        <w:t>无</w:t>
      </w:r>
    </w:p>
    <w:p>
      <w:pPr>
        <w:pStyle w:val="19"/>
        <w:rPr>
          <w:rFonts w:hint="eastAsia"/>
        </w:rPr>
      </w:pPr>
      <w:bookmarkStart w:id="160" w:name="_Toc13663"/>
      <w:r>
        <w:rPr>
          <w:rFonts w:hint="eastAsia"/>
        </w:rPr>
        <w:t>用例</w:t>
      </w:r>
      <w:bookmarkEnd w:id="160"/>
    </w:p>
    <w:p>
      <w:pPr>
        <w:rPr>
          <w:rFonts w:hint="eastAsia" w:eastAsia="宋体"/>
          <w:lang w:eastAsia="zh-CN"/>
        </w:rPr>
      </w:pPr>
      <w:r>
        <w:rPr>
          <w:rFonts w:hint="eastAsia"/>
          <w:lang w:eastAsia="zh-CN"/>
        </w:rPr>
        <w:t>无</w:t>
      </w:r>
    </w:p>
    <w:p>
      <w:pPr>
        <w:pStyle w:val="5"/>
      </w:pPr>
      <w:bookmarkStart w:id="161" w:name="_Toc28747"/>
      <w:r>
        <w:rPr>
          <w:rFonts w:hint="eastAsia"/>
          <w:lang w:eastAsia="zh-CN"/>
        </w:rPr>
        <w:t>车位上报流水</w:t>
      </w:r>
      <w:r>
        <w:rPr>
          <w:rFonts w:hint="eastAsia"/>
          <w:lang w:val="en-US" w:eastAsia="zh-CN"/>
        </w:rPr>
        <w:t>-搜索</w:t>
      </w:r>
      <w:bookmarkEnd w:id="161"/>
    </w:p>
    <w:p>
      <w:pPr>
        <w:rPr>
          <w:rFonts w:hint="eastAsia"/>
          <w:lang w:eastAsia="zh-CN"/>
        </w:rPr>
      </w:pPr>
      <w:r>
        <w:rPr>
          <w:rFonts w:hint="eastAsia"/>
          <w:lang w:eastAsia="zh-CN"/>
        </w:rPr>
        <w:t>标准搜索</w:t>
      </w:r>
    </w:p>
    <w:p>
      <w:pPr>
        <w:pStyle w:val="5"/>
      </w:pPr>
      <w:bookmarkStart w:id="162" w:name="_Toc21518"/>
      <w:r>
        <w:rPr>
          <w:rFonts w:hint="eastAsia"/>
          <w:lang w:eastAsia="zh-CN"/>
        </w:rPr>
        <w:t>车位上报流水</w:t>
      </w:r>
      <w:r>
        <w:rPr>
          <w:rFonts w:hint="eastAsia"/>
          <w:lang w:val="en-US" w:eastAsia="zh-CN"/>
        </w:rPr>
        <w:t>-导出</w:t>
      </w:r>
      <w:bookmarkEnd w:id="162"/>
    </w:p>
    <w:p>
      <w:r>
        <w:rPr>
          <w:rFonts w:hint="eastAsia"/>
          <w:lang w:val="en-US" w:eastAsia="zh-CN"/>
        </w:rPr>
        <w:t>标准导出</w:t>
      </w:r>
    </w:p>
    <w:p>
      <w:pPr>
        <w:pStyle w:val="5"/>
      </w:pPr>
      <w:bookmarkStart w:id="163" w:name="_Toc30942"/>
      <w:r>
        <w:rPr>
          <w:rFonts w:hint="eastAsia"/>
          <w:lang w:val="en-US" w:eastAsia="zh-CN"/>
        </w:rPr>
        <w:t>系统管理-角色管理-页面展示</w:t>
      </w:r>
      <w:bookmarkEnd w:id="163"/>
    </w:p>
    <w:p>
      <w:pPr>
        <w:pStyle w:val="19"/>
      </w:pPr>
      <w:bookmarkStart w:id="164" w:name="_Toc12562"/>
      <w:r>
        <w:rPr>
          <w:rFonts w:hint="eastAsia"/>
        </w:rPr>
        <w:t>原型界面</w:t>
      </w:r>
      <w:bookmarkEnd w:id="164"/>
    </w:p>
    <w:p>
      <w:pPr>
        <w:rPr>
          <w:rFonts w:hint="eastAsia" w:eastAsia="宋体"/>
          <w:lang w:eastAsia="zh-CN"/>
        </w:rPr>
      </w:pPr>
    </w:p>
    <w:p>
      <w:pPr>
        <w:keepNext/>
      </w:pPr>
      <w:r>
        <w:drawing>
          <wp:inline distT="0" distB="0" distL="114300" distR="114300">
            <wp:extent cx="5271135" cy="1703070"/>
            <wp:effectExtent l="0" t="0" r="5715" b="11430"/>
            <wp:docPr id="120"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06"/>
                    <pic:cNvPicPr>
                      <a:picLocks noChangeAspect="1"/>
                    </pic:cNvPicPr>
                  </pic:nvPicPr>
                  <pic:blipFill>
                    <a:blip r:embed="rId19"/>
                    <a:stretch>
                      <a:fillRect/>
                    </a:stretch>
                  </pic:blipFill>
                  <pic:spPr>
                    <a:xfrm>
                      <a:off x="0" y="0"/>
                      <a:ext cx="5271135" cy="1703070"/>
                    </a:xfrm>
                    <a:prstGeom prst="rect">
                      <a:avLst/>
                    </a:prstGeom>
                    <a:noFill/>
                    <a:ln w="9525">
                      <a:noFill/>
                    </a:ln>
                  </pic:spPr>
                </pic:pic>
              </a:graphicData>
            </a:graphic>
          </wp:inline>
        </w:drawing>
      </w:r>
    </w:p>
    <w:p>
      <w:pPr>
        <w:pStyle w:val="19"/>
        <w:rPr>
          <w:rFonts w:hint="eastAsia"/>
        </w:rPr>
      </w:pPr>
      <w:bookmarkStart w:id="165" w:name="_Toc4024"/>
      <w:r>
        <w:rPr>
          <w:rFonts w:hint="eastAsia"/>
        </w:rPr>
        <w:t>界面说明</w:t>
      </w:r>
      <w:bookmarkEnd w:id="165"/>
    </w:p>
    <w:tbl>
      <w:tblPr>
        <w:tblStyle w:val="16"/>
        <w:tblpPr w:leftFromText="180" w:rightFromText="180" w:vertAnchor="text" w:horzAnchor="page" w:tblpX="1909" w:tblpY="113"/>
        <w:tblW w:w="8495"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730"/>
        <w:gridCol w:w="1205"/>
        <w:gridCol w:w="1134"/>
        <w:gridCol w:w="1008"/>
        <w:gridCol w:w="4418"/>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730" w:type="dxa"/>
            <w:tcBorders>
              <w:top w:val="single" w:color="auto" w:sz="4" w:space="0"/>
              <w:lef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w:t>
            </w:r>
          </w:p>
        </w:tc>
        <w:tc>
          <w:tcPr>
            <w:tcW w:w="1205" w:type="dxa"/>
            <w:tcBorders>
              <w:top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界面元素</w:t>
            </w:r>
          </w:p>
        </w:tc>
        <w:tc>
          <w:tcPr>
            <w:tcW w:w="1134" w:type="dxa"/>
            <w:tcBorders>
              <w:top w:val="single" w:color="auto" w:sz="4" w:space="0"/>
            </w:tcBorders>
            <w:shd w:val="pct10" w:color="auto" w:fill="auto"/>
            <w:vAlign w:val="top"/>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类型</w:t>
            </w:r>
          </w:p>
        </w:tc>
        <w:tc>
          <w:tcPr>
            <w:tcW w:w="1008" w:type="dxa"/>
            <w:tcBorders>
              <w:top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数据来源</w:t>
            </w:r>
          </w:p>
        </w:tc>
        <w:tc>
          <w:tcPr>
            <w:tcW w:w="4418"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角色名</w:t>
            </w:r>
          </w:p>
        </w:tc>
        <w:tc>
          <w:tcPr>
            <w:tcW w:w="1134" w:type="dxa"/>
            <w:tcBorders>
              <w:top w:val="single" w:color="auto" w:sz="6" w:space="0"/>
              <w:bottom w:val="single" w:color="auto" w:sz="6" w:space="0"/>
            </w:tcBorders>
            <w:vAlign w:val="top"/>
          </w:tcPr>
          <w:p>
            <w:pPr>
              <w:jc w:val="center"/>
              <w:rPr>
                <w:rFonts w:ascii="Arial" w:hAnsi="Arial"/>
                <w:szCs w:val="18"/>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vAlign w:val="top"/>
          </w:tcPr>
          <w:p>
            <w:pPr>
              <w:jc w:val="center"/>
              <w:rPr>
                <w:rFonts w:ascii="Arial" w:hAnsi="Arial"/>
                <w:szCs w:val="18"/>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描述</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搜索</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新增</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角色列表</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表格</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val="en-US" w:eastAsia="zh-CN"/>
              </w:rPr>
            </w:pPr>
            <w:r>
              <w:rPr>
                <w:rFonts w:hint="eastAsia" w:ascii="Arial" w:hAnsi="Arial"/>
                <w:szCs w:val="18"/>
                <w:lang w:val="en-US" w:eastAsia="zh-CN"/>
              </w:rPr>
              <w:t>序号、名称、描述、拥有权限（点击可查看权限树）、包含人员（点击可查看人员列表）、操作（设置权限、编辑、删除）</w:t>
            </w:r>
          </w:p>
        </w:tc>
      </w:tr>
    </w:tbl>
    <w:p>
      <w:pPr>
        <w:rPr>
          <w:rFonts w:hint="eastAsia"/>
          <w:lang w:eastAsia="zh-CN"/>
        </w:rPr>
      </w:pPr>
    </w:p>
    <w:p>
      <w:pPr>
        <w:pStyle w:val="19"/>
        <w:rPr>
          <w:rFonts w:hint="eastAsia"/>
          <w:lang w:eastAsia="zh-CN"/>
        </w:rPr>
      </w:pPr>
      <w:bookmarkStart w:id="166" w:name="_Toc11380"/>
      <w:r>
        <w:rPr>
          <w:rFonts w:hint="eastAsia"/>
          <w:lang w:eastAsia="zh-CN"/>
        </w:rPr>
        <w:t>输入内容</w:t>
      </w:r>
      <w:bookmarkEnd w:id="166"/>
    </w:p>
    <w:p>
      <w:pPr>
        <w:rPr>
          <w:rFonts w:hint="eastAsia"/>
          <w:lang w:eastAsia="zh-CN"/>
        </w:rPr>
      </w:pPr>
      <w:r>
        <w:rPr>
          <w:rFonts w:hint="eastAsia"/>
          <w:lang w:eastAsia="zh-CN"/>
        </w:rPr>
        <w:t>无</w:t>
      </w:r>
    </w:p>
    <w:p>
      <w:pPr>
        <w:pStyle w:val="19"/>
        <w:rPr>
          <w:rFonts w:hint="eastAsia"/>
          <w:lang w:eastAsia="zh-CN"/>
        </w:rPr>
      </w:pPr>
      <w:bookmarkStart w:id="167" w:name="_Toc230"/>
      <w:r>
        <w:rPr>
          <w:rFonts w:hint="eastAsia"/>
          <w:lang w:eastAsia="zh-CN"/>
        </w:rPr>
        <w:t>输出内容</w:t>
      </w:r>
      <w:bookmarkEnd w:id="167"/>
    </w:p>
    <w:p>
      <w:pPr>
        <w:rPr>
          <w:rFonts w:hint="eastAsia" w:eastAsia="宋体"/>
          <w:lang w:eastAsia="zh-CN"/>
        </w:rPr>
      </w:pPr>
      <w:r>
        <w:rPr>
          <w:rFonts w:hint="eastAsia"/>
          <w:lang w:eastAsia="zh-CN"/>
        </w:rPr>
        <w:t>无</w:t>
      </w:r>
    </w:p>
    <w:p>
      <w:pPr>
        <w:pStyle w:val="19"/>
        <w:rPr>
          <w:rFonts w:hint="eastAsia"/>
        </w:rPr>
      </w:pPr>
      <w:bookmarkStart w:id="168" w:name="_Toc17802"/>
      <w:r>
        <w:rPr>
          <w:rFonts w:hint="eastAsia"/>
        </w:rPr>
        <w:t>用例</w:t>
      </w:r>
      <w:bookmarkEnd w:id="168"/>
    </w:p>
    <w:p>
      <w:pPr>
        <w:rPr>
          <w:rFonts w:hint="eastAsia" w:eastAsia="宋体"/>
          <w:lang w:eastAsia="zh-CN"/>
        </w:rPr>
      </w:pPr>
      <w:r>
        <w:rPr>
          <w:rFonts w:hint="eastAsia"/>
          <w:lang w:eastAsia="zh-CN"/>
        </w:rPr>
        <w:t>无</w:t>
      </w:r>
    </w:p>
    <w:p>
      <w:pPr>
        <w:pStyle w:val="5"/>
      </w:pPr>
      <w:bookmarkStart w:id="169" w:name="_Toc11236"/>
      <w:r>
        <w:rPr>
          <w:rFonts w:hint="eastAsia"/>
          <w:lang w:val="en-US" w:eastAsia="zh-CN"/>
        </w:rPr>
        <w:t>角色管理-搜索</w:t>
      </w:r>
      <w:bookmarkEnd w:id="169"/>
    </w:p>
    <w:p>
      <w:pPr>
        <w:rPr>
          <w:rFonts w:hint="eastAsia"/>
          <w:lang w:eastAsia="zh-CN"/>
        </w:rPr>
      </w:pPr>
      <w:r>
        <w:rPr>
          <w:rFonts w:hint="eastAsia"/>
          <w:lang w:eastAsia="zh-CN"/>
        </w:rPr>
        <w:t>标准搜索</w:t>
      </w:r>
    </w:p>
    <w:p>
      <w:pPr>
        <w:pStyle w:val="5"/>
      </w:pPr>
      <w:bookmarkStart w:id="170" w:name="_Toc11636"/>
      <w:r>
        <w:rPr>
          <w:rFonts w:hint="eastAsia"/>
          <w:lang w:val="en-US" w:eastAsia="zh-CN"/>
        </w:rPr>
        <w:t>角色管理-新增</w:t>
      </w:r>
      <w:bookmarkEnd w:id="170"/>
    </w:p>
    <w:p>
      <w:pPr>
        <w:pStyle w:val="19"/>
      </w:pPr>
      <w:bookmarkStart w:id="171" w:name="_Toc22167"/>
      <w:r>
        <w:rPr>
          <w:rFonts w:hint="eastAsia"/>
        </w:rPr>
        <w:t>原型界面</w:t>
      </w:r>
      <w:bookmarkEnd w:id="171"/>
    </w:p>
    <w:p>
      <w:r>
        <w:rPr>
          <w:rFonts w:hint="eastAsia"/>
          <w:lang w:eastAsia="zh-CN"/>
        </w:rPr>
        <w:t>略</w:t>
      </w:r>
    </w:p>
    <w:p>
      <w:pPr>
        <w:pStyle w:val="19"/>
        <w:rPr>
          <w:rFonts w:hint="eastAsia"/>
        </w:rPr>
      </w:pPr>
      <w:bookmarkStart w:id="172" w:name="_Toc11944"/>
      <w:r>
        <w:rPr>
          <w:rFonts w:hint="eastAsia"/>
        </w:rPr>
        <w:t>界面说明</w:t>
      </w:r>
      <w:bookmarkEnd w:id="172"/>
    </w:p>
    <w:p>
      <w:pPr>
        <w:rPr>
          <w:rFonts w:hint="eastAsia"/>
          <w:lang w:eastAsia="zh-CN"/>
        </w:rPr>
      </w:pPr>
      <w:r>
        <w:rPr>
          <w:rFonts w:hint="eastAsia"/>
          <w:lang w:eastAsia="zh-CN"/>
        </w:rPr>
        <w:t>无</w:t>
      </w:r>
    </w:p>
    <w:p>
      <w:pPr>
        <w:pStyle w:val="19"/>
        <w:rPr>
          <w:rFonts w:hint="eastAsia"/>
          <w:lang w:eastAsia="zh-CN"/>
        </w:rPr>
      </w:pPr>
      <w:bookmarkStart w:id="173" w:name="_Toc21819"/>
      <w:r>
        <w:rPr>
          <w:rFonts w:hint="eastAsia"/>
          <w:lang w:eastAsia="zh-CN"/>
        </w:rPr>
        <w:t>输入内容</w:t>
      </w:r>
      <w:bookmarkEnd w:id="173"/>
    </w:p>
    <w:tbl>
      <w:tblPr>
        <w:tblStyle w:val="16"/>
        <w:tblpPr w:leftFromText="180" w:rightFromText="180" w:vertAnchor="text" w:horzAnchor="page" w:tblpX="1909" w:tblpY="113"/>
        <w:tblW w:w="8002"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162"/>
        <w:gridCol w:w="1215"/>
        <w:gridCol w:w="1095"/>
        <w:gridCol w:w="3546"/>
        <w:gridCol w:w="984"/>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1162" w:type="dxa"/>
            <w:tcBorders>
              <w:top w:val="single" w:color="auto" w:sz="4" w:space="0"/>
              <w:lef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控件类型</w:t>
            </w:r>
          </w:p>
        </w:tc>
        <w:tc>
          <w:tcPr>
            <w:tcW w:w="1215" w:type="dxa"/>
            <w:tcBorders>
              <w:top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名称</w:t>
            </w:r>
          </w:p>
        </w:tc>
        <w:tc>
          <w:tcPr>
            <w:tcW w:w="1095" w:type="dxa"/>
            <w:tcBorders>
              <w:top w:val="single" w:color="auto" w:sz="4" w:space="0"/>
            </w:tcBorders>
            <w:shd w:val="pct10" w:color="auto" w:fill="auto"/>
            <w:vAlign w:val="top"/>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是否必填</w:t>
            </w:r>
          </w:p>
        </w:tc>
        <w:tc>
          <w:tcPr>
            <w:tcW w:w="3546" w:type="dxa"/>
            <w:tcBorders>
              <w:top w:val="single" w:color="auto" w:sz="4" w:space="0"/>
              <w:righ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约束条件</w:t>
            </w:r>
          </w:p>
        </w:tc>
        <w:tc>
          <w:tcPr>
            <w:tcW w:w="984"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eastAsia="宋体"/>
                <w:szCs w:val="18"/>
                <w:lang w:eastAsia="zh-CN"/>
              </w:rPr>
            </w:pPr>
            <w:r>
              <w:rPr>
                <w:rFonts w:hint="eastAsia"/>
                <w:szCs w:val="18"/>
                <w:lang w:eastAsia="zh-CN"/>
              </w:rPr>
              <w:t>名称</w:t>
            </w:r>
          </w:p>
        </w:tc>
        <w:tc>
          <w:tcPr>
            <w:tcW w:w="1215" w:type="dxa"/>
            <w:tcBorders>
              <w:top w:val="single" w:color="auto" w:sz="6" w:space="0"/>
              <w:bottom w:val="single" w:color="auto" w:sz="6" w:space="0"/>
            </w:tcBorders>
            <w:textDirection w:val="lrTb"/>
            <w:vAlign w:val="top"/>
          </w:tcPr>
          <w:p>
            <w:pPr>
              <w:jc w:val="center"/>
              <w:rPr>
                <w:rFonts w:hint="eastAsia" w:eastAsia="宋体"/>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textDirection w:val="lrTb"/>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描述</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bl>
    <w:p>
      <w:pPr>
        <w:rPr>
          <w:rFonts w:hint="eastAsia"/>
          <w:lang w:eastAsia="zh-CN"/>
        </w:rPr>
      </w:pPr>
    </w:p>
    <w:p>
      <w:pPr>
        <w:pStyle w:val="19"/>
      </w:pPr>
      <w:bookmarkStart w:id="174" w:name="_Toc6557"/>
      <w:r>
        <w:rPr>
          <w:rFonts w:hint="eastAsia"/>
          <w:lang w:eastAsia="zh-CN"/>
        </w:rPr>
        <w:t>输出内容</w:t>
      </w:r>
      <w:bookmarkEnd w:id="174"/>
    </w:p>
    <w:p>
      <w:pPr>
        <w:rPr>
          <w:rFonts w:hint="eastAsia" w:eastAsia="宋体"/>
          <w:lang w:val="en-US" w:eastAsia="zh-CN"/>
        </w:rPr>
      </w:pPr>
      <w:r>
        <w:rPr>
          <w:rFonts w:hint="eastAsia"/>
          <w:lang w:val="en-US" w:eastAsia="zh-CN"/>
        </w:rPr>
        <w:t>无</w:t>
      </w:r>
    </w:p>
    <w:p>
      <w:pPr>
        <w:pStyle w:val="19"/>
      </w:pPr>
      <w:bookmarkStart w:id="175" w:name="_Toc5841"/>
      <w:r>
        <w:rPr>
          <w:rFonts w:hint="eastAsia"/>
        </w:rPr>
        <w:t>用例</w:t>
      </w:r>
      <w:bookmarkEnd w:id="175"/>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新增角色，角色用于对功能权限进行分组。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点击新增按钮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角色新增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角色名重复</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页面提示：角色名称重复，请修改后重试！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角色名称不能重复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176" w:name="_Toc10267"/>
      <w:r>
        <w:rPr>
          <w:rFonts w:hint="eastAsia"/>
          <w:lang w:val="en-US" w:eastAsia="zh-CN"/>
        </w:rPr>
        <w:t>角色管理-编辑</w:t>
      </w:r>
      <w:bookmarkEnd w:id="176"/>
    </w:p>
    <w:p>
      <w:pPr>
        <w:rPr>
          <w:rFonts w:hint="eastAsia"/>
          <w:lang w:eastAsia="zh-CN"/>
        </w:rPr>
      </w:pPr>
      <w:r>
        <w:rPr>
          <w:rFonts w:hint="eastAsia"/>
          <w:lang w:eastAsia="zh-CN"/>
        </w:rPr>
        <w:t>只能对描述进行编辑，名称不可修改。</w:t>
      </w:r>
    </w:p>
    <w:p>
      <w:pPr>
        <w:pStyle w:val="5"/>
      </w:pPr>
      <w:bookmarkStart w:id="177" w:name="_Toc25024"/>
      <w:r>
        <w:rPr>
          <w:rFonts w:hint="eastAsia"/>
          <w:lang w:val="en-US" w:eastAsia="zh-CN"/>
        </w:rPr>
        <w:t>角色管理-删除</w:t>
      </w:r>
      <w:bookmarkEnd w:id="177"/>
    </w:p>
    <w:p>
      <w:pPr>
        <w:pStyle w:val="19"/>
      </w:pPr>
      <w:bookmarkStart w:id="178" w:name="_Toc5047"/>
      <w:r>
        <w:rPr>
          <w:rFonts w:hint="eastAsia"/>
        </w:rPr>
        <w:t>原型界面</w:t>
      </w:r>
      <w:bookmarkEnd w:id="178"/>
    </w:p>
    <w:p>
      <w:r>
        <w:rPr>
          <w:rFonts w:hint="eastAsia"/>
          <w:lang w:eastAsia="zh-CN"/>
        </w:rPr>
        <w:t>无</w:t>
      </w:r>
    </w:p>
    <w:p>
      <w:pPr>
        <w:pStyle w:val="19"/>
        <w:rPr>
          <w:rFonts w:hint="eastAsia"/>
        </w:rPr>
      </w:pPr>
      <w:bookmarkStart w:id="179" w:name="_Toc10959"/>
      <w:r>
        <w:rPr>
          <w:rFonts w:hint="eastAsia"/>
        </w:rPr>
        <w:t>界面说明</w:t>
      </w:r>
      <w:bookmarkEnd w:id="179"/>
    </w:p>
    <w:p>
      <w:pPr>
        <w:rPr>
          <w:rFonts w:hint="eastAsia"/>
          <w:lang w:eastAsia="zh-CN"/>
        </w:rPr>
      </w:pPr>
      <w:r>
        <w:rPr>
          <w:rFonts w:hint="eastAsia"/>
          <w:lang w:eastAsia="zh-CN"/>
        </w:rPr>
        <w:t>无</w:t>
      </w:r>
    </w:p>
    <w:p>
      <w:pPr>
        <w:pStyle w:val="19"/>
        <w:rPr>
          <w:rFonts w:hint="eastAsia"/>
          <w:lang w:eastAsia="zh-CN"/>
        </w:rPr>
      </w:pPr>
      <w:bookmarkStart w:id="180" w:name="_Toc16771"/>
      <w:r>
        <w:rPr>
          <w:rFonts w:hint="eastAsia"/>
          <w:lang w:eastAsia="zh-CN"/>
        </w:rPr>
        <w:t>输入内容</w:t>
      </w:r>
      <w:bookmarkEnd w:id="180"/>
    </w:p>
    <w:p>
      <w:pPr>
        <w:rPr>
          <w:rFonts w:hint="eastAsia"/>
          <w:lang w:eastAsia="zh-CN"/>
        </w:rPr>
      </w:pPr>
      <w:r>
        <w:rPr>
          <w:rFonts w:hint="eastAsia"/>
          <w:lang w:eastAsia="zh-CN"/>
        </w:rPr>
        <w:t>无</w:t>
      </w:r>
    </w:p>
    <w:p>
      <w:pPr>
        <w:pStyle w:val="19"/>
        <w:rPr>
          <w:rFonts w:hint="eastAsia"/>
          <w:lang w:eastAsia="zh-CN"/>
        </w:rPr>
      </w:pPr>
      <w:bookmarkStart w:id="181" w:name="_Toc161"/>
      <w:r>
        <w:rPr>
          <w:rFonts w:hint="eastAsia"/>
          <w:lang w:eastAsia="zh-CN"/>
        </w:rPr>
        <w:t>输出内容</w:t>
      </w:r>
      <w:bookmarkEnd w:id="181"/>
    </w:p>
    <w:p>
      <w:pPr>
        <w:rPr>
          <w:rFonts w:hint="eastAsia" w:eastAsia="宋体"/>
          <w:lang w:eastAsia="zh-CN"/>
        </w:rPr>
      </w:pPr>
      <w:r>
        <w:rPr>
          <w:rFonts w:hint="eastAsia"/>
          <w:lang w:eastAsia="zh-CN"/>
        </w:rPr>
        <w:t>无</w:t>
      </w:r>
    </w:p>
    <w:p>
      <w:pPr>
        <w:pStyle w:val="19"/>
      </w:pPr>
      <w:bookmarkStart w:id="182" w:name="_Toc13315"/>
      <w:r>
        <w:rPr>
          <w:rFonts w:hint="eastAsia"/>
        </w:rPr>
        <w:t>用例</w:t>
      </w:r>
      <w:bookmarkEnd w:id="182"/>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删除已经创建的角色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更新角色列表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角色中存在用户</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角色中存在绑定用户，不可删除！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删除对应角色信息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1、只能删除没有绑定用户的角色</w:t>
            </w:r>
          </w:p>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2、角色进行物理删除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183" w:name="_Toc6233"/>
      <w:r>
        <w:rPr>
          <w:rFonts w:hint="eastAsia"/>
          <w:lang w:val="en-US" w:eastAsia="zh-CN"/>
        </w:rPr>
        <w:t>系统管理-系统用户管理-页面展示</w:t>
      </w:r>
      <w:bookmarkEnd w:id="183"/>
    </w:p>
    <w:p>
      <w:pPr>
        <w:pStyle w:val="19"/>
      </w:pPr>
      <w:bookmarkStart w:id="184" w:name="_Toc15830"/>
      <w:r>
        <w:rPr>
          <w:rFonts w:hint="eastAsia"/>
        </w:rPr>
        <w:t>原型界面</w:t>
      </w:r>
      <w:bookmarkEnd w:id="184"/>
    </w:p>
    <w:p>
      <w:pPr>
        <w:rPr>
          <w:rFonts w:hint="eastAsia" w:eastAsia="宋体"/>
          <w:lang w:eastAsia="zh-CN"/>
        </w:rPr>
      </w:pPr>
    </w:p>
    <w:p>
      <w:pPr>
        <w:keepNext/>
      </w:pPr>
      <w:r>
        <w:drawing>
          <wp:inline distT="0" distB="0" distL="114300" distR="114300">
            <wp:extent cx="5273675" cy="1150620"/>
            <wp:effectExtent l="0" t="0" r="3175" b="11430"/>
            <wp:docPr id="121"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07"/>
                    <pic:cNvPicPr>
                      <a:picLocks noChangeAspect="1"/>
                    </pic:cNvPicPr>
                  </pic:nvPicPr>
                  <pic:blipFill>
                    <a:blip r:embed="rId20"/>
                    <a:stretch>
                      <a:fillRect/>
                    </a:stretch>
                  </pic:blipFill>
                  <pic:spPr>
                    <a:xfrm>
                      <a:off x="0" y="0"/>
                      <a:ext cx="5273675" cy="1150620"/>
                    </a:xfrm>
                    <a:prstGeom prst="rect">
                      <a:avLst/>
                    </a:prstGeom>
                    <a:noFill/>
                    <a:ln w="9525">
                      <a:noFill/>
                    </a:ln>
                  </pic:spPr>
                </pic:pic>
              </a:graphicData>
            </a:graphic>
          </wp:inline>
        </w:drawing>
      </w:r>
    </w:p>
    <w:p>
      <w:pPr>
        <w:pStyle w:val="19"/>
        <w:rPr>
          <w:rFonts w:hint="eastAsia"/>
        </w:rPr>
      </w:pPr>
      <w:bookmarkStart w:id="185" w:name="_Toc11279"/>
      <w:r>
        <w:rPr>
          <w:rFonts w:hint="eastAsia"/>
        </w:rPr>
        <w:t>界面说明</w:t>
      </w:r>
      <w:bookmarkEnd w:id="185"/>
    </w:p>
    <w:tbl>
      <w:tblPr>
        <w:tblStyle w:val="16"/>
        <w:tblpPr w:leftFromText="180" w:rightFromText="180" w:vertAnchor="text" w:horzAnchor="page" w:tblpX="1909" w:tblpY="113"/>
        <w:tblW w:w="8495"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730"/>
        <w:gridCol w:w="1205"/>
        <w:gridCol w:w="1134"/>
        <w:gridCol w:w="1008"/>
        <w:gridCol w:w="4418"/>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730" w:type="dxa"/>
            <w:tcBorders>
              <w:top w:val="single" w:color="auto" w:sz="4" w:space="0"/>
              <w:lef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w:t>
            </w:r>
          </w:p>
        </w:tc>
        <w:tc>
          <w:tcPr>
            <w:tcW w:w="1205" w:type="dxa"/>
            <w:tcBorders>
              <w:top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界面元素</w:t>
            </w:r>
          </w:p>
        </w:tc>
        <w:tc>
          <w:tcPr>
            <w:tcW w:w="1134" w:type="dxa"/>
            <w:tcBorders>
              <w:top w:val="single" w:color="auto" w:sz="4" w:space="0"/>
            </w:tcBorders>
            <w:shd w:val="pct10" w:color="auto" w:fill="auto"/>
            <w:vAlign w:val="top"/>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类型</w:t>
            </w:r>
          </w:p>
        </w:tc>
        <w:tc>
          <w:tcPr>
            <w:tcW w:w="1008" w:type="dxa"/>
            <w:tcBorders>
              <w:top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数据来源</w:t>
            </w:r>
          </w:p>
        </w:tc>
        <w:tc>
          <w:tcPr>
            <w:tcW w:w="4418"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账号</w:t>
            </w:r>
          </w:p>
        </w:tc>
        <w:tc>
          <w:tcPr>
            <w:tcW w:w="1134" w:type="dxa"/>
            <w:tcBorders>
              <w:top w:val="single" w:color="auto" w:sz="6" w:space="0"/>
              <w:bottom w:val="single" w:color="auto" w:sz="6" w:space="0"/>
            </w:tcBorders>
            <w:vAlign w:val="top"/>
          </w:tcPr>
          <w:p>
            <w:pPr>
              <w:jc w:val="center"/>
              <w:rPr>
                <w:rFonts w:ascii="Arial" w:hAnsi="Arial"/>
                <w:szCs w:val="18"/>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vAlign w:val="top"/>
          </w:tcPr>
          <w:p>
            <w:pPr>
              <w:jc w:val="center"/>
              <w:rPr>
                <w:rFonts w:ascii="Arial" w:hAnsi="Arial"/>
                <w:szCs w:val="18"/>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昵称</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手机号</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描述</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搜索</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新增</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系统用户列表</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表格</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val="en-US" w:eastAsia="zh-CN"/>
              </w:rPr>
            </w:pPr>
            <w:r>
              <w:rPr>
                <w:rFonts w:hint="eastAsia" w:ascii="Arial" w:hAnsi="Arial"/>
                <w:szCs w:val="18"/>
                <w:lang w:val="en-US" w:eastAsia="zh-CN"/>
              </w:rPr>
              <w:t>序号、账号、昵称、手机号码、电子邮箱、地址、所属角色（点击可查看权限树）、描述、操作（设置角色、编辑、删除）</w:t>
            </w:r>
          </w:p>
        </w:tc>
      </w:tr>
    </w:tbl>
    <w:p>
      <w:pPr>
        <w:rPr>
          <w:rFonts w:hint="eastAsia"/>
          <w:lang w:eastAsia="zh-CN"/>
        </w:rPr>
      </w:pPr>
    </w:p>
    <w:p>
      <w:pPr>
        <w:pStyle w:val="19"/>
        <w:rPr>
          <w:rFonts w:hint="eastAsia"/>
          <w:lang w:eastAsia="zh-CN"/>
        </w:rPr>
      </w:pPr>
      <w:bookmarkStart w:id="186" w:name="_Toc708"/>
      <w:r>
        <w:rPr>
          <w:rFonts w:hint="eastAsia"/>
          <w:lang w:eastAsia="zh-CN"/>
        </w:rPr>
        <w:t>输入内容</w:t>
      </w:r>
      <w:bookmarkEnd w:id="186"/>
    </w:p>
    <w:p>
      <w:pPr>
        <w:rPr>
          <w:rFonts w:hint="eastAsia"/>
          <w:lang w:eastAsia="zh-CN"/>
        </w:rPr>
      </w:pPr>
      <w:r>
        <w:rPr>
          <w:rFonts w:hint="eastAsia"/>
          <w:lang w:eastAsia="zh-CN"/>
        </w:rPr>
        <w:t>无</w:t>
      </w:r>
    </w:p>
    <w:p>
      <w:pPr>
        <w:pStyle w:val="19"/>
        <w:rPr>
          <w:rFonts w:hint="eastAsia"/>
          <w:lang w:eastAsia="zh-CN"/>
        </w:rPr>
      </w:pPr>
      <w:bookmarkStart w:id="187" w:name="_Toc8763"/>
      <w:r>
        <w:rPr>
          <w:rFonts w:hint="eastAsia"/>
          <w:lang w:eastAsia="zh-CN"/>
        </w:rPr>
        <w:t>输出内容</w:t>
      </w:r>
      <w:bookmarkEnd w:id="187"/>
    </w:p>
    <w:p>
      <w:pPr>
        <w:rPr>
          <w:rFonts w:hint="eastAsia" w:eastAsia="宋体"/>
          <w:lang w:eastAsia="zh-CN"/>
        </w:rPr>
      </w:pPr>
      <w:r>
        <w:rPr>
          <w:rFonts w:hint="eastAsia"/>
          <w:lang w:eastAsia="zh-CN"/>
        </w:rPr>
        <w:t>无</w:t>
      </w:r>
    </w:p>
    <w:p>
      <w:pPr>
        <w:pStyle w:val="19"/>
      </w:pPr>
      <w:bookmarkStart w:id="188" w:name="_Toc515"/>
      <w:r>
        <w:rPr>
          <w:rFonts w:hint="eastAsia"/>
        </w:rPr>
        <w:t>用例</w:t>
      </w:r>
      <w:bookmarkEnd w:id="188"/>
    </w:p>
    <w:p>
      <w:pPr>
        <w:rPr>
          <w:rFonts w:hint="eastAsia"/>
          <w:lang w:eastAsia="zh-CN"/>
        </w:rPr>
      </w:pPr>
      <w:r>
        <w:rPr>
          <w:rFonts w:hint="eastAsia"/>
          <w:lang w:eastAsia="zh-CN"/>
        </w:rPr>
        <w:t>无</w:t>
      </w:r>
    </w:p>
    <w:p>
      <w:pPr>
        <w:pStyle w:val="5"/>
      </w:pPr>
      <w:bookmarkStart w:id="189" w:name="_Toc27980"/>
      <w:r>
        <w:rPr>
          <w:rFonts w:hint="eastAsia"/>
          <w:lang w:val="en-US" w:eastAsia="zh-CN"/>
        </w:rPr>
        <w:t>系统用户管理-搜索</w:t>
      </w:r>
      <w:bookmarkEnd w:id="189"/>
    </w:p>
    <w:p>
      <w:pPr>
        <w:rPr>
          <w:rFonts w:hint="eastAsia"/>
          <w:lang w:eastAsia="zh-CN"/>
        </w:rPr>
      </w:pPr>
      <w:r>
        <w:rPr>
          <w:rFonts w:hint="eastAsia"/>
          <w:lang w:eastAsia="zh-CN"/>
        </w:rPr>
        <w:t>标准搜索</w:t>
      </w:r>
    </w:p>
    <w:p>
      <w:pPr>
        <w:pStyle w:val="5"/>
      </w:pPr>
      <w:bookmarkStart w:id="190" w:name="_Toc31741"/>
      <w:r>
        <w:rPr>
          <w:rFonts w:hint="eastAsia"/>
          <w:lang w:val="en-US" w:eastAsia="zh-CN"/>
        </w:rPr>
        <w:t>系统用户管理-新增</w:t>
      </w:r>
      <w:bookmarkEnd w:id="190"/>
    </w:p>
    <w:p>
      <w:pPr>
        <w:pStyle w:val="19"/>
      </w:pPr>
      <w:bookmarkStart w:id="191" w:name="_Toc19703"/>
      <w:r>
        <w:rPr>
          <w:rFonts w:hint="eastAsia"/>
        </w:rPr>
        <w:t>原型界面</w:t>
      </w:r>
      <w:bookmarkEnd w:id="191"/>
    </w:p>
    <w:p>
      <w:pPr>
        <w:rPr>
          <w:rFonts w:hint="eastAsia" w:eastAsia="宋体"/>
          <w:lang w:eastAsia="zh-CN"/>
        </w:rPr>
      </w:pPr>
      <w:r>
        <w:rPr>
          <w:rFonts w:hint="eastAsia"/>
          <w:lang w:eastAsia="zh-CN"/>
        </w:rPr>
        <w:t>无</w:t>
      </w:r>
    </w:p>
    <w:p>
      <w:pPr>
        <w:keepNext/>
      </w:pPr>
    </w:p>
    <w:p>
      <w:pPr>
        <w:pStyle w:val="19"/>
        <w:rPr>
          <w:rFonts w:hint="eastAsia"/>
        </w:rPr>
      </w:pPr>
      <w:bookmarkStart w:id="192" w:name="_Toc22230"/>
      <w:r>
        <w:rPr>
          <w:rFonts w:hint="eastAsia"/>
        </w:rPr>
        <w:t>界面说明</w:t>
      </w:r>
      <w:bookmarkEnd w:id="192"/>
    </w:p>
    <w:p>
      <w:pPr>
        <w:rPr>
          <w:rFonts w:hint="eastAsia"/>
          <w:lang w:eastAsia="zh-CN"/>
        </w:rPr>
      </w:pPr>
      <w:r>
        <w:rPr>
          <w:rFonts w:hint="eastAsia"/>
          <w:lang w:eastAsia="zh-CN"/>
        </w:rPr>
        <w:t>无</w:t>
      </w:r>
    </w:p>
    <w:p>
      <w:pPr>
        <w:pStyle w:val="19"/>
        <w:rPr>
          <w:rFonts w:hint="eastAsia"/>
          <w:lang w:eastAsia="zh-CN"/>
        </w:rPr>
      </w:pPr>
      <w:bookmarkStart w:id="193" w:name="_Toc9990"/>
      <w:r>
        <w:rPr>
          <w:rFonts w:hint="eastAsia"/>
          <w:lang w:eastAsia="zh-CN"/>
        </w:rPr>
        <w:t>输入内容</w:t>
      </w:r>
      <w:bookmarkEnd w:id="193"/>
    </w:p>
    <w:tbl>
      <w:tblPr>
        <w:tblStyle w:val="16"/>
        <w:tblpPr w:leftFromText="180" w:rightFromText="180" w:vertAnchor="text" w:horzAnchor="page" w:tblpX="1909" w:tblpY="113"/>
        <w:tblW w:w="8002"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162"/>
        <w:gridCol w:w="1215"/>
        <w:gridCol w:w="1095"/>
        <w:gridCol w:w="3546"/>
        <w:gridCol w:w="984"/>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1162" w:type="dxa"/>
            <w:tcBorders>
              <w:top w:val="single" w:color="auto" w:sz="4" w:space="0"/>
              <w:lef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控件类型</w:t>
            </w:r>
          </w:p>
        </w:tc>
        <w:tc>
          <w:tcPr>
            <w:tcW w:w="1215" w:type="dxa"/>
            <w:tcBorders>
              <w:top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名称</w:t>
            </w:r>
          </w:p>
        </w:tc>
        <w:tc>
          <w:tcPr>
            <w:tcW w:w="1095" w:type="dxa"/>
            <w:tcBorders>
              <w:top w:val="single" w:color="auto" w:sz="4" w:space="0"/>
            </w:tcBorders>
            <w:shd w:val="pct10" w:color="auto" w:fill="auto"/>
            <w:vAlign w:val="top"/>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是否必填</w:t>
            </w:r>
          </w:p>
        </w:tc>
        <w:tc>
          <w:tcPr>
            <w:tcW w:w="3546" w:type="dxa"/>
            <w:tcBorders>
              <w:top w:val="single" w:color="auto" w:sz="4" w:space="0"/>
              <w:righ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约束条件</w:t>
            </w:r>
          </w:p>
        </w:tc>
        <w:tc>
          <w:tcPr>
            <w:tcW w:w="984"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eastAsia="宋体"/>
                <w:szCs w:val="18"/>
                <w:lang w:eastAsia="zh-CN"/>
              </w:rPr>
            </w:pPr>
            <w:r>
              <w:rPr>
                <w:rFonts w:hint="eastAsia" w:ascii="Arial" w:hAnsi="Arial"/>
                <w:szCs w:val="18"/>
                <w:lang w:eastAsia="zh-CN"/>
              </w:rPr>
              <w:t>账号</w:t>
            </w:r>
          </w:p>
        </w:tc>
        <w:tc>
          <w:tcPr>
            <w:tcW w:w="1215" w:type="dxa"/>
            <w:tcBorders>
              <w:top w:val="single" w:color="auto" w:sz="6" w:space="0"/>
              <w:bottom w:val="single" w:color="auto" w:sz="6" w:space="0"/>
            </w:tcBorders>
            <w:textDirection w:val="lrTb"/>
            <w:vAlign w:val="top"/>
          </w:tcPr>
          <w:p>
            <w:pPr>
              <w:jc w:val="center"/>
              <w:rPr>
                <w:rFonts w:hint="eastAsia" w:eastAsia="宋体"/>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textDirection w:val="lrTb"/>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密码</w:t>
            </w:r>
          </w:p>
        </w:tc>
        <w:tc>
          <w:tcPr>
            <w:tcW w:w="1215" w:type="dxa"/>
            <w:tcBorders>
              <w:top w:val="single" w:color="auto" w:sz="6" w:space="0"/>
              <w:bottom w:val="single" w:color="auto" w:sz="6" w:space="0"/>
            </w:tcBorders>
            <w:textDirection w:val="lrTb"/>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textDirection w:val="lrTb"/>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昵称</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手机号码</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电子邮箱</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地址</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描述</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bl>
    <w:p>
      <w:pPr>
        <w:rPr>
          <w:rFonts w:hint="eastAsia"/>
          <w:lang w:eastAsia="zh-CN"/>
        </w:rPr>
      </w:pPr>
    </w:p>
    <w:p>
      <w:pPr>
        <w:pStyle w:val="19"/>
        <w:rPr>
          <w:rFonts w:hint="eastAsia"/>
          <w:lang w:eastAsia="zh-CN"/>
        </w:rPr>
      </w:pPr>
      <w:bookmarkStart w:id="194" w:name="_Toc125"/>
      <w:r>
        <w:rPr>
          <w:rFonts w:hint="eastAsia"/>
          <w:lang w:eastAsia="zh-CN"/>
        </w:rPr>
        <w:t>输出内容</w:t>
      </w:r>
      <w:bookmarkEnd w:id="194"/>
    </w:p>
    <w:p>
      <w:pPr>
        <w:rPr>
          <w:rFonts w:hint="eastAsia"/>
          <w:lang w:eastAsia="zh-CN"/>
        </w:rPr>
      </w:pPr>
      <w:r>
        <w:rPr>
          <w:rFonts w:hint="eastAsia"/>
          <w:lang w:val="en-US" w:eastAsia="zh-CN"/>
        </w:rPr>
        <w:t>无</w:t>
      </w:r>
    </w:p>
    <w:p>
      <w:pPr>
        <w:pStyle w:val="19"/>
      </w:pPr>
      <w:bookmarkStart w:id="195" w:name="_Toc7095"/>
      <w:r>
        <w:rPr>
          <w:rFonts w:hint="eastAsia"/>
        </w:rPr>
        <w:t>用例</w:t>
      </w:r>
      <w:bookmarkEnd w:id="195"/>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输入相应条件进行用户的新增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表格数据更新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点击新增按钮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10"/>
              </w:numPr>
              <w:spacing w:line="400" w:lineRule="exact"/>
              <w:rPr>
                <w:rFonts w:hint="eastAsia" w:ascii="Arial" w:hAnsi="Arial"/>
                <w:sz w:val="18"/>
                <w:szCs w:val="18"/>
                <w:lang w:val="en-US" w:eastAsia="zh-CN"/>
              </w:rPr>
            </w:pPr>
            <w:r>
              <w:rPr>
                <w:rFonts w:hint="eastAsia" w:ascii="Arial" w:hAnsi="Arial"/>
                <w:sz w:val="18"/>
                <w:szCs w:val="18"/>
                <w:lang w:val="en-US" w:eastAsia="zh-CN"/>
              </w:rPr>
              <w:t>账户名称不能重复</w:t>
            </w:r>
          </w:p>
          <w:p>
            <w:pPr>
              <w:pStyle w:val="21"/>
              <w:numPr>
                <w:ilvl w:val="0"/>
                <w:numId w:val="10"/>
              </w:numPr>
              <w:spacing w:line="400" w:lineRule="exact"/>
              <w:rPr>
                <w:rFonts w:hint="eastAsia" w:ascii="Arial" w:hAnsi="Arial"/>
                <w:sz w:val="18"/>
                <w:szCs w:val="18"/>
                <w:lang w:val="en-US" w:eastAsia="zh-CN"/>
              </w:rPr>
            </w:pPr>
            <w:r>
              <w:rPr>
                <w:rFonts w:hint="eastAsia" w:ascii="Arial" w:hAnsi="Arial"/>
                <w:sz w:val="18"/>
                <w:szCs w:val="18"/>
                <w:lang w:val="en-US" w:eastAsia="zh-CN"/>
              </w:rPr>
              <w:t>昵称不能重复</w:t>
            </w:r>
          </w:p>
          <w:p>
            <w:pPr>
              <w:pStyle w:val="21"/>
              <w:numPr>
                <w:ilvl w:val="0"/>
                <w:numId w:val="10"/>
              </w:numPr>
              <w:spacing w:line="400" w:lineRule="exact"/>
              <w:rPr>
                <w:rFonts w:hint="eastAsia" w:ascii="Arial" w:hAnsi="Arial"/>
                <w:sz w:val="18"/>
                <w:szCs w:val="18"/>
                <w:lang w:val="en-US" w:eastAsia="zh-CN"/>
              </w:rPr>
            </w:pPr>
            <w:r>
              <w:rPr>
                <w:rFonts w:hint="eastAsia" w:ascii="Arial" w:hAnsi="Arial"/>
                <w:sz w:val="18"/>
                <w:szCs w:val="18"/>
                <w:lang w:val="en-US" w:eastAsia="zh-CN"/>
              </w:rPr>
              <w:t>手机号码不能重复</w:t>
            </w:r>
          </w:p>
          <w:p>
            <w:pPr>
              <w:pStyle w:val="21"/>
              <w:numPr>
                <w:ilvl w:val="0"/>
                <w:numId w:val="10"/>
              </w:numPr>
              <w:spacing w:line="400" w:lineRule="exact"/>
              <w:rPr>
                <w:rFonts w:hint="eastAsia" w:ascii="Arial" w:hAnsi="Arial"/>
                <w:sz w:val="18"/>
                <w:szCs w:val="18"/>
                <w:lang w:val="en-US" w:eastAsia="zh-CN"/>
              </w:rPr>
            </w:pPr>
            <w:r>
              <w:rPr>
                <w:rFonts w:hint="eastAsia" w:ascii="Arial" w:hAnsi="Arial"/>
                <w:sz w:val="18"/>
                <w:szCs w:val="18"/>
                <w:lang w:val="en-US" w:eastAsia="zh-CN"/>
              </w:rPr>
              <w:t>电子邮箱不能重复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196" w:name="_Toc540"/>
      <w:r>
        <w:rPr>
          <w:rFonts w:hint="eastAsia"/>
          <w:lang w:val="en-US" w:eastAsia="zh-CN"/>
        </w:rPr>
        <w:t>系统用户管理-设置角色</w:t>
      </w:r>
      <w:bookmarkEnd w:id="196"/>
    </w:p>
    <w:p>
      <w:pPr>
        <w:pStyle w:val="19"/>
      </w:pPr>
      <w:bookmarkStart w:id="197" w:name="_Toc23011"/>
      <w:r>
        <w:rPr>
          <w:rFonts w:hint="eastAsia"/>
        </w:rPr>
        <w:t>原型界面</w:t>
      </w:r>
      <w:bookmarkEnd w:id="197"/>
    </w:p>
    <w:p>
      <w:pPr>
        <w:rPr>
          <w:rFonts w:hint="eastAsia" w:eastAsia="宋体"/>
          <w:lang w:eastAsia="zh-CN"/>
        </w:rPr>
      </w:pPr>
      <w:r>
        <w:rPr>
          <w:rFonts w:hint="eastAsia"/>
          <w:lang w:eastAsia="zh-CN"/>
        </w:rPr>
        <w:t>略</w:t>
      </w:r>
    </w:p>
    <w:p>
      <w:pPr>
        <w:keepNext/>
      </w:pPr>
    </w:p>
    <w:p>
      <w:pPr>
        <w:pStyle w:val="19"/>
        <w:rPr>
          <w:rFonts w:hint="eastAsia"/>
        </w:rPr>
      </w:pPr>
      <w:bookmarkStart w:id="198" w:name="_Toc22553"/>
      <w:r>
        <w:rPr>
          <w:rFonts w:hint="eastAsia"/>
        </w:rPr>
        <w:t>界面说明</w:t>
      </w:r>
      <w:bookmarkEnd w:id="198"/>
    </w:p>
    <w:p>
      <w:pPr>
        <w:rPr>
          <w:rFonts w:hint="eastAsia"/>
          <w:lang w:eastAsia="zh-CN"/>
        </w:rPr>
      </w:pPr>
      <w:r>
        <w:rPr>
          <w:rFonts w:hint="eastAsia"/>
          <w:lang w:eastAsia="zh-CN"/>
        </w:rPr>
        <w:t>无</w:t>
      </w:r>
    </w:p>
    <w:p>
      <w:pPr>
        <w:pStyle w:val="19"/>
        <w:rPr>
          <w:rFonts w:hint="eastAsia"/>
          <w:lang w:eastAsia="zh-CN"/>
        </w:rPr>
      </w:pPr>
      <w:bookmarkStart w:id="199" w:name="_Toc6533"/>
      <w:r>
        <w:rPr>
          <w:rFonts w:hint="eastAsia"/>
          <w:lang w:eastAsia="zh-CN"/>
        </w:rPr>
        <w:t>输入内容</w:t>
      </w:r>
      <w:bookmarkEnd w:id="199"/>
    </w:p>
    <w:p>
      <w:pPr>
        <w:rPr>
          <w:rFonts w:hint="eastAsia"/>
          <w:lang w:eastAsia="zh-CN"/>
        </w:rPr>
      </w:pPr>
      <w:r>
        <w:rPr>
          <w:rFonts w:hint="eastAsia"/>
          <w:lang w:eastAsia="zh-CN"/>
        </w:rPr>
        <w:t>无</w:t>
      </w:r>
    </w:p>
    <w:p>
      <w:pPr>
        <w:pStyle w:val="19"/>
        <w:rPr>
          <w:rFonts w:hint="eastAsia"/>
          <w:lang w:eastAsia="zh-CN"/>
        </w:rPr>
      </w:pPr>
      <w:bookmarkStart w:id="200" w:name="_Toc31495"/>
      <w:r>
        <w:rPr>
          <w:rFonts w:hint="eastAsia"/>
          <w:lang w:eastAsia="zh-CN"/>
        </w:rPr>
        <w:t>输出内容</w:t>
      </w:r>
      <w:bookmarkEnd w:id="200"/>
    </w:p>
    <w:p>
      <w:pPr>
        <w:rPr>
          <w:rFonts w:hint="eastAsia"/>
          <w:lang w:eastAsia="zh-CN"/>
        </w:rPr>
      </w:pPr>
      <w:r>
        <w:rPr>
          <w:rFonts w:hint="eastAsia"/>
          <w:lang w:eastAsia="zh-CN"/>
        </w:rPr>
        <w:t>无</w:t>
      </w:r>
    </w:p>
    <w:p>
      <w:pPr>
        <w:pStyle w:val="19"/>
      </w:pPr>
      <w:bookmarkStart w:id="201" w:name="_Toc5981"/>
      <w:r>
        <w:rPr>
          <w:rFonts w:hint="eastAsia"/>
        </w:rPr>
        <w:t>用例</w:t>
      </w:r>
      <w:bookmarkEnd w:id="201"/>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设置角色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用户绑定对应的角色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表格数据更新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点击设置角色按钮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设置角色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1、1个用户只能绑定1个角色</w:t>
            </w:r>
          </w:p>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2、每个用户必须要绑定1个角色才能登录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202" w:name="_Toc10553"/>
      <w:r>
        <w:rPr>
          <w:rFonts w:hint="eastAsia"/>
          <w:lang w:val="en-US" w:eastAsia="zh-CN"/>
        </w:rPr>
        <w:t>系统用户管理-编辑</w:t>
      </w:r>
      <w:bookmarkEnd w:id="202"/>
    </w:p>
    <w:p>
      <w:pPr>
        <w:rPr>
          <w:rFonts w:hint="eastAsia"/>
          <w:lang w:eastAsia="zh-CN"/>
        </w:rPr>
      </w:pPr>
      <w:r>
        <w:rPr>
          <w:rFonts w:hint="eastAsia"/>
          <w:lang w:eastAsia="zh-CN"/>
        </w:rPr>
        <w:t>可修改除账户外的任意数据，包括密码（不需要知道原密码），其实与新增的弹窗是一样的。</w:t>
      </w:r>
    </w:p>
    <w:p>
      <w:pPr>
        <w:pStyle w:val="5"/>
      </w:pPr>
      <w:bookmarkStart w:id="203" w:name="_Toc702"/>
      <w:r>
        <w:rPr>
          <w:rFonts w:hint="eastAsia"/>
          <w:lang w:val="en-US" w:eastAsia="zh-CN"/>
        </w:rPr>
        <w:t>系统用户管理-删除</w:t>
      </w:r>
      <w:bookmarkEnd w:id="203"/>
    </w:p>
    <w:p>
      <w:pPr>
        <w:rPr>
          <w:rFonts w:hint="eastAsia"/>
          <w:lang w:eastAsia="zh-CN"/>
        </w:rPr>
      </w:pPr>
      <w:r>
        <w:rPr>
          <w:rFonts w:hint="eastAsia"/>
          <w:lang w:eastAsia="zh-CN"/>
        </w:rPr>
        <w:t>对系统用户进行物理删除。</w:t>
      </w:r>
    </w:p>
    <w:p>
      <w:pPr>
        <w:pStyle w:val="5"/>
      </w:pPr>
      <w:bookmarkStart w:id="204" w:name="_Toc15828"/>
      <w:r>
        <w:rPr>
          <w:rFonts w:hint="eastAsia"/>
          <w:lang w:val="en-US" w:eastAsia="zh-CN"/>
        </w:rPr>
        <w:t>系统管理-显示及语音设置-页面展示</w:t>
      </w:r>
      <w:bookmarkEnd w:id="204"/>
    </w:p>
    <w:p>
      <w:pPr>
        <w:pStyle w:val="19"/>
      </w:pPr>
      <w:bookmarkStart w:id="205" w:name="_Toc5840"/>
      <w:r>
        <w:rPr>
          <w:rFonts w:hint="eastAsia"/>
        </w:rPr>
        <w:t>原型界面</w:t>
      </w:r>
      <w:bookmarkEnd w:id="205"/>
    </w:p>
    <w:p>
      <w:pPr>
        <w:rPr>
          <w:rFonts w:hint="eastAsia" w:eastAsia="宋体"/>
          <w:lang w:eastAsia="zh-CN"/>
        </w:rPr>
      </w:pPr>
      <w:r>
        <w:drawing>
          <wp:inline distT="0" distB="0" distL="114300" distR="114300">
            <wp:extent cx="5273040" cy="2378710"/>
            <wp:effectExtent l="0" t="0" r="3810" b="2540"/>
            <wp:docPr id="122"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08"/>
                    <pic:cNvPicPr>
                      <a:picLocks noChangeAspect="1"/>
                    </pic:cNvPicPr>
                  </pic:nvPicPr>
                  <pic:blipFill>
                    <a:blip r:embed="rId21"/>
                    <a:stretch>
                      <a:fillRect/>
                    </a:stretch>
                  </pic:blipFill>
                  <pic:spPr>
                    <a:xfrm>
                      <a:off x="0" y="0"/>
                      <a:ext cx="5273040" cy="2378710"/>
                    </a:xfrm>
                    <a:prstGeom prst="rect">
                      <a:avLst/>
                    </a:prstGeom>
                    <a:noFill/>
                    <a:ln w="9525">
                      <a:noFill/>
                    </a:ln>
                  </pic:spPr>
                </pic:pic>
              </a:graphicData>
            </a:graphic>
          </wp:inline>
        </w:drawing>
      </w:r>
    </w:p>
    <w:p>
      <w:pPr>
        <w:keepNext/>
      </w:pPr>
    </w:p>
    <w:p>
      <w:pPr>
        <w:pStyle w:val="19"/>
        <w:rPr>
          <w:rFonts w:hint="eastAsia"/>
        </w:rPr>
      </w:pPr>
      <w:bookmarkStart w:id="206" w:name="_Toc2454"/>
      <w:r>
        <w:rPr>
          <w:rFonts w:hint="eastAsia"/>
        </w:rPr>
        <w:t>界面说明</w:t>
      </w:r>
      <w:bookmarkEnd w:id="206"/>
    </w:p>
    <w:p>
      <w:pPr>
        <w:rPr>
          <w:rFonts w:hint="eastAsia"/>
          <w:lang w:eastAsia="zh-CN"/>
        </w:rPr>
      </w:pPr>
      <w:r>
        <w:rPr>
          <w:rFonts w:hint="eastAsia"/>
          <w:lang w:eastAsia="zh-CN"/>
        </w:rPr>
        <w:t>界面内容根据《显示及语音设置对照表excel》进行相应设定。详见《显示及语音设置对照表excel》。</w:t>
      </w:r>
    </w:p>
    <w:p>
      <w:pPr>
        <w:pStyle w:val="19"/>
        <w:rPr>
          <w:rFonts w:hint="eastAsia"/>
          <w:lang w:eastAsia="zh-CN"/>
        </w:rPr>
      </w:pPr>
      <w:bookmarkStart w:id="207" w:name="_Toc8900"/>
      <w:r>
        <w:rPr>
          <w:rFonts w:hint="eastAsia"/>
          <w:lang w:eastAsia="zh-CN"/>
        </w:rPr>
        <w:t>输入内容</w:t>
      </w:r>
      <w:bookmarkEnd w:id="207"/>
    </w:p>
    <w:p>
      <w:pPr>
        <w:rPr>
          <w:rFonts w:hint="eastAsia"/>
          <w:lang w:eastAsia="zh-CN"/>
        </w:rPr>
      </w:pPr>
      <w:r>
        <w:rPr>
          <w:rFonts w:hint="eastAsia"/>
          <w:lang w:eastAsia="zh-CN"/>
        </w:rPr>
        <w:t>无</w:t>
      </w:r>
    </w:p>
    <w:p>
      <w:pPr>
        <w:pStyle w:val="19"/>
        <w:rPr>
          <w:rFonts w:hint="eastAsia"/>
          <w:lang w:eastAsia="zh-CN"/>
        </w:rPr>
      </w:pPr>
      <w:bookmarkStart w:id="208" w:name="_Toc682"/>
      <w:r>
        <w:rPr>
          <w:rFonts w:hint="eastAsia"/>
          <w:lang w:eastAsia="zh-CN"/>
        </w:rPr>
        <w:t>输出内容</w:t>
      </w:r>
      <w:bookmarkEnd w:id="208"/>
    </w:p>
    <w:p>
      <w:pPr>
        <w:rPr>
          <w:rFonts w:hint="eastAsia"/>
          <w:lang w:eastAsia="zh-CN"/>
        </w:rPr>
      </w:pPr>
      <w:r>
        <w:rPr>
          <w:rFonts w:hint="eastAsia"/>
          <w:lang w:eastAsia="zh-CN"/>
        </w:rPr>
        <w:t>无</w:t>
      </w:r>
    </w:p>
    <w:p>
      <w:pPr>
        <w:pStyle w:val="19"/>
      </w:pPr>
      <w:bookmarkStart w:id="209" w:name="_Toc3137"/>
      <w:r>
        <w:rPr>
          <w:rFonts w:hint="eastAsia"/>
        </w:rPr>
        <w:t>用例</w:t>
      </w:r>
      <w:bookmarkEnd w:id="209"/>
    </w:p>
    <w:p>
      <w:pPr>
        <w:rPr>
          <w:rFonts w:hint="eastAsia"/>
          <w:lang w:eastAsia="zh-CN"/>
        </w:rPr>
      </w:pPr>
      <w:r>
        <w:rPr>
          <w:rFonts w:hint="eastAsia"/>
          <w:lang w:eastAsia="zh-CN"/>
        </w:rPr>
        <w:t>无</w:t>
      </w:r>
    </w:p>
    <w:p>
      <w:pPr>
        <w:pStyle w:val="5"/>
      </w:pPr>
      <w:bookmarkStart w:id="210" w:name="_Toc14836"/>
      <w:r>
        <w:rPr>
          <w:rFonts w:hint="eastAsia"/>
          <w:lang w:val="en-US" w:eastAsia="zh-CN"/>
        </w:rPr>
        <w:t>显示及语音设置-编辑</w:t>
      </w:r>
      <w:bookmarkEnd w:id="210"/>
    </w:p>
    <w:p>
      <w:pPr>
        <w:pStyle w:val="19"/>
        <w:rPr>
          <w:rFonts w:hint="eastAsia" w:eastAsia="宋体"/>
          <w:lang w:eastAsia="zh-CN"/>
        </w:rPr>
      </w:pPr>
      <w:bookmarkStart w:id="211" w:name="_Toc23494"/>
      <w:r>
        <w:rPr>
          <w:rFonts w:hint="eastAsia"/>
        </w:rPr>
        <w:t>原型界面</w:t>
      </w:r>
      <w:bookmarkEnd w:id="211"/>
    </w:p>
    <w:p>
      <w:pPr>
        <w:keepNext/>
        <w:rPr>
          <w:rFonts w:hint="eastAsia" w:eastAsia="宋体"/>
          <w:lang w:eastAsia="zh-CN"/>
        </w:rPr>
      </w:pPr>
      <w:r>
        <w:rPr>
          <w:rFonts w:hint="eastAsia"/>
          <w:lang w:eastAsia="zh-CN"/>
        </w:rPr>
        <w:t>略</w:t>
      </w:r>
    </w:p>
    <w:p>
      <w:pPr>
        <w:pStyle w:val="19"/>
        <w:rPr>
          <w:rFonts w:hint="eastAsia"/>
        </w:rPr>
      </w:pPr>
      <w:bookmarkStart w:id="212" w:name="_Toc17602"/>
      <w:r>
        <w:rPr>
          <w:rFonts w:hint="eastAsia"/>
        </w:rPr>
        <w:t>界面说明</w:t>
      </w:r>
      <w:bookmarkEnd w:id="212"/>
    </w:p>
    <w:p>
      <w:pPr>
        <w:rPr>
          <w:rFonts w:hint="eastAsia"/>
          <w:lang w:eastAsia="zh-CN"/>
        </w:rPr>
      </w:pPr>
      <w:r>
        <w:rPr>
          <w:rFonts w:hint="eastAsia"/>
          <w:lang w:eastAsia="zh-CN"/>
        </w:rPr>
        <w:t>无</w:t>
      </w:r>
    </w:p>
    <w:p>
      <w:pPr>
        <w:pStyle w:val="19"/>
        <w:rPr>
          <w:rFonts w:hint="eastAsia"/>
          <w:lang w:eastAsia="zh-CN"/>
        </w:rPr>
      </w:pPr>
      <w:bookmarkStart w:id="213" w:name="_Toc28904"/>
      <w:r>
        <w:rPr>
          <w:rFonts w:hint="eastAsia"/>
          <w:lang w:eastAsia="zh-CN"/>
        </w:rPr>
        <w:t>输入内容</w:t>
      </w:r>
      <w:bookmarkEnd w:id="213"/>
    </w:p>
    <w:p>
      <w:pPr>
        <w:rPr>
          <w:rFonts w:hint="eastAsia"/>
          <w:lang w:eastAsia="zh-CN"/>
        </w:rPr>
      </w:pPr>
      <w:r>
        <w:rPr>
          <w:rFonts w:hint="eastAsia"/>
          <w:lang w:eastAsia="zh-CN"/>
        </w:rPr>
        <w:t>略</w:t>
      </w:r>
    </w:p>
    <w:p>
      <w:pPr>
        <w:pStyle w:val="19"/>
        <w:rPr>
          <w:rFonts w:hint="eastAsia"/>
          <w:lang w:eastAsia="zh-CN"/>
        </w:rPr>
      </w:pPr>
      <w:bookmarkStart w:id="214" w:name="_Toc32728"/>
      <w:r>
        <w:rPr>
          <w:rFonts w:hint="eastAsia"/>
          <w:lang w:eastAsia="zh-CN"/>
        </w:rPr>
        <w:t>输出内容</w:t>
      </w:r>
      <w:bookmarkEnd w:id="214"/>
    </w:p>
    <w:p>
      <w:pPr>
        <w:rPr>
          <w:rFonts w:hint="eastAsia" w:eastAsia="宋体"/>
          <w:lang w:eastAsia="zh-CN"/>
        </w:rPr>
      </w:pPr>
      <w:r>
        <w:rPr>
          <w:rFonts w:hint="eastAsia"/>
          <w:lang w:eastAsia="zh-CN"/>
        </w:rPr>
        <w:t>略</w:t>
      </w:r>
    </w:p>
    <w:p>
      <w:pPr>
        <w:pStyle w:val="19"/>
      </w:pPr>
      <w:bookmarkStart w:id="215" w:name="_Toc32469"/>
      <w:r>
        <w:rPr>
          <w:rFonts w:hint="eastAsia"/>
        </w:rPr>
        <w:t>用例</w:t>
      </w:r>
      <w:bookmarkEnd w:id="215"/>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根据此对照表可以设定相应业务触发的语音及显示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根据《显示及语音设置对照表excel》设置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216" w:name="_Toc3235"/>
      <w:r>
        <w:rPr>
          <w:rFonts w:hint="eastAsia"/>
          <w:lang w:val="en-US" w:eastAsia="zh-CN"/>
        </w:rPr>
        <w:t>系统管理-地图对应关系设置-页面展示</w:t>
      </w:r>
      <w:bookmarkEnd w:id="216"/>
    </w:p>
    <w:p>
      <w:pPr>
        <w:pStyle w:val="19"/>
      </w:pPr>
      <w:bookmarkStart w:id="217" w:name="_Toc22613"/>
      <w:r>
        <w:rPr>
          <w:rFonts w:hint="eastAsia"/>
        </w:rPr>
        <w:t>原型界面</w:t>
      </w:r>
      <w:bookmarkEnd w:id="217"/>
    </w:p>
    <w:p>
      <w:pPr>
        <w:rPr>
          <w:rFonts w:hint="eastAsia" w:eastAsia="宋体"/>
          <w:lang w:eastAsia="zh-CN"/>
        </w:rPr>
      </w:pPr>
      <w:r>
        <w:drawing>
          <wp:inline distT="0" distB="0" distL="114300" distR="114300">
            <wp:extent cx="5265420" cy="2426335"/>
            <wp:effectExtent l="0" t="0" r="11430" b="12065"/>
            <wp:docPr id="123"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9"/>
                    <pic:cNvPicPr>
                      <a:picLocks noChangeAspect="1"/>
                    </pic:cNvPicPr>
                  </pic:nvPicPr>
                  <pic:blipFill>
                    <a:blip r:embed="rId22"/>
                    <a:stretch>
                      <a:fillRect/>
                    </a:stretch>
                  </pic:blipFill>
                  <pic:spPr>
                    <a:xfrm>
                      <a:off x="0" y="0"/>
                      <a:ext cx="5265420" cy="2426335"/>
                    </a:xfrm>
                    <a:prstGeom prst="rect">
                      <a:avLst/>
                    </a:prstGeom>
                    <a:noFill/>
                    <a:ln w="9525">
                      <a:noFill/>
                    </a:ln>
                  </pic:spPr>
                </pic:pic>
              </a:graphicData>
            </a:graphic>
          </wp:inline>
        </w:drawing>
      </w:r>
    </w:p>
    <w:p>
      <w:pPr>
        <w:keepNext/>
      </w:pPr>
    </w:p>
    <w:p>
      <w:pPr>
        <w:pStyle w:val="19"/>
        <w:rPr>
          <w:rFonts w:hint="eastAsia"/>
        </w:rPr>
      </w:pPr>
      <w:bookmarkStart w:id="218" w:name="_Toc5533"/>
      <w:r>
        <w:rPr>
          <w:rFonts w:hint="eastAsia"/>
        </w:rPr>
        <w:t>界面说明</w:t>
      </w:r>
      <w:bookmarkEnd w:id="218"/>
    </w:p>
    <w:p>
      <w:pPr>
        <w:rPr>
          <w:rFonts w:hint="eastAsia"/>
          <w:lang w:eastAsia="zh-CN"/>
        </w:rPr>
      </w:pPr>
      <w:r>
        <w:rPr>
          <w:rFonts w:hint="eastAsia"/>
          <w:lang w:eastAsia="zh-CN"/>
        </w:rPr>
        <w:t>界面内容根据《地图对应关系设置对照表excel》进行相应设定。详见《地图对应关系设置对照表excel》。</w:t>
      </w:r>
    </w:p>
    <w:p>
      <w:pPr>
        <w:rPr>
          <w:rFonts w:hint="eastAsia"/>
          <w:lang w:eastAsia="zh-CN"/>
        </w:rPr>
      </w:pPr>
    </w:p>
    <w:p>
      <w:pPr>
        <w:pStyle w:val="19"/>
        <w:rPr>
          <w:rFonts w:hint="eastAsia"/>
          <w:lang w:eastAsia="zh-CN"/>
        </w:rPr>
      </w:pPr>
      <w:bookmarkStart w:id="219" w:name="_Toc15777"/>
      <w:r>
        <w:rPr>
          <w:rFonts w:hint="eastAsia"/>
          <w:lang w:eastAsia="zh-CN"/>
        </w:rPr>
        <w:t>输入内容</w:t>
      </w:r>
      <w:bookmarkEnd w:id="219"/>
    </w:p>
    <w:p>
      <w:pPr>
        <w:rPr>
          <w:rFonts w:hint="eastAsia"/>
          <w:lang w:eastAsia="zh-CN"/>
        </w:rPr>
      </w:pPr>
      <w:r>
        <w:rPr>
          <w:rFonts w:hint="eastAsia"/>
          <w:lang w:eastAsia="zh-CN"/>
        </w:rPr>
        <w:t>无</w:t>
      </w:r>
    </w:p>
    <w:p>
      <w:pPr>
        <w:pStyle w:val="19"/>
        <w:rPr>
          <w:rFonts w:hint="eastAsia"/>
          <w:lang w:eastAsia="zh-CN"/>
        </w:rPr>
      </w:pPr>
      <w:bookmarkStart w:id="220" w:name="_Toc9003"/>
      <w:r>
        <w:rPr>
          <w:rFonts w:hint="eastAsia"/>
          <w:lang w:eastAsia="zh-CN"/>
        </w:rPr>
        <w:t>输出内容</w:t>
      </w:r>
      <w:bookmarkEnd w:id="220"/>
    </w:p>
    <w:p>
      <w:pPr>
        <w:rPr>
          <w:rFonts w:hint="eastAsia" w:eastAsia="宋体"/>
          <w:lang w:eastAsia="zh-CN"/>
        </w:rPr>
      </w:pPr>
      <w:r>
        <w:rPr>
          <w:rFonts w:hint="eastAsia"/>
          <w:lang w:eastAsia="zh-CN"/>
        </w:rPr>
        <w:t>无</w:t>
      </w:r>
    </w:p>
    <w:p>
      <w:pPr>
        <w:pStyle w:val="19"/>
        <w:rPr>
          <w:rFonts w:hint="eastAsia"/>
        </w:rPr>
      </w:pPr>
      <w:bookmarkStart w:id="221" w:name="_Toc8759"/>
      <w:r>
        <w:rPr>
          <w:rFonts w:hint="eastAsia"/>
        </w:rPr>
        <w:t>用例</w:t>
      </w:r>
      <w:bookmarkEnd w:id="221"/>
    </w:p>
    <w:p>
      <w:pPr>
        <w:rPr>
          <w:rFonts w:hint="eastAsia" w:eastAsia="宋体"/>
          <w:lang w:eastAsia="zh-CN"/>
        </w:rPr>
      </w:pPr>
      <w:r>
        <w:rPr>
          <w:rFonts w:hint="eastAsia"/>
          <w:lang w:eastAsia="zh-CN"/>
        </w:rPr>
        <w:t>无</w:t>
      </w:r>
    </w:p>
    <w:p>
      <w:pPr>
        <w:pStyle w:val="5"/>
      </w:pPr>
      <w:bookmarkStart w:id="222" w:name="_Toc31943"/>
      <w:r>
        <w:rPr>
          <w:rFonts w:hint="eastAsia"/>
          <w:lang w:val="en-US" w:eastAsia="zh-CN"/>
        </w:rPr>
        <w:t>地图对应关系设置-编辑</w:t>
      </w:r>
      <w:bookmarkEnd w:id="222"/>
    </w:p>
    <w:p>
      <w:pPr>
        <w:pStyle w:val="19"/>
      </w:pPr>
      <w:bookmarkStart w:id="223" w:name="_Toc29168"/>
      <w:r>
        <w:rPr>
          <w:rFonts w:hint="eastAsia"/>
        </w:rPr>
        <w:t>原型界面</w:t>
      </w:r>
      <w:bookmarkEnd w:id="223"/>
    </w:p>
    <w:p>
      <w:pPr>
        <w:rPr>
          <w:rFonts w:hint="eastAsia" w:eastAsia="宋体"/>
          <w:lang w:eastAsia="zh-CN"/>
        </w:rPr>
      </w:pPr>
    </w:p>
    <w:p>
      <w:pPr>
        <w:keepNext/>
      </w:pPr>
    </w:p>
    <w:p>
      <w:pPr>
        <w:pStyle w:val="19"/>
        <w:rPr>
          <w:rFonts w:hint="eastAsia"/>
        </w:rPr>
      </w:pPr>
      <w:bookmarkStart w:id="224" w:name="_Toc8216"/>
      <w:r>
        <w:rPr>
          <w:rFonts w:hint="eastAsia"/>
        </w:rPr>
        <w:t>界面说明</w:t>
      </w:r>
      <w:bookmarkEnd w:id="224"/>
    </w:p>
    <w:p>
      <w:pPr>
        <w:rPr>
          <w:rFonts w:hint="eastAsia"/>
          <w:lang w:eastAsia="zh-CN"/>
        </w:rPr>
      </w:pPr>
      <w:r>
        <w:rPr>
          <w:rFonts w:hint="eastAsia"/>
          <w:lang w:eastAsia="zh-CN"/>
        </w:rPr>
        <w:t>无</w:t>
      </w:r>
    </w:p>
    <w:p>
      <w:pPr>
        <w:pStyle w:val="19"/>
        <w:rPr>
          <w:rFonts w:hint="eastAsia"/>
          <w:lang w:eastAsia="zh-CN"/>
        </w:rPr>
      </w:pPr>
      <w:bookmarkStart w:id="225" w:name="_Toc22565"/>
      <w:r>
        <w:rPr>
          <w:rFonts w:hint="eastAsia"/>
          <w:lang w:eastAsia="zh-CN"/>
        </w:rPr>
        <w:t>输入内容</w:t>
      </w:r>
      <w:bookmarkEnd w:id="225"/>
    </w:p>
    <w:tbl>
      <w:tblPr>
        <w:tblStyle w:val="16"/>
        <w:tblpPr w:leftFromText="180" w:rightFromText="180" w:vertAnchor="text" w:horzAnchor="page" w:tblpX="1909" w:tblpY="113"/>
        <w:tblW w:w="8002"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162"/>
        <w:gridCol w:w="1215"/>
        <w:gridCol w:w="1095"/>
        <w:gridCol w:w="3546"/>
        <w:gridCol w:w="984"/>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1162" w:type="dxa"/>
            <w:tcBorders>
              <w:top w:val="single" w:color="auto" w:sz="4" w:space="0"/>
              <w:lef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控件类型</w:t>
            </w:r>
          </w:p>
        </w:tc>
        <w:tc>
          <w:tcPr>
            <w:tcW w:w="1215" w:type="dxa"/>
            <w:tcBorders>
              <w:top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名称</w:t>
            </w:r>
          </w:p>
        </w:tc>
        <w:tc>
          <w:tcPr>
            <w:tcW w:w="1095" w:type="dxa"/>
            <w:tcBorders>
              <w:top w:val="single" w:color="auto" w:sz="4" w:space="0"/>
            </w:tcBorders>
            <w:shd w:val="pct10" w:color="auto" w:fill="auto"/>
            <w:vAlign w:val="top"/>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是否必填</w:t>
            </w:r>
          </w:p>
        </w:tc>
        <w:tc>
          <w:tcPr>
            <w:tcW w:w="3546" w:type="dxa"/>
            <w:tcBorders>
              <w:top w:val="single" w:color="auto" w:sz="4" w:space="0"/>
              <w:righ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约束条件</w:t>
            </w:r>
          </w:p>
        </w:tc>
        <w:tc>
          <w:tcPr>
            <w:tcW w:w="984"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eastAsia="宋体"/>
                <w:szCs w:val="18"/>
                <w:lang w:eastAsia="zh-CN"/>
              </w:rPr>
            </w:pPr>
            <w:r>
              <w:rPr>
                <w:rFonts w:hint="eastAsia"/>
                <w:szCs w:val="18"/>
                <w:lang w:eastAsia="zh-CN"/>
              </w:rPr>
              <w:t>车牌号</w:t>
            </w:r>
          </w:p>
        </w:tc>
        <w:tc>
          <w:tcPr>
            <w:tcW w:w="1215" w:type="dxa"/>
            <w:tcBorders>
              <w:top w:val="single" w:color="auto" w:sz="6" w:space="0"/>
              <w:bottom w:val="single" w:color="auto" w:sz="6" w:space="0"/>
            </w:tcBorders>
            <w:textDirection w:val="lrTb"/>
            <w:vAlign w:val="top"/>
          </w:tcPr>
          <w:p>
            <w:pPr>
              <w:jc w:val="center"/>
              <w:rPr>
                <w:rFonts w:hint="eastAsia" w:eastAsia="宋体"/>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textDirection w:val="lrTb"/>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车位编号</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车位情况</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下拉框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进入时间</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时间框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停车时长</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val="en-US" w:eastAsia="zh-CN"/>
              </w:rPr>
              <w:t>VIP类型</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选择框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车主姓名</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车主电话</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区域</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选择框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置信度</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val="en-US"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bl>
    <w:p>
      <w:pPr>
        <w:rPr>
          <w:rFonts w:hint="eastAsia"/>
          <w:lang w:eastAsia="zh-CN"/>
        </w:rPr>
      </w:pPr>
    </w:p>
    <w:p>
      <w:pPr>
        <w:pStyle w:val="19"/>
        <w:rPr>
          <w:rFonts w:hint="eastAsia"/>
          <w:lang w:eastAsia="zh-CN"/>
        </w:rPr>
      </w:pPr>
      <w:bookmarkStart w:id="226" w:name="_Toc26147"/>
      <w:r>
        <w:rPr>
          <w:rFonts w:hint="eastAsia"/>
          <w:lang w:eastAsia="zh-CN"/>
        </w:rPr>
        <w:t>输出内容</w:t>
      </w:r>
      <w:bookmarkEnd w:id="226"/>
    </w:p>
    <w:p>
      <w:pPr>
        <w:rPr>
          <w:rFonts w:hint="eastAsia"/>
          <w:lang w:eastAsia="zh-CN"/>
        </w:rPr>
      </w:pPr>
      <w:r>
        <w:rPr>
          <w:rFonts w:hint="eastAsia"/>
          <w:lang w:eastAsia="zh-CN"/>
        </w:rPr>
        <w:t>略</w:t>
      </w:r>
    </w:p>
    <w:p>
      <w:pPr>
        <w:pStyle w:val="19"/>
      </w:pPr>
      <w:bookmarkStart w:id="227" w:name="_Toc24745"/>
      <w:r>
        <w:rPr>
          <w:rFonts w:hint="eastAsia"/>
        </w:rPr>
        <w:t>用例</w:t>
      </w:r>
      <w:bookmarkEnd w:id="227"/>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auto"/>
                <w:sz w:val="18"/>
                <w:szCs w:val="18"/>
                <w:lang w:val="en-US" w:eastAsia="zh-CN"/>
              </w:rPr>
            </w:pPr>
            <w:r>
              <w:rPr>
                <w:rFonts w:hint="eastAsia"/>
                <w:color w:val="auto"/>
                <w:sz w:val="18"/>
                <w:szCs w:val="18"/>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根据此对照表可以把地图编辑器内相应数据转化为系统中相应元素数据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hint="eastAsia" w:ascii="Arial" w:hAnsi="Arial"/>
                <w:sz w:val="18"/>
                <w:szCs w:val="18"/>
                <w:lang w:val="en-US" w:eastAsia="zh-CN"/>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根据《地图对应关系设置对照表excel》设置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228" w:name="_Toc28355"/>
      <w:r>
        <w:rPr>
          <w:rFonts w:hint="eastAsia"/>
          <w:lang w:val="en-US" w:eastAsia="zh-CN"/>
        </w:rPr>
        <w:t>系统管理-系统日志-页面展示</w:t>
      </w:r>
      <w:bookmarkEnd w:id="228"/>
    </w:p>
    <w:p>
      <w:pPr>
        <w:pStyle w:val="19"/>
      </w:pPr>
      <w:bookmarkStart w:id="229" w:name="_Toc18912"/>
      <w:r>
        <w:rPr>
          <w:rFonts w:hint="eastAsia"/>
        </w:rPr>
        <w:t>原型界面</w:t>
      </w:r>
      <w:bookmarkEnd w:id="229"/>
    </w:p>
    <w:p>
      <w:pPr>
        <w:rPr>
          <w:rFonts w:hint="eastAsia" w:eastAsia="宋体"/>
          <w:lang w:eastAsia="zh-CN"/>
        </w:rPr>
      </w:pPr>
      <w:r>
        <w:drawing>
          <wp:inline distT="0" distB="0" distL="114300" distR="114300">
            <wp:extent cx="5271770" cy="2635885"/>
            <wp:effectExtent l="0" t="0" r="5080" b="12065"/>
            <wp:docPr id="124"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10"/>
                    <pic:cNvPicPr>
                      <a:picLocks noChangeAspect="1"/>
                    </pic:cNvPicPr>
                  </pic:nvPicPr>
                  <pic:blipFill>
                    <a:blip r:embed="rId23"/>
                    <a:stretch>
                      <a:fillRect/>
                    </a:stretch>
                  </pic:blipFill>
                  <pic:spPr>
                    <a:xfrm>
                      <a:off x="0" y="0"/>
                      <a:ext cx="5271770" cy="2635885"/>
                    </a:xfrm>
                    <a:prstGeom prst="rect">
                      <a:avLst/>
                    </a:prstGeom>
                    <a:noFill/>
                    <a:ln w="9525">
                      <a:noFill/>
                    </a:ln>
                  </pic:spPr>
                </pic:pic>
              </a:graphicData>
            </a:graphic>
          </wp:inline>
        </w:drawing>
      </w:r>
    </w:p>
    <w:p>
      <w:pPr>
        <w:keepNext/>
      </w:pPr>
    </w:p>
    <w:p>
      <w:pPr>
        <w:pStyle w:val="19"/>
        <w:rPr>
          <w:rFonts w:hint="eastAsia"/>
        </w:rPr>
      </w:pPr>
      <w:bookmarkStart w:id="230" w:name="_Toc27901"/>
      <w:r>
        <w:rPr>
          <w:rFonts w:hint="eastAsia"/>
        </w:rPr>
        <w:t>界面说明</w:t>
      </w:r>
      <w:bookmarkEnd w:id="230"/>
    </w:p>
    <w:p>
      <w:pPr>
        <w:rPr>
          <w:rFonts w:hint="eastAsia"/>
          <w:lang w:eastAsia="zh-CN"/>
        </w:rPr>
      </w:pPr>
      <w:r>
        <w:rPr>
          <w:rFonts w:hint="eastAsia"/>
          <w:lang w:eastAsia="zh-CN"/>
        </w:rPr>
        <w:t>无</w:t>
      </w:r>
    </w:p>
    <w:p>
      <w:pPr>
        <w:pStyle w:val="19"/>
        <w:rPr>
          <w:rFonts w:hint="eastAsia"/>
          <w:lang w:eastAsia="zh-CN"/>
        </w:rPr>
      </w:pPr>
      <w:bookmarkStart w:id="231" w:name="_Toc22585"/>
      <w:r>
        <w:rPr>
          <w:rFonts w:hint="eastAsia"/>
          <w:lang w:eastAsia="zh-CN"/>
        </w:rPr>
        <w:t>输入内容</w:t>
      </w:r>
      <w:bookmarkEnd w:id="231"/>
    </w:p>
    <w:p>
      <w:pPr>
        <w:rPr>
          <w:rFonts w:hint="eastAsia"/>
          <w:lang w:eastAsia="zh-CN"/>
        </w:rPr>
      </w:pPr>
      <w:r>
        <w:rPr>
          <w:rFonts w:hint="eastAsia"/>
          <w:lang w:eastAsia="zh-CN"/>
        </w:rPr>
        <w:t>无</w:t>
      </w:r>
    </w:p>
    <w:p>
      <w:pPr>
        <w:pStyle w:val="19"/>
        <w:rPr>
          <w:rFonts w:hint="eastAsia"/>
          <w:lang w:eastAsia="zh-CN"/>
        </w:rPr>
      </w:pPr>
      <w:bookmarkStart w:id="232" w:name="_Toc759"/>
      <w:r>
        <w:rPr>
          <w:rFonts w:hint="eastAsia"/>
          <w:lang w:eastAsia="zh-CN"/>
        </w:rPr>
        <w:t>输出内容</w:t>
      </w:r>
      <w:bookmarkEnd w:id="232"/>
    </w:p>
    <w:p>
      <w:pPr>
        <w:rPr>
          <w:rFonts w:hint="eastAsia"/>
          <w:lang w:eastAsia="zh-CN"/>
        </w:rPr>
      </w:pPr>
      <w:r>
        <w:rPr>
          <w:rFonts w:hint="eastAsia"/>
          <w:lang w:eastAsia="zh-CN"/>
        </w:rPr>
        <w:t>无</w:t>
      </w:r>
    </w:p>
    <w:p>
      <w:pPr>
        <w:pStyle w:val="19"/>
      </w:pPr>
      <w:bookmarkStart w:id="233" w:name="_Toc16088"/>
      <w:r>
        <w:rPr>
          <w:rFonts w:hint="eastAsia"/>
        </w:rPr>
        <w:t>用例</w:t>
      </w:r>
      <w:bookmarkEnd w:id="233"/>
    </w:p>
    <w:p>
      <w:pPr>
        <w:rPr>
          <w:rFonts w:hint="eastAsia"/>
          <w:lang w:eastAsia="zh-CN"/>
        </w:rPr>
      </w:pPr>
      <w:r>
        <w:rPr>
          <w:rFonts w:hint="eastAsia"/>
          <w:lang w:eastAsia="zh-CN"/>
        </w:rPr>
        <w:t>无</w:t>
      </w:r>
    </w:p>
    <w:p>
      <w:pPr>
        <w:pStyle w:val="5"/>
      </w:pPr>
      <w:bookmarkStart w:id="234" w:name="_Toc4756"/>
      <w:r>
        <w:rPr>
          <w:rFonts w:hint="eastAsia"/>
          <w:lang w:val="en-US" w:eastAsia="zh-CN"/>
        </w:rPr>
        <w:t>系统日志-搜索</w:t>
      </w:r>
      <w:bookmarkEnd w:id="234"/>
    </w:p>
    <w:p>
      <w:pPr>
        <w:rPr>
          <w:rFonts w:hint="eastAsia"/>
          <w:lang w:eastAsia="zh-CN"/>
        </w:rPr>
      </w:pPr>
      <w:r>
        <w:rPr>
          <w:rFonts w:hint="eastAsia"/>
          <w:lang w:eastAsia="zh-CN"/>
        </w:rPr>
        <w:t>标准搜索</w:t>
      </w:r>
    </w:p>
    <w:p>
      <w:pPr>
        <w:pStyle w:val="5"/>
      </w:pPr>
      <w:bookmarkStart w:id="235" w:name="_Toc3637"/>
      <w:r>
        <w:rPr>
          <w:rFonts w:hint="eastAsia"/>
          <w:lang w:val="en-US" w:eastAsia="zh-CN"/>
        </w:rPr>
        <w:t>停车场管理-基础数据管理-页面展示</w:t>
      </w:r>
      <w:bookmarkEnd w:id="235"/>
    </w:p>
    <w:p>
      <w:pPr>
        <w:pStyle w:val="19"/>
      </w:pPr>
      <w:bookmarkStart w:id="236" w:name="_Toc20483"/>
      <w:r>
        <w:rPr>
          <w:rFonts w:hint="eastAsia"/>
        </w:rPr>
        <w:t>原型界面</w:t>
      </w:r>
      <w:bookmarkEnd w:id="236"/>
    </w:p>
    <w:p>
      <w:pPr>
        <w:rPr>
          <w:rFonts w:hint="eastAsia" w:eastAsia="宋体"/>
          <w:lang w:eastAsia="zh-CN"/>
        </w:rPr>
      </w:pPr>
      <w:r>
        <w:drawing>
          <wp:inline distT="0" distB="0" distL="114300" distR="114300">
            <wp:extent cx="5270500" cy="3625215"/>
            <wp:effectExtent l="0" t="0" r="6350" b="13335"/>
            <wp:docPr id="125"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11"/>
                    <pic:cNvPicPr>
                      <a:picLocks noChangeAspect="1"/>
                    </pic:cNvPicPr>
                  </pic:nvPicPr>
                  <pic:blipFill>
                    <a:blip r:embed="rId24"/>
                    <a:stretch>
                      <a:fillRect/>
                    </a:stretch>
                  </pic:blipFill>
                  <pic:spPr>
                    <a:xfrm>
                      <a:off x="0" y="0"/>
                      <a:ext cx="5270500" cy="3625215"/>
                    </a:xfrm>
                    <a:prstGeom prst="rect">
                      <a:avLst/>
                    </a:prstGeom>
                    <a:noFill/>
                    <a:ln w="9525">
                      <a:noFill/>
                    </a:ln>
                  </pic:spPr>
                </pic:pic>
              </a:graphicData>
            </a:graphic>
          </wp:inline>
        </w:drawing>
      </w:r>
    </w:p>
    <w:p>
      <w:pPr>
        <w:keepNext/>
      </w:pPr>
    </w:p>
    <w:p>
      <w:pPr>
        <w:pStyle w:val="19"/>
        <w:rPr>
          <w:rFonts w:hint="eastAsia"/>
        </w:rPr>
      </w:pPr>
      <w:bookmarkStart w:id="237" w:name="_Toc24818"/>
      <w:r>
        <w:rPr>
          <w:rFonts w:hint="eastAsia"/>
        </w:rPr>
        <w:t>界面说明</w:t>
      </w:r>
      <w:bookmarkEnd w:id="237"/>
    </w:p>
    <w:tbl>
      <w:tblPr>
        <w:tblStyle w:val="16"/>
        <w:tblpPr w:leftFromText="180" w:rightFromText="180" w:vertAnchor="text" w:horzAnchor="page" w:tblpX="1909" w:tblpY="113"/>
        <w:tblW w:w="8495"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730"/>
        <w:gridCol w:w="1205"/>
        <w:gridCol w:w="1134"/>
        <w:gridCol w:w="1008"/>
        <w:gridCol w:w="4418"/>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730" w:type="dxa"/>
            <w:tcBorders>
              <w:top w:val="single" w:color="auto" w:sz="4" w:space="0"/>
              <w:lef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w:t>
            </w:r>
          </w:p>
        </w:tc>
        <w:tc>
          <w:tcPr>
            <w:tcW w:w="1205" w:type="dxa"/>
            <w:tcBorders>
              <w:top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界面元素</w:t>
            </w:r>
          </w:p>
        </w:tc>
        <w:tc>
          <w:tcPr>
            <w:tcW w:w="1134" w:type="dxa"/>
            <w:tcBorders>
              <w:top w:val="single" w:color="auto" w:sz="4" w:space="0"/>
            </w:tcBorders>
            <w:shd w:val="pct10" w:color="auto" w:fill="auto"/>
            <w:vAlign w:val="top"/>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类型</w:t>
            </w:r>
          </w:p>
        </w:tc>
        <w:tc>
          <w:tcPr>
            <w:tcW w:w="1008" w:type="dxa"/>
            <w:tcBorders>
              <w:top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数据来源</w:t>
            </w:r>
          </w:p>
        </w:tc>
        <w:tc>
          <w:tcPr>
            <w:tcW w:w="4418"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停车场编号</w:t>
            </w:r>
          </w:p>
        </w:tc>
        <w:tc>
          <w:tcPr>
            <w:tcW w:w="1134" w:type="dxa"/>
            <w:tcBorders>
              <w:top w:val="single" w:color="auto" w:sz="6" w:space="0"/>
              <w:bottom w:val="single" w:color="auto" w:sz="6" w:space="0"/>
            </w:tcBorders>
            <w:vAlign w:val="top"/>
          </w:tcPr>
          <w:p>
            <w:pPr>
              <w:jc w:val="center"/>
              <w:rPr>
                <w:rFonts w:ascii="Arial" w:hAnsi="Arial"/>
                <w:szCs w:val="18"/>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vAlign w:val="top"/>
          </w:tcPr>
          <w:p>
            <w:pPr>
              <w:jc w:val="center"/>
              <w:rPr>
                <w:rFonts w:ascii="Arial" w:hAnsi="Arial"/>
                <w:szCs w:val="18"/>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自定义编码</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停车场名称</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停车场经纬度</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选择经纬度</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val="en-US" w:eastAsia="zh-CN"/>
              </w:rPr>
            </w:pPr>
            <w:r>
              <w:rPr>
                <w:rFonts w:hint="eastAsia" w:ascii="Arial" w:hAnsi="Arial"/>
                <w:szCs w:val="18"/>
                <w:lang w:val="en-US" w:eastAsia="zh-CN"/>
              </w:rPr>
              <w:t>点击打开百度地图进行选点</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停车场图片</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图片</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r>
              <w:rPr>
                <w:rFonts w:hint="eastAsia" w:ascii="Arial" w:hAnsi="Arial"/>
                <w:szCs w:val="18"/>
                <w:lang w:val="en-US" w:eastAsia="zh-CN"/>
              </w:rPr>
              <w:t>预览</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eastAsia="zh-CN"/>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选择图片</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r>
              <w:rPr>
                <w:rFonts w:hint="eastAsia" w:ascii="Arial" w:hAnsi="Arial"/>
                <w:szCs w:val="18"/>
                <w:lang w:val="en-US" w:eastAsia="zh-CN"/>
              </w:rPr>
              <w:t>点击打开图片上传页面</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eastAsia="zh-CN"/>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地址</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eastAsia="zh-CN"/>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总车位数</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eastAsia="zh-CN"/>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临时车位总数</w:t>
            </w:r>
          </w:p>
        </w:tc>
        <w:tc>
          <w:tcPr>
            <w:tcW w:w="1134"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eastAsia="zh-CN"/>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固定车位总数</w:t>
            </w:r>
          </w:p>
        </w:tc>
        <w:tc>
          <w:tcPr>
            <w:tcW w:w="1134"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eastAsia="zh-CN"/>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租用车位总数</w:t>
            </w:r>
          </w:p>
        </w:tc>
        <w:tc>
          <w:tcPr>
            <w:tcW w:w="1134"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eastAsia="zh-CN"/>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免费车位总数</w:t>
            </w:r>
          </w:p>
        </w:tc>
        <w:tc>
          <w:tcPr>
            <w:tcW w:w="1134"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eastAsia="zh-CN"/>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预订车位总数</w:t>
            </w:r>
          </w:p>
        </w:tc>
        <w:tc>
          <w:tcPr>
            <w:tcW w:w="1134"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hint="eastAsia" w:ascii="Arial" w:hAnsi="Arial" w:eastAsia="宋体"/>
                <w:szCs w:val="18"/>
                <w:lang w:eastAsia="zh-CN"/>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默认车牌简称</w:t>
            </w:r>
          </w:p>
        </w:tc>
        <w:tc>
          <w:tcPr>
            <w:tcW w:w="1134"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p>
        </w:tc>
      </w:tr>
    </w:tbl>
    <w:p>
      <w:pPr>
        <w:rPr>
          <w:rFonts w:hint="eastAsia"/>
          <w:lang w:eastAsia="zh-CN"/>
        </w:rPr>
      </w:pPr>
    </w:p>
    <w:p>
      <w:pPr>
        <w:pStyle w:val="19"/>
        <w:rPr>
          <w:rFonts w:hint="eastAsia"/>
          <w:lang w:eastAsia="zh-CN"/>
        </w:rPr>
      </w:pPr>
      <w:bookmarkStart w:id="238" w:name="_Toc3531"/>
      <w:r>
        <w:rPr>
          <w:rFonts w:hint="eastAsia"/>
          <w:lang w:eastAsia="zh-CN"/>
        </w:rPr>
        <w:t>输入内容</w:t>
      </w:r>
      <w:bookmarkEnd w:id="238"/>
    </w:p>
    <w:p>
      <w:pPr>
        <w:rPr>
          <w:rFonts w:hint="eastAsia"/>
          <w:lang w:eastAsia="zh-CN"/>
        </w:rPr>
      </w:pPr>
      <w:r>
        <w:rPr>
          <w:rFonts w:hint="eastAsia"/>
          <w:lang w:eastAsia="zh-CN"/>
        </w:rPr>
        <w:t>无</w:t>
      </w:r>
    </w:p>
    <w:p>
      <w:pPr>
        <w:pStyle w:val="19"/>
        <w:rPr>
          <w:rFonts w:hint="eastAsia"/>
          <w:lang w:eastAsia="zh-CN"/>
        </w:rPr>
      </w:pPr>
      <w:bookmarkStart w:id="239" w:name="_Toc65"/>
      <w:r>
        <w:rPr>
          <w:rFonts w:hint="eastAsia"/>
          <w:lang w:eastAsia="zh-CN"/>
        </w:rPr>
        <w:t>输出内容</w:t>
      </w:r>
      <w:bookmarkEnd w:id="239"/>
    </w:p>
    <w:p>
      <w:pPr>
        <w:rPr>
          <w:rFonts w:hint="eastAsia" w:eastAsia="宋体"/>
          <w:lang w:eastAsia="zh-CN"/>
        </w:rPr>
      </w:pPr>
      <w:r>
        <w:rPr>
          <w:rFonts w:hint="eastAsia"/>
          <w:lang w:eastAsia="zh-CN"/>
        </w:rPr>
        <w:t>无</w:t>
      </w:r>
    </w:p>
    <w:p>
      <w:pPr>
        <w:pStyle w:val="19"/>
      </w:pPr>
      <w:bookmarkStart w:id="240" w:name="_Toc13838"/>
      <w:r>
        <w:rPr>
          <w:rFonts w:hint="eastAsia"/>
        </w:rPr>
        <w:t>用例</w:t>
      </w:r>
      <w:bookmarkEnd w:id="240"/>
    </w:p>
    <w:p>
      <w:pPr>
        <w:rPr>
          <w:rFonts w:hint="eastAsia"/>
          <w:lang w:eastAsia="zh-CN"/>
        </w:rPr>
      </w:pPr>
      <w:r>
        <w:rPr>
          <w:rFonts w:hint="eastAsia"/>
          <w:lang w:eastAsia="zh-CN"/>
        </w:rPr>
        <w:t>无</w:t>
      </w:r>
    </w:p>
    <w:p>
      <w:pPr>
        <w:pStyle w:val="5"/>
      </w:pPr>
      <w:bookmarkStart w:id="241" w:name="_Toc17545"/>
      <w:r>
        <w:rPr>
          <w:rFonts w:hint="eastAsia"/>
          <w:lang w:val="en-US" w:eastAsia="zh-CN"/>
        </w:rPr>
        <w:t>基础数据管理-编辑</w:t>
      </w:r>
      <w:bookmarkEnd w:id="241"/>
    </w:p>
    <w:p>
      <w:pPr>
        <w:pStyle w:val="19"/>
      </w:pPr>
      <w:bookmarkStart w:id="242" w:name="_Toc17185"/>
      <w:r>
        <w:rPr>
          <w:rFonts w:hint="eastAsia"/>
        </w:rPr>
        <w:t>原型界面</w:t>
      </w:r>
      <w:bookmarkEnd w:id="242"/>
    </w:p>
    <w:p>
      <w:pPr>
        <w:rPr>
          <w:rFonts w:hint="eastAsia" w:eastAsia="宋体"/>
          <w:lang w:eastAsia="zh-CN"/>
        </w:rPr>
      </w:pPr>
      <w:r>
        <w:rPr>
          <w:rFonts w:hint="eastAsia"/>
          <w:lang w:eastAsia="zh-CN"/>
        </w:rPr>
        <w:t>略</w:t>
      </w:r>
    </w:p>
    <w:p>
      <w:pPr>
        <w:keepNext/>
      </w:pPr>
    </w:p>
    <w:p>
      <w:pPr>
        <w:pStyle w:val="19"/>
        <w:rPr>
          <w:rFonts w:hint="eastAsia"/>
        </w:rPr>
      </w:pPr>
      <w:bookmarkStart w:id="243" w:name="_Toc23600"/>
      <w:r>
        <w:rPr>
          <w:rFonts w:hint="eastAsia"/>
        </w:rPr>
        <w:t>界面说明</w:t>
      </w:r>
      <w:bookmarkEnd w:id="243"/>
    </w:p>
    <w:p>
      <w:pPr>
        <w:rPr>
          <w:rFonts w:hint="eastAsia"/>
          <w:lang w:eastAsia="zh-CN"/>
        </w:rPr>
      </w:pPr>
      <w:r>
        <w:rPr>
          <w:rFonts w:hint="eastAsia"/>
          <w:lang w:eastAsia="zh-CN"/>
        </w:rPr>
        <w:t>无</w:t>
      </w:r>
    </w:p>
    <w:p>
      <w:pPr>
        <w:pStyle w:val="19"/>
        <w:rPr>
          <w:rFonts w:hint="eastAsia"/>
          <w:lang w:eastAsia="zh-CN"/>
        </w:rPr>
      </w:pPr>
      <w:bookmarkStart w:id="244" w:name="_Toc22955"/>
      <w:r>
        <w:rPr>
          <w:rFonts w:hint="eastAsia"/>
          <w:lang w:eastAsia="zh-CN"/>
        </w:rPr>
        <w:t>输入内容</w:t>
      </w:r>
      <w:bookmarkEnd w:id="244"/>
    </w:p>
    <w:tbl>
      <w:tblPr>
        <w:tblStyle w:val="16"/>
        <w:tblpPr w:leftFromText="180" w:rightFromText="180" w:vertAnchor="text" w:horzAnchor="page" w:tblpX="1909" w:tblpY="113"/>
        <w:tblW w:w="8002"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162"/>
        <w:gridCol w:w="1215"/>
        <w:gridCol w:w="1095"/>
        <w:gridCol w:w="3546"/>
        <w:gridCol w:w="984"/>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1162" w:type="dxa"/>
            <w:tcBorders>
              <w:top w:val="single" w:color="auto" w:sz="4" w:space="0"/>
              <w:lef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控件类型</w:t>
            </w:r>
          </w:p>
        </w:tc>
        <w:tc>
          <w:tcPr>
            <w:tcW w:w="1215" w:type="dxa"/>
            <w:tcBorders>
              <w:top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名称</w:t>
            </w:r>
          </w:p>
        </w:tc>
        <w:tc>
          <w:tcPr>
            <w:tcW w:w="1095" w:type="dxa"/>
            <w:tcBorders>
              <w:top w:val="single" w:color="auto" w:sz="4" w:space="0"/>
            </w:tcBorders>
            <w:shd w:val="pct10" w:color="auto" w:fill="auto"/>
            <w:vAlign w:val="top"/>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是否必填</w:t>
            </w:r>
          </w:p>
        </w:tc>
        <w:tc>
          <w:tcPr>
            <w:tcW w:w="3546" w:type="dxa"/>
            <w:tcBorders>
              <w:top w:val="single" w:color="auto" w:sz="4" w:space="0"/>
              <w:righ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约束条件</w:t>
            </w:r>
          </w:p>
        </w:tc>
        <w:tc>
          <w:tcPr>
            <w:tcW w:w="984"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eastAsia="宋体"/>
                <w:szCs w:val="18"/>
                <w:lang w:eastAsia="zh-CN"/>
              </w:rPr>
            </w:pPr>
            <w:r>
              <w:rPr>
                <w:rFonts w:hint="eastAsia"/>
                <w:szCs w:val="18"/>
                <w:lang w:eastAsia="zh-CN"/>
              </w:rPr>
              <w:t>停车场编号</w:t>
            </w:r>
          </w:p>
        </w:tc>
        <w:tc>
          <w:tcPr>
            <w:tcW w:w="1215" w:type="dxa"/>
            <w:tcBorders>
              <w:top w:val="single" w:color="auto" w:sz="6" w:space="0"/>
              <w:bottom w:val="single" w:color="auto" w:sz="6" w:space="0"/>
            </w:tcBorders>
            <w:textDirection w:val="lrTb"/>
            <w:vAlign w:val="top"/>
          </w:tcPr>
          <w:p>
            <w:pPr>
              <w:jc w:val="center"/>
              <w:rPr>
                <w:rFonts w:hint="eastAsia" w:eastAsia="宋体"/>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eastAsia="宋体"/>
                <w:szCs w:val="18"/>
                <w:lang w:val="en-US" w:eastAsia="zh-CN"/>
              </w:rPr>
            </w:pPr>
            <w:r>
              <w:rPr>
                <w:rFonts w:hint="eastAsia" w:ascii="Arial" w:hAnsi="Arial"/>
                <w:szCs w:val="18"/>
                <w:lang w:val="en-US" w:eastAsia="zh-CN"/>
              </w:rPr>
              <w:t>是</w:t>
            </w:r>
          </w:p>
        </w:tc>
        <w:tc>
          <w:tcPr>
            <w:tcW w:w="3546" w:type="dxa"/>
            <w:tcBorders>
              <w:top w:val="single" w:color="auto" w:sz="6" w:space="0"/>
              <w:bottom w:val="single" w:color="auto" w:sz="6" w:space="0"/>
              <w:right w:val="single" w:color="auto" w:sz="4" w:space="0"/>
            </w:tcBorders>
            <w:textDirection w:val="lrTb"/>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自定义编码</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停车场名称</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停车场经纬度</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停车场图片</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图片</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地址</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总车位数</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临时车位总数</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val="en-US"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szCs w:val="18"/>
                <w:lang w:eastAsia="zh-CN"/>
              </w:rPr>
            </w:pPr>
            <w:r>
              <w:rPr>
                <w:rFonts w:hint="eastAsia"/>
                <w:szCs w:val="18"/>
                <w:lang w:eastAsia="zh-CN"/>
              </w:rPr>
              <w:t>固定车位总数</w:t>
            </w:r>
          </w:p>
        </w:tc>
        <w:tc>
          <w:tcPr>
            <w:tcW w:w="1215"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val="en-US"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szCs w:val="18"/>
                <w:lang w:eastAsia="zh-CN"/>
              </w:rPr>
            </w:pPr>
            <w:r>
              <w:rPr>
                <w:rFonts w:hint="eastAsia"/>
                <w:szCs w:val="18"/>
                <w:lang w:eastAsia="zh-CN"/>
              </w:rPr>
              <w:t>租用车位总数</w:t>
            </w:r>
          </w:p>
        </w:tc>
        <w:tc>
          <w:tcPr>
            <w:tcW w:w="1215"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val="en-US"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szCs w:val="18"/>
                <w:lang w:eastAsia="zh-CN"/>
              </w:rPr>
            </w:pPr>
            <w:r>
              <w:rPr>
                <w:rFonts w:hint="eastAsia"/>
                <w:szCs w:val="18"/>
                <w:lang w:eastAsia="zh-CN"/>
              </w:rPr>
              <w:t>免费车位总数</w:t>
            </w:r>
          </w:p>
        </w:tc>
        <w:tc>
          <w:tcPr>
            <w:tcW w:w="1215"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val="en-US"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szCs w:val="18"/>
                <w:lang w:eastAsia="zh-CN"/>
              </w:rPr>
            </w:pPr>
            <w:r>
              <w:rPr>
                <w:rFonts w:hint="eastAsia"/>
                <w:szCs w:val="18"/>
                <w:lang w:eastAsia="zh-CN"/>
              </w:rPr>
              <w:t>预订车位总数</w:t>
            </w:r>
          </w:p>
        </w:tc>
        <w:tc>
          <w:tcPr>
            <w:tcW w:w="1215"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val="en-US"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szCs w:val="18"/>
                <w:lang w:eastAsia="zh-CN"/>
              </w:rPr>
            </w:pPr>
            <w:r>
              <w:rPr>
                <w:rFonts w:hint="eastAsia"/>
                <w:szCs w:val="18"/>
                <w:lang w:eastAsia="zh-CN"/>
              </w:rPr>
              <w:t>默认车牌简称</w:t>
            </w:r>
          </w:p>
        </w:tc>
        <w:tc>
          <w:tcPr>
            <w:tcW w:w="1215"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val="en-US"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bl>
    <w:p>
      <w:pPr>
        <w:rPr>
          <w:rFonts w:hint="eastAsia"/>
          <w:lang w:eastAsia="zh-CN"/>
        </w:rPr>
      </w:pPr>
    </w:p>
    <w:p>
      <w:pPr>
        <w:pStyle w:val="19"/>
        <w:rPr>
          <w:rFonts w:hint="eastAsia"/>
          <w:lang w:eastAsia="zh-CN"/>
        </w:rPr>
      </w:pPr>
      <w:bookmarkStart w:id="245" w:name="_Toc12723"/>
      <w:r>
        <w:rPr>
          <w:rFonts w:hint="eastAsia"/>
          <w:lang w:eastAsia="zh-CN"/>
        </w:rPr>
        <w:t>输出内容</w:t>
      </w:r>
      <w:bookmarkEnd w:id="245"/>
    </w:p>
    <w:p>
      <w:pPr>
        <w:rPr>
          <w:rFonts w:hint="eastAsia" w:eastAsia="宋体"/>
          <w:lang w:eastAsia="zh-CN"/>
        </w:rPr>
      </w:pPr>
      <w:r>
        <w:rPr>
          <w:rFonts w:hint="eastAsia"/>
          <w:lang w:eastAsia="zh-CN"/>
        </w:rPr>
        <w:t>无</w:t>
      </w:r>
    </w:p>
    <w:p>
      <w:pPr>
        <w:pStyle w:val="19"/>
      </w:pPr>
      <w:bookmarkStart w:id="246" w:name="_Toc30947"/>
      <w:r>
        <w:rPr>
          <w:rFonts w:hint="eastAsia"/>
        </w:rPr>
        <w:t>用例</w:t>
      </w:r>
      <w:bookmarkEnd w:id="246"/>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用户输入相关查询条件对相应数据进行搜索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页面数据更新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247" w:name="_Toc13165"/>
      <w:r>
        <w:rPr>
          <w:rFonts w:hint="eastAsia"/>
          <w:lang w:val="en-US" w:eastAsia="zh-CN"/>
        </w:rPr>
        <w:t>停车场管理-车场地图-页面展示</w:t>
      </w:r>
      <w:bookmarkEnd w:id="247"/>
    </w:p>
    <w:p>
      <w:pPr>
        <w:pStyle w:val="19"/>
      </w:pPr>
      <w:bookmarkStart w:id="248" w:name="_Toc6574"/>
      <w:r>
        <w:rPr>
          <w:rFonts w:hint="eastAsia"/>
        </w:rPr>
        <w:t>原型界面</w:t>
      </w:r>
      <w:bookmarkEnd w:id="248"/>
    </w:p>
    <w:p>
      <w:pPr>
        <w:rPr>
          <w:rFonts w:hint="eastAsia" w:eastAsia="宋体"/>
          <w:lang w:eastAsia="zh-CN"/>
        </w:rPr>
      </w:pPr>
      <w:r>
        <w:drawing>
          <wp:inline distT="0" distB="0" distL="114300" distR="114300">
            <wp:extent cx="5267325" cy="3608070"/>
            <wp:effectExtent l="0" t="0" r="9525" b="11430"/>
            <wp:docPr id="126"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12"/>
                    <pic:cNvPicPr>
                      <a:picLocks noChangeAspect="1"/>
                    </pic:cNvPicPr>
                  </pic:nvPicPr>
                  <pic:blipFill>
                    <a:blip r:embed="rId25"/>
                    <a:stretch>
                      <a:fillRect/>
                    </a:stretch>
                  </pic:blipFill>
                  <pic:spPr>
                    <a:xfrm>
                      <a:off x="0" y="0"/>
                      <a:ext cx="5267325" cy="3608070"/>
                    </a:xfrm>
                    <a:prstGeom prst="rect">
                      <a:avLst/>
                    </a:prstGeom>
                    <a:noFill/>
                    <a:ln w="9525">
                      <a:noFill/>
                    </a:ln>
                  </pic:spPr>
                </pic:pic>
              </a:graphicData>
            </a:graphic>
          </wp:inline>
        </w:drawing>
      </w:r>
    </w:p>
    <w:p>
      <w:pPr>
        <w:keepNext/>
      </w:pPr>
    </w:p>
    <w:p>
      <w:pPr>
        <w:pStyle w:val="19"/>
        <w:rPr>
          <w:rFonts w:hint="eastAsia"/>
        </w:rPr>
      </w:pPr>
      <w:bookmarkStart w:id="249" w:name="_Toc4805"/>
      <w:r>
        <w:rPr>
          <w:rFonts w:hint="eastAsia"/>
        </w:rPr>
        <w:t>界面说明</w:t>
      </w:r>
      <w:bookmarkEnd w:id="249"/>
    </w:p>
    <w:tbl>
      <w:tblPr>
        <w:tblStyle w:val="16"/>
        <w:tblpPr w:leftFromText="180" w:rightFromText="180" w:vertAnchor="text" w:horzAnchor="page" w:tblpX="1909" w:tblpY="113"/>
        <w:tblW w:w="8495"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730"/>
        <w:gridCol w:w="1205"/>
        <w:gridCol w:w="1134"/>
        <w:gridCol w:w="1008"/>
        <w:gridCol w:w="4418"/>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730" w:type="dxa"/>
            <w:tcBorders>
              <w:top w:val="single" w:color="auto" w:sz="4" w:space="0"/>
              <w:lef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w:t>
            </w:r>
          </w:p>
        </w:tc>
        <w:tc>
          <w:tcPr>
            <w:tcW w:w="1205" w:type="dxa"/>
            <w:tcBorders>
              <w:top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界面元素</w:t>
            </w:r>
          </w:p>
        </w:tc>
        <w:tc>
          <w:tcPr>
            <w:tcW w:w="1134" w:type="dxa"/>
            <w:tcBorders>
              <w:top w:val="single" w:color="auto" w:sz="4" w:space="0"/>
            </w:tcBorders>
            <w:shd w:val="pct10" w:color="auto" w:fill="auto"/>
            <w:vAlign w:val="top"/>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类型</w:t>
            </w:r>
          </w:p>
        </w:tc>
        <w:tc>
          <w:tcPr>
            <w:tcW w:w="1008" w:type="dxa"/>
            <w:tcBorders>
              <w:top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数据来源</w:t>
            </w:r>
          </w:p>
        </w:tc>
        <w:tc>
          <w:tcPr>
            <w:tcW w:w="4418"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地图编辑器</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编辑器</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车场总览</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表格</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实时数据，车位总数、占用车位、剩余车位</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今日之最</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表格</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实时数据，最大占用数、最大空闲数、平均占用数</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昨日概况</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表格</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使用率最高、使用率最低、周转率最高、周转率最低</w:t>
            </w:r>
          </w:p>
        </w:tc>
      </w:tr>
    </w:tbl>
    <w:p>
      <w:pPr>
        <w:rPr>
          <w:rFonts w:hint="eastAsia"/>
          <w:lang w:eastAsia="zh-CN"/>
        </w:rPr>
      </w:pPr>
    </w:p>
    <w:p>
      <w:pPr>
        <w:pStyle w:val="19"/>
        <w:rPr>
          <w:rFonts w:hint="eastAsia"/>
          <w:lang w:eastAsia="zh-CN"/>
        </w:rPr>
      </w:pPr>
      <w:bookmarkStart w:id="250" w:name="_Toc7073"/>
      <w:r>
        <w:rPr>
          <w:rFonts w:hint="eastAsia"/>
          <w:lang w:eastAsia="zh-CN"/>
        </w:rPr>
        <w:t>输入内容</w:t>
      </w:r>
      <w:bookmarkEnd w:id="250"/>
    </w:p>
    <w:p>
      <w:pPr>
        <w:rPr>
          <w:rFonts w:hint="eastAsia"/>
          <w:lang w:eastAsia="zh-CN"/>
        </w:rPr>
      </w:pPr>
      <w:r>
        <w:rPr>
          <w:rFonts w:hint="eastAsia"/>
          <w:lang w:eastAsia="zh-CN"/>
        </w:rPr>
        <w:t>无</w:t>
      </w:r>
    </w:p>
    <w:p>
      <w:pPr>
        <w:pStyle w:val="19"/>
        <w:rPr>
          <w:rFonts w:hint="eastAsia"/>
          <w:lang w:eastAsia="zh-CN"/>
        </w:rPr>
      </w:pPr>
      <w:bookmarkStart w:id="251" w:name="_Toc32153"/>
      <w:r>
        <w:rPr>
          <w:rFonts w:hint="eastAsia"/>
          <w:lang w:eastAsia="zh-CN"/>
        </w:rPr>
        <w:t>输出内容</w:t>
      </w:r>
      <w:bookmarkEnd w:id="251"/>
    </w:p>
    <w:p>
      <w:pPr>
        <w:rPr>
          <w:rFonts w:hint="eastAsia"/>
          <w:lang w:eastAsia="zh-CN"/>
        </w:rPr>
      </w:pPr>
      <w:r>
        <w:rPr>
          <w:rFonts w:hint="eastAsia"/>
          <w:lang w:eastAsia="zh-CN"/>
        </w:rPr>
        <w:t>无</w:t>
      </w:r>
    </w:p>
    <w:p>
      <w:pPr>
        <w:pStyle w:val="19"/>
      </w:pPr>
      <w:bookmarkStart w:id="252" w:name="_Toc5949"/>
      <w:r>
        <w:rPr>
          <w:rFonts w:hint="eastAsia"/>
        </w:rPr>
        <w:t>用例</w:t>
      </w:r>
      <w:bookmarkEnd w:id="252"/>
    </w:p>
    <w:p>
      <w:pPr>
        <w:rPr>
          <w:rFonts w:hint="eastAsia"/>
          <w:lang w:eastAsia="zh-CN"/>
        </w:rPr>
      </w:pPr>
      <w:r>
        <w:rPr>
          <w:rFonts w:hint="eastAsia"/>
          <w:lang w:eastAsia="zh-CN"/>
        </w:rPr>
        <w:t>无</w:t>
      </w:r>
    </w:p>
    <w:p>
      <w:pPr>
        <w:pStyle w:val="5"/>
      </w:pPr>
      <w:bookmarkStart w:id="253" w:name="_Toc11289"/>
      <w:r>
        <w:rPr>
          <w:rFonts w:hint="eastAsia"/>
          <w:lang w:val="en-US" w:eastAsia="zh-CN"/>
        </w:rPr>
        <w:t>车场地图-编辑</w:t>
      </w:r>
      <w:bookmarkEnd w:id="253"/>
    </w:p>
    <w:p>
      <w:pPr>
        <w:pStyle w:val="19"/>
      </w:pPr>
      <w:bookmarkStart w:id="254" w:name="_Toc9950"/>
      <w:r>
        <w:rPr>
          <w:rFonts w:hint="eastAsia"/>
        </w:rPr>
        <w:t>原型界面</w:t>
      </w:r>
      <w:bookmarkEnd w:id="254"/>
    </w:p>
    <w:p>
      <w:pPr>
        <w:rPr>
          <w:rFonts w:hint="eastAsia" w:eastAsia="宋体"/>
          <w:lang w:eastAsia="zh-CN"/>
        </w:rPr>
      </w:pPr>
      <w:r>
        <w:rPr>
          <w:rFonts w:hint="eastAsia"/>
          <w:lang w:eastAsia="zh-CN"/>
        </w:rPr>
        <w:t>参见地图编辑器</w:t>
      </w:r>
    </w:p>
    <w:p>
      <w:pPr>
        <w:keepNext/>
      </w:pPr>
    </w:p>
    <w:p>
      <w:pPr>
        <w:pStyle w:val="19"/>
        <w:rPr>
          <w:rFonts w:hint="eastAsia"/>
        </w:rPr>
      </w:pPr>
      <w:bookmarkStart w:id="255" w:name="_Toc11893"/>
      <w:r>
        <w:rPr>
          <w:rFonts w:hint="eastAsia"/>
        </w:rPr>
        <w:t>界面说明</w:t>
      </w:r>
      <w:bookmarkEnd w:id="255"/>
    </w:p>
    <w:p>
      <w:pPr>
        <w:rPr>
          <w:rFonts w:hint="eastAsia"/>
          <w:lang w:eastAsia="zh-CN"/>
        </w:rPr>
      </w:pPr>
      <w:r>
        <w:rPr>
          <w:rFonts w:hint="eastAsia"/>
          <w:lang w:eastAsia="zh-CN"/>
        </w:rPr>
        <w:t>无</w:t>
      </w:r>
    </w:p>
    <w:p>
      <w:pPr>
        <w:pStyle w:val="19"/>
        <w:rPr>
          <w:rFonts w:hint="eastAsia"/>
          <w:lang w:eastAsia="zh-CN"/>
        </w:rPr>
      </w:pPr>
      <w:bookmarkStart w:id="256" w:name="_Toc1066"/>
      <w:r>
        <w:rPr>
          <w:rFonts w:hint="eastAsia"/>
          <w:lang w:eastAsia="zh-CN"/>
        </w:rPr>
        <w:t>输入内容</w:t>
      </w:r>
      <w:bookmarkEnd w:id="256"/>
    </w:p>
    <w:p>
      <w:pPr>
        <w:rPr>
          <w:rFonts w:hint="eastAsia"/>
          <w:lang w:eastAsia="zh-CN"/>
        </w:rPr>
      </w:pPr>
      <w:r>
        <w:rPr>
          <w:rFonts w:hint="eastAsia"/>
          <w:lang w:eastAsia="zh-CN"/>
        </w:rPr>
        <w:t>《地图对应关系设置对照表excel》中有的所有数据都要列为编辑数据，并随着编辑自动保存到相应模块。</w:t>
      </w:r>
    </w:p>
    <w:p>
      <w:pPr>
        <w:pStyle w:val="19"/>
        <w:rPr>
          <w:rFonts w:hint="eastAsia"/>
          <w:lang w:eastAsia="zh-CN"/>
        </w:rPr>
      </w:pPr>
      <w:bookmarkStart w:id="257" w:name="_Toc270"/>
      <w:r>
        <w:rPr>
          <w:rFonts w:hint="eastAsia"/>
          <w:lang w:eastAsia="zh-CN"/>
        </w:rPr>
        <w:t>输出内容</w:t>
      </w:r>
      <w:bookmarkEnd w:id="257"/>
    </w:p>
    <w:p>
      <w:pPr>
        <w:rPr>
          <w:rFonts w:hint="eastAsia" w:eastAsia="宋体"/>
          <w:lang w:eastAsia="zh-CN"/>
        </w:rPr>
      </w:pPr>
      <w:r>
        <w:rPr>
          <w:rFonts w:hint="eastAsia"/>
          <w:lang w:eastAsia="zh-CN"/>
        </w:rPr>
        <w:t>无</w:t>
      </w:r>
    </w:p>
    <w:p>
      <w:pPr>
        <w:pStyle w:val="19"/>
      </w:pPr>
      <w:bookmarkStart w:id="258" w:name="_Toc1547"/>
      <w:r>
        <w:rPr>
          <w:rFonts w:hint="eastAsia"/>
        </w:rPr>
        <w:t>用例</w:t>
      </w:r>
      <w:bookmarkEnd w:id="258"/>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地图编辑器是</w:t>
            </w:r>
            <w:r>
              <w:rPr>
                <w:rFonts w:hint="eastAsia" w:ascii="Arial" w:hAnsi="Arial"/>
                <w:sz w:val="18"/>
                <w:szCs w:val="18"/>
                <w:lang w:val="en-US" w:eastAsia="zh-CN"/>
              </w:rPr>
              <w:t>MPGS中很多元素的新增和修改的入口，详见《地图对应关系设置对照表excel》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查看流程图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对应《地图对应关系设置对照表excel》关联数据有相应的更新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地图编辑器联动《地图对应关系设置对照表excel》中描述的相关内容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259" w:name="_Toc25347"/>
      <w:r>
        <w:rPr>
          <w:rFonts w:hint="eastAsia"/>
          <w:lang w:val="en-US" w:eastAsia="zh-CN"/>
        </w:rPr>
        <w:t>停车场管理-停车位管理-页面展示</w:t>
      </w:r>
      <w:bookmarkEnd w:id="259"/>
    </w:p>
    <w:p>
      <w:pPr>
        <w:pStyle w:val="19"/>
      </w:pPr>
      <w:bookmarkStart w:id="260" w:name="_Toc11136"/>
      <w:r>
        <w:rPr>
          <w:rFonts w:hint="eastAsia"/>
        </w:rPr>
        <w:t>原型界面</w:t>
      </w:r>
      <w:bookmarkEnd w:id="260"/>
    </w:p>
    <w:p>
      <w:pPr>
        <w:rPr>
          <w:rFonts w:hint="eastAsia" w:eastAsia="宋体"/>
          <w:lang w:eastAsia="zh-CN"/>
        </w:rPr>
      </w:pPr>
      <w:r>
        <w:drawing>
          <wp:inline distT="0" distB="0" distL="114300" distR="114300">
            <wp:extent cx="5271135" cy="1310640"/>
            <wp:effectExtent l="0" t="0" r="5715" b="3810"/>
            <wp:docPr id="127"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13"/>
                    <pic:cNvPicPr>
                      <a:picLocks noChangeAspect="1"/>
                    </pic:cNvPicPr>
                  </pic:nvPicPr>
                  <pic:blipFill>
                    <a:blip r:embed="rId26"/>
                    <a:stretch>
                      <a:fillRect/>
                    </a:stretch>
                  </pic:blipFill>
                  <pic:spPr>
                    <a:xfrm>
                      <a:off x="0" y="0"/>
                      <a:ext cx="5271135" cy="1310640"/>
                    </a:xfrm>
                    <a:prstGeom prst="rect">
                      <a:avLst/>
                    </a:prstGeom>
                    <a:noFill/>
                    <a:ln w="9525">
                      <a:noFill/>
                    </a:ln>
                  </pic:spPr>
                </pic:pic>
              </a:graphicData>
            </a:graphic>
          </wp:inline>
        </w:drawing>
      </w:r>
    </w:p>
    <w:p>
      <w:pPr>
        <w:keepNext/>
      </w:pPr>
    </w:p>
    <w:p>
      <w:pPr>
        <w:pStyle w:val="19"/>
        <w:rPr>
          <w:rFonts w:hint="eastAsia"/>
        </w:rPr>
      </w:pPr>
      <w:bookmarkStart w:id="261" w:name="_Toc2641"/>
      <w:r>
        <w:rPr>
          <w:rFonts w:hint="eastAsia"/>
        </w:rPr>
        <w:t>界面说明</w:t>
      </w:r>
      <w:bookmarkEnd w:id="261"/>
    </w:p>
    <w:tbl>
      <w:tblPr>
        <w:tblStyle w:val="16"/>
        <w:tblpPr w:leftFromText="180" w:rightFromText="180" w:vertAnchor="text" w:horzAnchor="page" w:tblpX="1909" w:tblpY="113"/>
        <w:tblW w:w="8495"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730"/>
        <w:gridCol w:w="1205"/>
        <w:gridCol w:w="1134"/>
        <w:gridCol w:w="1008"/>
        <w:gridCol w:w="4418"/>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730" w:type="dxa"/>
            <w:tcBorders>
              <w:top w:val="single" w:color="auto" w:sz="4" w:space="0"/>
              <w:lef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w:t>
            </w:r>
          </w:p>
        </w:tc>
        <w:tc>
          <w:tcPr>
            <w:tcW w:w="1205" w:type="dxa"/>
            <w:tcBorders>
              <w:top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界面元素</w:t>
            </w:r>
          </w:p>
        </w:tc>
        <w:tc>
          <w:tcPr>
            <w:tcW w:w="1134" w:type="dxa"/>
            <w:tcBorders>
              <w:top w:val="single" w:color="auto" w:sz="4" w:space="0"/>
            </w:tcBorders>
            <w:shd w:val="pct10" w:color="auto" w:fill="auto"/>
            <w:vAlign w:val="top"/>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类型</w:t>
            </w:r>
          </w:p>
        </w:tc>
        <w:tc>
          <w:tcPr>
            <w:tcW w:w="1008" w:type="dxa"/>
            <w:tcBorders>
              <w:top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数据来源</w:t>
            </w:r>
          </w:p>
        </w:tc>
        <w:tc>
          <w:tcPr>
            <w:tcW w:w="4418"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both"/>
              <w:rPr>
                <w:rFonts w:hint="eastAsia"/>
                <w:szCs w:val="18"/>
                <w:lang w:eastAsia="zh-CN"/>
              </w:rPr>
            </w:pPr>
            <w:r>
              <w:rPr>
                <w:rFonts w:hint="eastAsia"/>
                <w:szCs w:val="18"/>
                <w:lang w:eastAsia="zh-CN"/>
              </w:rPr>
              <w:t>车位编号</w:t>
            </w:r>
          </w:p>
        </w:tc>
        <w:tc>
          <w:tcPr>
            <w:tcW w:w="1134" w:type="dxa"/>
            <w:tcBorders>
              <w:top w:val="single" w:color="auto" w:sz="6" w:space="0"/>
              <w:bottom w:val="single" w:color="auto" w:sz="6" w:space="0"/>
            </w:tcBorders>
            <w:vAlign w:val="top"/>
          </w:tcPr>
          <w:p>
            <w:pPr>
              <w:jc w:val="center"/>
              <w:rPr>
                <w:rFonts w:ascii="Arial" w:hAnsi="Arial"/>
                <w:szCs w:val="18"/>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vAlign w:val="top"/>
          </w:tcPr>
          <w:p>
            <w:pPr>
              <w:jc w:val="center"/>
              <w:rPr>
                <w:rFonts w:ascii="Arial" w:hAnsi="Arial"/>
                <w:szCs w:val="18"/>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车位别称</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车位类型</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全部、临时车位、固定车位、租用车位、免费车位、预订车位。默认全部</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车位状态</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搜索</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导出</w:t>
            </w:r>
          </w:p>
        </w:tc>
        <w:tc>
          <w:tcPr>
            <w:tcW w:w="1134"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按钮</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szCs w:val="18"/>
                <w:lang w:eastAsia="zh-CN"/>
              </w:rPr>
            </w:pP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车位列表</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表格</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val="en-US" w:eastAsia="zh-CN"/>
              </w:rPr>
            </w:pPr>
            <w:r>
              <w:rPr>
                <w:rFonts w:hint="eastAsia" w:ascii="Arial" w:hAnsi="Arial"/>
                <w:szCs w:val="18"/>
                <w:lang w:val="en-US" w:eastAsia="zh-CN"/>
              </w:rPr>
              <w:t>序号、车位编号、车位类型、车位别称、车位状态、占用车辆、最后更新时间</w:t>
            </w:r>
          </w:p>
        </w:tc>
      </w:tr>
    </w:tbl>
    <w:p>
      <w:pPr>
        <w:rPr>
          <w:rFonts w:hint="eastAsia"/>
          <w:lang w:eastAsia="zh-CN"/>
        </w:rPr>
      </w:pPr>
    </w:p>
    <w:p>
      <w:pPr>
        <w:pStyle w:val="19"/>
        <w:rPr>
          <w:rFonts w:hint="eastAsia"/>
          <w:lang w:eastAsia="zh-CN"/>
        </w:rPr>
      </w:pPr>
      <w:bookmarkStart w:id="262" w:name="_Toc439"/>
      <w:r>
        <w:rPr>
          <w:rFonts w:hint="eastAsia"/>
          <w:lang w:eastAsia="zh-CN"/>
        </w:rPr>
        <w:t>输入内容</w:t>
      </w:r>
      <w:bookmarkEnd w:id="262"/>
    </w:p>
    <w:p>
      <w:pPr>
        <w:rPr>
          <w:rFonts w:hint="eastAsia"/>
          <w:lang w:eastAsia="zh-CN"/>
        </w:rPr>
      </w:pPr>
      <w:r>
        <w:rPr>
          <w:rFonts w:hint="eastAsia"/>
          <w:lang w:eastAsia="zh-CN"/>
        </w:rPr>
        <w:t>无</w:t>
      </w:r>
    </w:p>
    <w:p>
      <w:pPr>
        <w:pStyle w:val="19"/>
        <w:rPr>
          <w:rFonts w:hint="eastAsia"/>
          <w:lang w:eastAsia="zh-CN"/>
        </w:rPr>
      </w:pPr>
      <w:bookmarkStart w:id="263" w:name="_Toc27112"/>
      <w:r>
        <w:rPr>
          <w:rFonts w:hint="eastAsia"/>
          <w:lang w:eastAsia="zh-CN"/>
        </w:rPr>
        <w:t>输出内容</w:t>
      </w:r>
      <w:bookmarkEnd w:id="263"/>
    </w:p>
    <w:p>
      <w:pPr>
        <w:rPr>
          <w:rFonts w:hint="eastAsia"/>
          <w:lang w:eastAsia="zh-CN"/>
        </w:rPr>
      </w:pPr>
      <w:r>
        <w:rPr>
          <w:rFonts w:hint="eastAsia"/>
          <w:lang w:eastAsia="zh-CN"/>
        </w:rPr>
        <w:t>无</w:t>
      </w:r>
    </w:p>
    <w:p>
      <w:pPr>
        <w:pStyle w:val="19"/>
      </w:pPr>
      <w:bookmarkStart w:id="264" w:name="_Toc26715"/>
      <w:r>
        <w:rPr>
          <w:rFonts w:hint="eastAsia"/>
        </w:rPr>
        <w:t>用例</w:t>
      </w:r>
      <w:bookmarkEnd w:id="264"/>
    </w:p>
    <w:p>
      <w:pPr>
        <w:rPr>
          <w:rFonts w:hint="eastAsia"/>
          <w:lang w:eastAsia="zh-CN"/>
        </w:rPr>
      </w:pPr>
      <w:r>
        <w:rPr>
          <w:rFonts w:hint="eastAsia"/>
          <w:lang w:eastAsia="zh-CN"/>
        </w:rPr>
        <w:t>无</w:t>
      </w:r>
    </w:p>
    <w:p>
      <w:pPr>
        <w:pStyle w:val="5"/>
      </w:pPr>
      <w:bookmarkStart w:id="265" w:name="_Toc8539"/>
      <w:r>
        <w:rPr>
          <w:rFonts w:hint="eastAsia"/>
          <w:lang w:val="en-US" w:eastAsia="zh-CN"/>
        </w:rPr>
        <w:t>停车位管理-搜索</w:t>
      </w:r>
      <w:bookmarkEnd w:id="265"/>
    </w:p>
    <w:p>
      <w:pPr>
        <w:rPr>
          <w:rFonts w:hint="eastAsia"/>
          <w:lang w:val="en-US" w:eastAsia="zh-CN"/>
        </w:rPr>
      </w:pPr>
      <w:r>
        <w:rPr>
          <w:rFonts w:hint="eastAsia"/>
          <w:lang w:val="en-US" w:eastAsia="zh-CN"/>
        </w:rPr>
        <w:t>标准搜索</w:t>
      </w:r>
    </w:p>
    <w:p>
      <w:pPr>
        <w:pStyle w:val="5"/>
      </w:pPr>
      <w:bookmarkStart w:id="266" w:name="_Toc3328"/>
      <w:r>
        <w:rPr>
          <w:rFonts w:hint="eastAsia"/>
          <w:lang w:val="en-US" w:eastAsia="zh-CN"/>
        </w:rPr>
        <w:t>停车位管理-导出</w:t>
      </w:r>
      <w:bookmarkEnd w:id="266"/>
    </w:p>
    <w:p>
      <w:pPr>
        <w:rPr>
          <w:rFonts w:hint="eastAsia"/>
          <w:lang w:eastAsia="zh-CN"/>
        </w:rPr>
      </w:pPr>
      <w:r>
        <w:rPr>
          <w:rFonts w:hint="eastAsia"/>
          <w:lang w:eastAsia="zh-CN"/>
        </w:rPr>
        <w:t>标准导出</w:t>
      </w:r>
    </w:p>
    <w:p>
      <w:pPr>
        <w:pStyle w:val="5"/>
      </w:pPr>
      <w:bookmarkStart w:id="267" w:name="_Toc11029"/>
      <w:r>
        <w:rPr>
          <w:rFonts w:hint="eastAsia"/>
          <w:lang w:val="en-US" w:eastAsia="zh-CN"/>
        </w:rPr>
        <w:t>停车场管理-区域管理-页面展示</w:t>
      </w:r>
      <w:bookmarkEnd w:id="267"/>
    </w:p>
    <w:p>
      <w:pPr>
        <w:pStyle w:val="19"/>
      </w:pPr>
      <w:bookmarkStart w:id="268" w:name="_Toc32509"/>
      <w:r>
        <w:rPr>
          <w:rFonts w:hint="eastAsia"/>
        </w:rPr>
        <w:t>原型界面</w:t>
      </w:r>
      <w:bookmarkEnd w:id="268"/>
    </w:p>
    <w:p>
      <w:pPr>
        <w:rPr>
          <w:rFonts w:hint="eastAsia" w:eastAsia="宋体"/>
          <w:lang w:eastAsia="zh-CN"/>
        </w:rPr>
      </w:pPr>
      <w:r>
        <w:drawing>
          <wp:inline distT="0" distB="0" distL="114300" distR="114300">
            <wp:extent cx="5273675" cy="1144270"/>
            <wp:effectExtent l="0" t="0" r="3175" b="17780"/>
            <wp:docPr id="128"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14"/>
                    <pic:cNvPicPr>
                      <a:picLocks noChangeAspect="1"/>
                    </pic:cNvPicPr>
                  </pic:nvPicPr>
                  <pic:blipFill>
                    <a:blip r:embed="rId27"/>
                    <a:stretch>
                      <a:fillRect/>
                    </a:stretch>
                  </pic:blipFill>
                  <pic:spPr>
                    <a:xfrm>
                      <a:off x="0" y="0"/>
                      <a:ext cx="5273675" cy="1144270"/>
                    </a:xfrm>
                    <a:prstGeom prst="rect">
                      <a:avLst/>
                    </a:prstGeom>
                    <a:noFill/>
                    <a:ln w="9525">
                      <a:noFill/>
                    </a:ln>
                  </pic:spPr>
                </pic:pic>
              </a:graphicData>
            </a:graphic>
          </wp:inline>
        </w:drawing>
      </w:r>
    </w:p>
    <w:p>
      <w:pPr>
        <w:keepNext/>
      </w:pPr>
    </w:p>
    <w:p>
      <w:pPr>
        <w:pStyle w:val="19"/>
        <w:rPr>
          <w:rFonts w:hint="eastAsia"/>
        </w:rPr>
      </w:pPr>
      <w:bookmarkStart w:id="269" w:name="_Toc17723"/>
      <w:r>
        <w:rPr>
          <w:rFonts w:hint="eastAsia"/>
        </w:rPr>
        <w:t>界面说明</w:t>
      </w:r>
      <w:bookmarkEnd w:id="269"/>
    </w:p>
    <w:tbl>
      <w:tblPr>
        <w:tblStyle w:val="16"/>
        <w:tblpPr w:leftFromText="180" w:rightFromText="180" w:vertAnchor="text" w:horzAnchor="page" w:tblpX="1909" w:tblpY="113"/>
        <w:tblW w:w="8495"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730"/>
        <w:gridCol w:w="1205"/>
        <w:gridCol w:w="1134"/>
        <w:gridCol w:w="1008"/>
        <w:gridCol w:w="4418"/>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730" w:type="dxa"/>
            <w:tcBorders>
              <w:top w:val="single" w:color="auto" w:sz="4" w:space="0"/>
              <w:lef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w:t>
            </w:r>
          </w:p>
        </w:tc>
        <w:tc>
          <w:tcPr>
            <w:tcW w:w="1205" w:type="dxa"/>
            <w:tcBorders>
              <w:top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界面元素</w:t>
            </w:r>
          </w:p>
        </w:tc>
        <w:tc>
          <w:tcPr>
            <w:tcW w:w="1134" w:type="dxa"/>
            <w:tcBorders>
              <w:top w:val="single" w:color="auto" w:sz="4" w:space="0"/>
            </w:tcBorders>
            <w:shd w:val="pct10" w:color="auto" w:fill="auto"/>
            <w:vAlign w:val="top"/>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类型</w:t>
            </w:r>
          </w:p>
        </w:tc>
        <w:tc>
          <w:tcPr>
            <w:tcW w:w="1008" w:type="dxa"/>
            <w:tcBorders>
              <w:top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数据来源</w:t>
            </w:r>
          </w:p>
        </w:tc>
        <w:tc>
          <w:tcPr>
            <w:tcW w:w="4418"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both"/>
              <w:rPr>
                <w:rFonts w:hint="eastAsia"/>
                <w:szCs w:val="18"/>
                <w:lang w:eastAsia="zh-CN"/>
              </w:rPr>
            </w:pPr>
            <w:r>
              <w:rPr>
                <w:rFonts w:hint="eastAsia"/>
                <w:szCs w:val="18"/>
                <w:lang w:eastAsia="zh-CN"/>
              </w:rPr>
              <w:t>区域编号</w:t>
            </w:r>
          </w:p>
        </w:tc>
        <w:tc>
          <w:tcPr>
            <w:tcW w:w="1134" w:type="dxa"/>
            <w:tcBorders>
              <w:top w:val="single" w:color="auto" w:sz="6" w:space="0"/>
              <w:bottom w:val="single" w:color="auto" w:sz="6" w:space="0"/>
            </w:tcBorders>
            <w:vAlign w:val="top"/>
          </w:tcPr>
          <w:p>
            <w:pPr>
              <w:jc w:val="center"/>
              <w:rPr>
                <w:rFonts w:ascii="Arial" w:hAnsi="Arial"/>
                <w:szCs w:val="18"/>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vAlign w:val="top"/>
          </w:tcPr>
          <w:p>
            <w:pPr>
              <w:jc w:val="center"/>
              <w:rPr>
                <w:rFonts w:ascii="Arial" w:hAnsi="Arial"/>
                <w:szCs w:val="18"/>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区域名称</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输入框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hint="eastAsia" w:ascii="Arial" w:hAnsi="Arial"/>
                <w:szCs w:val="18"/>
                <w:lang w:eastAsia="zh-CN"/>
              </w:rPr>
              <w:t>默认为空</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区域类型</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下拉框</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用户选择</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szCs w:val="18"/>
                <w:lang w:eastAsia="zh-CN"/>
              </w:rPr>
              <w:t>全部、引导区域、统计区域。默认全部</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区域列表</w:t>
            </w:r>
          </w:p>
        </w:tc>
        <w:tc>
          <w:tcPr>
            <w:tcW w:w="1134" w:type="dxa"/>
            <w:tcBorders>
              <w:top w:val="single" w:color="auto" w:sz="6" w:space="0"/>
              <w:bottom w:val="single" w:color="auto" w:sz="6" w:space="0"/>
            </w:tcBorders>
            <w:vAlign w:val="top"/>
          </w:tcPr>
          <w:p>
            <w:pPr>
              <w:jc w:val="center"/>
              <w:rPr>
                <w:rFonts w:hint="eastAsia" w:ascii="Arial" w:hAnsi="Arial" w:eastAsia="宋体"/>
                <w:szCs w:val="18"/>
                <w:lang w:eastAsia="zh-CN"/>
              </w:rPr>
            </w:pPr>
            <w:r>
              <w:rPr>
                <w:rFonts w:hint="eastAsia" w:ascii="Arial" w:hAnsi="Arial"/>
                <w:szCs w:val="18"/>
                <w:lang w:eastAsia="zh-CN"/>
              </w:rPr>
              <w:t>表格</w:t>
            </w:r>
          </w:p>
        </w:tc>
        <w:tc>
          <w:tcPr>
            <w:tcW w:w="1008" w:type="dxa"/>
            <w:tcBorders>
              <w:top w:val="single" w:color="auto" w:sz="6" w:space="0"/>
              <w:bottom w:val="single" w:color="auto" w:sz="6" w:space="0"/>
              <w:right w:val="single" w:color="auto" w:sz="4" w:space="0"/>
            </w:tcBorders>
            <w:vAlign w:val="top"/>
          </w:tcPr>
          <w:p>
            <w:pPr>
              <w:jc w:val="center"/>
              <w:rPr>
                <w:rFonts w:hint="eastAsia" w:ascii="Arial" w:hAnsi="Arial" w:eastAsia="宋体"/>
                <w:szCs w:val="18"/>
                <w:lang w:eastAsia="zh-CN"/>
              </w:rPr>
            </w:pPr>
            <w:r>
              <w:rPr>
                <w:rFonts w:hint="eastAsia" w:ascii="Arial" w:hAnsi="Arial"/>
                <w:szCs w:val="18"/>
                <w:lang w:eastAsia="zh-CN"/>
              </w:rPr>
              <w:t>后台获取</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val="en-US" w:eastAsia="zh-CN"/>
              </w:rPr>
            </w:pPr>
            <w:r>
              <w:rPr>
                <w:rFonts w:hint="eastAsia" w:ascii="Arial" w:hAnsi="Arial"/>
                <w:szCs w:val="18"/>
                <w:lang w:val="en-US" w:eastAsia="zh-CN"/>
              </w:rPr>
              <w:t>序号、区域编号、区域类型、区域名称、区域车位总数（点击可查看该区域的剩余车位）、区域地图（点击可打开地图编辑器的浏览模式，并高亮当前区域）</w:t>
            </w:r>
          </w:p>
        </w:tc>
      </w:tr>
    </w:tbl>
    <w:p>
      <w:pPr>
        <w:rPr>
          <w:rFonts w:hint="eastAsia"/>
          <w:lang w:eastAsia="zh-CN"/>
        </w:rPr>
      </w:pPr>
    </w:p>
    <w:p>
      <w:pPr>
        <w:pStyle w:val="19"/>
        <w:rPr>
          <w:rFonts w:hint="eastAsia"/>
          <w:lang w:eastAsia="zh-CN"/>
        </w:rPr>
      </w:pPr>
      <w:bookmarkStart w:id="270" w:name="_Toc1869"/>
      <w:r>
        <w:rPr>
          <w:rFonts w:hint="eastAsia"/>
          <w:lang w:eastAsia="zh-CN"/>
        </w:rPr>
        <w:t>输入内容</w:t>
      </w:r>
      <w:bookmarkEnd w:id="270"/>
    </w:p>
    <w:p>
      <w:pPr>
        <w:rPr>
          <w:rFonts w:hint="eastAsia"/>
          <w:lang w:eastAsia="zh-CN"/>
        </w:rPr>
      </w:pPr>
      <w:r>
        <w:rPr>
          <w:rFonts w:hint="eastAsia"/>
          <w:lang w:eastAsia="zh-CN"/>
        </w:rPr>
        <w:t>无</w:t>
      </w:r>
    </w:p>
    <w:p>
      <w:pPr>
        <w:pStyle w:val="19"/>
        <w:rPr>
          <w:rFonts w:hint="eastAsia"/>
          <w:lang w:eastAsia="zh-CN"/>
        </w:rPr>
      </w:pPr>
      <w:bookmarkStart w:id="271" w:name="_Toc12966"/>
      <w:r>
        <w:rPr>
          <w:rFonts w:hint="eastAsia"/>
          <w:lang w:eastAsia="zh-CN"/>
        </w:rPr>
        <w:t>输出内容</w:t>
      </w:r>
      <w:bookmarkEnd w:id="271"/>
    </w:p>
    <w:p/>
    <w:p>
      <w:pPr>
        <w:rPr>
          <w:rFonts w:hint="eastAsia"/>
          <w:lang w:eastAsia="zh-CN"/>
        </w:rPr>
      </w:pPr>
      <w:r>
        <w:rPr>
          <w:rFonts w:hint="eastAsia"/>
          <w:lang w:eastAsia="zh-CN"/>
        </w:rPr>
        <w:t>无</w:t>
      </w:r>
    </w:p>
    <w:p>
      <w:pPr>
        <w:pStyle w:val="19"/>
      </w:pPr>
      <w:bookmarkStart w:id="272" w:name="_Toc3103"/>
      <w:r>
        <w:rPr>
          <w:rFonts w:hint="eastAsia"/>
        </w:rPr>
        <w:t>用例</w:t>
      </w:r>
      <w:bookmarkEnd w:id="272"/>
    </w:p>
    <w:p>
      <w:pPr>
        <w:rPr>
          <w:rFonts w:hint="eastAsia"/>
          <w:lang w:eastAsia="zh-CN"/>
        </w:rPr>
      </w:pPr>
      <w:r>
        <w:rPr>
          <w:rFonts w:hint="eastAsia"/>
          <w:lang w:eastAsia="zh-CN"/>
        </w:rPr>
        <w:t>无</w:t>
      </w:r>
    </w:p>
    <w:p>
      <w:pPr>
        <w:pStyle w:val="5"/>
      </w:pPr>
      <w:bookmarkStart w:id="273" w:name="_Toc7318"/>
      <w:r>
        <w:rPr>
          <w:rFonts w:hint="eastAsia"/>
          <w:lang w:val="en-US" w:eastAsia="zh-CN"/>
        </w:rPr>
        <w:t>区域管理-搜索</w:t>
      </w:r>
      <w:bookmarkEnd w:id="273"/>
    </w:p>
    <w:p>
      <w:pPr>
        <w:rPr>
          <w:rFonts w:hint="eastAsia" w:eastAsia="宋体"/>
          <w:lang w:eastAsia="zh-CN"/>
        </w:rPr>
      </w:pPr>
      <w:r>
        <w:rPr>
          <w:rFonts w:hint="eastAsia"/>
          <w:lang w:eastAsia="zh-CN"/>
        </w:rPr>
        <w:t>标准搜索</w:t>
      </w:r>
    </w:p>
    <w:p>
      <w:pPr>
        <w:pStyle w:val="5"/>
      </w:pPr>
      <w:bookmarkStart w:id="274" w:name="_Toc17983"/>
      <w:r>
        <w:rPr>
          <w:rFonts w:hint="eastAsia"/>
          <w:lang w:val="en-US" w:eastAsia="zh-CN"/>
        </w:rPr>
        <w:t>区域管理-导出</w:t>
      </w:r>
      <w:bookmarkEnd w:id="274"/>
    </w:p>
    <w:p>
      <w:pPr>
        <w:rPr>
          <w:rFonts w:hint="eastAsia" w:eastAsia="宋体"/>
          <w:lang w:eastAsia="zh-CN"/>
        </w:rPr>
      </w:pPr>
      <w:r>
        <w:rPr>
          <w:rFonts w:hint="eastAsia"/>
          <w:lang w:eastAsia="zh-CN"/>
        </w:rPr>
        <w:t>标准导出</w:t>
      </w:r>
    </w:p>
    <w:p>
      <w:pPr>
        <w:pStyle w:val="5"/>
      </w:pPr>
      <w:bookmarkStart w:id="275" w:name="_Toc25354"/>
      <w:r>
        <w:rPr>
          <w:rFonts w:hint="eastAsia"/>
          <w:lang w:val="en-US" w:eastAsia="zh-CN"/>
        </w:rPr>
        <w:t>停车场管理-基础参数配置-页面展示</w:t>
      </w:r>
      <w:bookmarkEnd w:id="275"/>
    </w:p>
    <w:p>
      <w:pPr>
        <w:pStyle w:val="19"/>
      </w:pPr>
      <w:bookmarkStart w:id="276" w:name="_Toc32389"/>
      <w:r>
        <w:rPr>
          <w:rFonts w:hint="eastAsia"/>
        </w:rPr>
        <w:t>原型界面</w:t>
      </w:r>
      <w:bookmarkEnd w:id="276"/>
    </w:p>
    <w:p>
      <w:pPr>
        <w:rPr>
          <w:rFonts w:hint="eastAsia" w:eastAsia="宋体"/>
          <w:lang w:eastAsia="zh-CN"/>
        </w:rPr>
      </w:pPr>
      <w:r>
        <w:drawing>
          <wp:inline distT="0" distB="0" distL="114300" distR="114300">
            <wp:extent cx="5273040" cy="4227830"/>
            <wp:effectExtent l="0" t="0" r="3810" b="1270"/>
            <wp:docPr id="129"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15"/>
                    <pic:cNvPicPr>
                      <a:picLocks noChangeAspect="1"/>
                    </pic:cNvPicPr>
                  </pic:nvPicPr>
                  <pic:blipFill>
                    <a:blip r:embed="rId28"/>
                    <a:stretch>
                      <a:fillRect/>
                    </a:stretch>
                  </pic:blipFill>
                  <pic:spPr>
                    <a:xfrm>
                      <a:off x="0" y="0"/>
                      <a:ext cx="5273040" cy="4227830"/>
                    </a:xfrm>
                    <a:prstGeom prst="rect">
                      <a:avLst/>
                    </a:prstGeom>
                    <a:noFill/>
                    <a:ln w="9525">
                      <a:noFill/>
                    </a:ln>
                  </pic:spPr>
                </pic:pic>
              </a:graphicData>
            </a:graphic>
          </wp:inline>
        </w:drawing>
      </w:r>
    </w:p>
    <w:p>
      <w:pPr>
        <w:keepNext/>
      </w:pPr>
    </w:p>
    <w:p>
      <w:pPr>
        <w:pStyle w:val="19"/>
        <w:rPr>
          <w:rFonts w:hint="eastAsia"/>
        </w:rPr>
      </w:pPr>
      <w:bookmarkStart w:id="277" w:name="_Toc22764"/>
      <w:r>
        <w:rPr>
          <w:rFonts w:hint="eastAsia"/>
        </w:rPr>
        <w:t>界面说明</w:t>
      </w:r>
      <w:bookmarkEnd w:id="277"/>
    </w:p>
    <w:tbl>
      <w:tblPr>
        <w:tblStyle w:val="16"/>
        <w:tblpPr w:leftFromText="180" w:rightFromText="180" w:vertAnchor="text" w:horzAnchor="page" w:tblpX="1909" w:tblpY="113"/>
        <w:tblW w:w="8495"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730"/>
        <w:gridCol w:w="1205"/>
        <w:gridCol w:w="1134"/>
        <w:gridCol w:w="1008"/>
        <w:gridCol w:w="4418"/>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730" w:type="dxa"/>
            <w:tcBorders>
              <w:top w:val="single" w:color="auto" w:sz="4" w:space="0"/>
              <w:lef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w:t>
            </w:r>
          </w:p>
        </w:tc>
        <w:tc>
          <w:tcPr>
            <w:tcW w:w="1205" w:type="dxa"/>
            <w:tcBorders>
              <w:top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界面元素</w:t>
            </w:r>
          </w:p>
        </w:tc>
        <w:tc>
          <w:tcPr>
            <w:tcW w:w="1134" w:type="dxa"/>
            <w:tcBorders>
              <w:top w:val="single" w:color="auto" w:sz="4" w:space="0"/>
            </w:tcBorders>
            <w:shd w:val="pct10" w:color="auto" w:fill="auto"/>
            <w:vAlign w:val="top"/>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类型</w:t>
            </w:r>
          </w:p>
        </w:tc>
        <w:tc>
          <w:tcPr>
            <w:tcW w:w="1008" w:type="dxa"/>
            <w:tcBorders>
              <w:top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数据来源</w:t>
            </w:r>
          </w:p>
        </w:tc>
        <w:tc>
          <w:tcPr>
            <w:tcW w:w="4418"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both"/>
              <w:rPr>
                <w:rFonts w:hint="eastAsia"/>
                <w:szCs w:val="18"/>
                <w:lang w:eastAsia="zh-CN"/>
              </w:rPr>
            </w:pPr>
            <w:r>
              <w:rPr>
                <w:rFonts w:hint="eastAsia"/>
                <w:szCs w:val="18"/>
                <w:lang w:eastAsia="zh-CN"/>
              </w:rPr>
              <w:t>车位最短变更时限（秒）</w:t>
            </w:r>
          </w:p>
        </w:tc>
        <w:tc>
          <w:tcPr>
            <w:tcW w:w="1134" w:type="dxa"/>
            <w:tcBorders>
              <w:top w:val="single" w:color="auto" w:sz="6" w:space="0"/>
              <w:bottom w:val="single" w:color="auto" w:sz="6" w:space="0"/>
            </w:tcBorders>
            <w:vAlign w:val="top"/>
          </w:tcPr>
          <w:p>
            <w:pPr>
              <w:jc w:val="center"/>
              <w:rPr>
                <w:rFonts w:ascii="Arial" w:hAnsi="Arial"/>
                <w:szCs w:val="18"/>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vAlign w:val="top"/>
          </w:tcPr>
          <w:p>
            <w:pPr>
              <w:jc w:val="center"/>
              <w:rPr>
                <w:rFonts w:ascii="Arial" w:hAnsi="Arial"/>
                <w:szCs w:val="18"/>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ascii="Arial" w:hAnsi="Arial"/>
                <w:szCs w:val="18"/>
              </w:rPr>
              <w:t>小于此变更范围内的变化，只做记录，不触发业务处理</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接受车位变化的最小模糊阈值</w:t>
            </w:r>
          </w:p>
        </w:tc>
        <w:tc>
          <w:tcPr>
            <w:tcW w:w="1134" w:type="dxa"/>
            <w:tcBorders>
              <w:top w:val="single" w:color="auto" w:sz="6" w:space="0"/>
              <w:bottom w:val="single" w:color="auto" w:sz="6" w:space="0"/>
            </w:tcBorders>
            <w:textDirection w:val="lrTb"/>
            <w:vAlign w:val="top"/>
          </w:tcPr>
          <w:p>
            <w:pPr>
              <w:jc w:val="center"/>
              <w:rPr>
                <w:rFonts w:hint="eastAsia" w:ascii="Arial" w:hAnsi="Arial" w:eastAsia="宋体"/>
                <w:szCs w:val="18"/>
                <w:lang w:eastAsia="zh-CN"/>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eastAsia="宋体"/>
                <w:szCs w:val="18"/>
                <w:lang w:eastAsia="zh-CN"/>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r>
              <w:rPr>
                <w:rFonts w:ascii="Arial" w:hAnsi="Arial"/>
                <w:szCs w:val="18"/>
              </w:rPr>
              <w:t>前后车位车牌的对比阈值需要大于这个数才接受</w:t>
            </w:r>
            <w:r>
              <w:rPr>
                <w:rFonts w:hint="default" w:ascii="Arial" w:hAnsi="Arial"/>
                <w:szCs w:val="18"/>
              </w:rPr>
              <w:t>，否则只作为记录，不做业务处理</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接受无牌车数据</w:t>
            </w:r>
          </w:p>
        </w:tc>
        <w:tc>
          <w:tcPr>
            <w:tcW w:w="1134" w:type="dxa"/>
            <w:tcBorders>
              <w:top w:val="single" w:color="auto" w:sz="6" w:space="0"/>
              <w:bottom w:val="single" w:color="auto" w:sz="6" w:space="0"/>
            </w:tcBorders>
            <w:textDirection w:val="lrTb"/>
            <w:vAlign w:val="top"/>
          </w:tcPr>
          <w:p>
            <w:pPr>
              <w:jc w:val="center"/>
              <w:rPr>
                <w:rFonts w:hint="eastAsia" w:ascii="Arial" w:hAnsi="Arial" w:eastAsia="宋体"/>
                <w:szCs w:val="18"/>
                <w:lang w:eastAsia="zh-CN"/>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eastAsia="宋体"/>
                <w:szCs w:val="18"/>
                <w:lang w:eastAsia="zh-CN"/>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r>
              <w:rPr>
                <w:rFonts w:hint="eastAsia" w:ascii="Arial" w:hAnsi="Arial" w:eastAsia="宋体"/>
                <w:szCs w:val="18"/>
                <w:lang w:eastAsia="zh-CN"/>
              </w:rPr>
              <w:t>关闭后对无牌车数据只做记录，不做业务处理。</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eastAsia="宋体"/>
                <w:szCs w:val="18"/>
                <w:lang w:eastAsia="zh-CN"/>
              </w:rPr>
            </w:pPr>
            <w:r>
              <w:rPr>
                <w:rFonts w:hint="eastAsia"/>
                <w:szCs w:val="18"/>
                <w:lang w:eastAsia="zh-CN"/>
              </w:rPr>
              <w:t>无牌车接受业务变化的最小次数</w:t>
            </w:r>
          </w:p>
        </w:tc>
        <w:tc>
          <w:tcPr>
            <w:tcW w:w="1134" w:type="dxa"/>
            <w:tcBorders>
              <w:top w:val="single" w:color="auto" w:sz="6" w:space="0"/>
              <w:bottom w:val="single" w:color="auto" w:sz="6" w:space="0"/>
            </w:tcBorders>
            <w:textDirection w:val="lrTb"/>
            <w:vAlign w:val="top"/>
          </w:tcPr>
          <w:p>
            <w:pPr>
              <w:jc w:val="center"/>
              <w:rPr>
                <w:rFonts w:hint="eastAsia" w:ascii="Arial" w:hAnsi="Arial" w:eastAsia="宋体"/>
                <w:szCs w:val="18"/>
                <w:lang w:eastAsia="zh-CN"/>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eastAsia="宋体"/>
                <w:szCs w:val="18"/>
                <w:lang w:eastAsia="zh-CN"/>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val="en-US" w:eastAsia="zh-CN"/>
              </w:rPr>
            </w:pPr>
            <w:r>
              <w:rPr>
                <w:rFonts w:hint="eastAsia" w:ascii="Arial" w:hAnsi="Arial" w:eastAsia="宋体"/>
                <w:szCs w:val="18"/>
                <w:lang w:val="en-US" w:eastAsia="zh-CN"/>
              </w:rPr>
              <w:t>如果是上报无牌车（注意，不是未知，不能检测出车牌的是未知），最少上报多少次才触发业务</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车场模糊匹配阈值</w:t>
            </w:r>
          </w:p>
        </w:tc>
        <w:tc>
          <w:tcPr>
            <w:tcW w:w="1134"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szCs w:val="18"/>
                <w:lang w:eastAsia="zh-CN"/>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区域模糊匹配阈值</w:t>
            </w:r>
          </w:p>
        </w:tc>
        <w:tc>
          <w:tcPr>
            <w:tcW w:w="1134"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szCs w:val="18"/>
                <w:lang w:eastAsia="zh-CN"/>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同一车位在指定时间内相同车牌合并为一条记录（秒）</w:t>
            </w:r>
          </w:p>
        </w:tc>
        <w:tc>
          <w:tcPr>
            <w:tcW w:w="1134"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szCs w:val="18"/>
                <w:lang w:eastAsia="zh-CN"/>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r>
              <w:rPr>
                <w:rFonts w:hint="eastAsia" w:ascii="Arial" w:hAnsi="Arial"/>
                <w:szCs w:val="18"/>
                <w:lang w:val="en-US" w:eastAsia="zh-CN"/>
              </w:rPr>
              <w:t>开启模糊匹配后，模糊匹配的也算。合并的前提是在这段时间内只存在无车或无牌车状态，合并后中间的无车或无牌车停放会列为异常出场（已完结）或异常在场（未完结）。触发类型为自动触发，异常类型为同车位车牌合并</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730" w:type="dxa"/>
            <w:tcBorders>
              <w:top w:val="single" w:color="auto" w:sz="6" w:space="0"/>
              <w:left w:val="single" w:color="auto" w:sz="4" w:space="0"/>
              <w:bottom w:val="single" w:color="auto" w:sz="6" w:space="0"/>
            </w:tcBorders>
            <w:vAlign w:val="top"/>
          </w:tcPr>
          <w:p>
            <w:pPr>
              <w:jc w:val="center"/>
              <w:rPr>
                <w:rFonts w:ascii="Arial" w:hAnsi="Arial"/>
                <w:szCs w:val="18"/>
              </w:rPr>
            </w:pPr>
          </w:p>
        </w:tc>
        <w:tc>
          <w:tcPr>
            <w:tcW w:w="1205" w:type="dxa"/>
            <w:tcBorders>
              <w:top w:val="single" w:color="auto" w:sz="6" w:space="0"/>
              <w:bottom w:val="single" w:color="auto" w:sz="6" w:space="0"/>
            </w:tcBorders>
            <w:vAlign w:val="top"/>
          </w:tcPr>
          <w:p>
            <w:pPr>
              <w:jc w:val="center"/>
              <w:rPr>
                <w:rFonts w:hint="eastAsia"/>
                <w:szCs w:val="18"/>
                <w:lang w:eastAsia="zh-CN"/>
              </w:rPr>
            </w:pPr>
            <w:r>
              <w:rPr>
                <w:rFonts w:hint="eastAsia"/>
                <w:szCs w:val="18"/>
                <w:lang w:eastAsia="zh-CN"/>
              </w:rPr>
              <w:t>停车时间小于指定分钟数列为异常出场（分）</w:t>
            </w:r>
          </w:p>
        </w:tc>
        <w:tc>
          <w:tcPr>
            <w:tcW w:w="1134" w:type="dxa"/>
            <w:tcBorders>
              <w:top w:val="single" w:color="auto" w:sz="6"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rPr>
              <w:t>输入框</w:t>
            </w:r>
          </w:p>
        </w:tc>
        <w:tc>
          <w:tcPr>
            <w:tcW w:w="1008" w:type="dxa"/>
            <w:tcBorders>
              <w:top w:val="single" w:color="auto" w:sz="6" w:space="0"/>
              <w:bottom w:val="single" w:color="auto" w:sz="6" w:space="0"/>
              <w:right w:val="single" w:color="auto" w:sz="4" w:space="0"/>
            </w:tcBorders>
            <w:textDirection w:val="lrTb"/>
            <w:vAlign w:val="top"/>
          </w:tcPr>
          <w:p>
            <w:pPr>
              <w:jc w:val="center"/>
              <w:rPr>
                <w:rFonts w:hint="eastAsia" w:ascii="Arial" w:hAnsi="Arial"/>
                <w:szCs w:val="18"/>
                <w:lang w:eastAsia="zh-CN"/>
              </w:rPr>
            </w:pPr>
            <w:r>
              <w:rPr>
                <w:rFonts w:hint="eastAsia" w:ascii="Arial" w:hAnsi="Arial"/>
                <w:szCs w:val="18"/>
              </w:rPr>
              <w:t>用户输入</w:t>
            </w:r>
          </w:p>
        </w:tc>
        <w:tc>
          <w:tcPr>
            <w:tcW w:w="4418"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szCs w:val="18"/>
                <w:lang w:val="en-US" w:eastAsia="zh-CN"/>
              </w:rPr>
            </w:pPr>
            <w:r>
              <w:rPr>
                <w:rFonts w:hint="eastAsia" w:ascii="Arial" w:hAnsi="Arial"/>
                <w:szCs w:val="18"/>
                <w:lang w:val="en-US" w:eastAsia="zh-CN"/>
              </w:rPr>
              <w:t>比如2分钟内的变化不列为正常，不列入统计，划分为异常离场</w:t>
            </w:r>
          </w:p>
        </w:tc>
      </w:tr>
    </w:tbl>
    <w:p>
      <w:pPr>
        <w:rPr>
          <w:rFonts w:hint="eastAsia"/>
          <w:lang w:eastAsia="zh-CN"/>
        </w:rPr>
      </w:pPr>
    </w:p>
    <w:p>
      <w:pPr>
        <w:pStyle w:val="19"/>
        <w:rPr>
          <w:rFonts w:hint="eastAsia"/>
          <w:lang w:eastAsia="zh-CN"/>
        </w:rPr>
      </w:pPr>
      <w:bookmarkStart w:id="278" w:name="_Toc31716"/>
      <w:r>
        <w:rPr>
          <w:rFonts w:hint="eastAsia"/>
          <w:lang w:eastAsia="zh-CN"/>
        </w:rPr>
        <w:t>输入内容</w:t>
      </w:r>
      <w:bookmarkEnd w:id="278"/>
    </w:p>
    <w:p>
      <w:pPr>
        <w:rPr>
          <w:rFonts w:hint="eastAsia"/>
          <w:lang w:eastAsia="zh-CN"/>
        </w:rPr>
      </w:pPr>
      <w:r>
        <w:rPr>
          <w:rFonts w:hint="eastAsia"/>
          <w:lang w:eastAsia="zh-CN"/>
        </w:rPr>
        <w:t>无</w:t>
      </w:r>
    </w:p>
    <w:p>
      <w:pPr>
        <w:pStyle w:val="19"/>
        <w:rPr>
          <w:rFonts w:hint="eastAsia"/>
          <w:lang w:eastAsia="zh-CN"/>
        </w:rPr>
      </w:pPr>
      <w:bookmarkStart w:id="279" w:name="_Toc4709"/>
      <w:r>
        <w:rPr>
          <w:rFonts w:hint="eastAsia"/>
          <w:lang w:eastAsia="zh-CN"/>
        </w:rPr>
        <w:t>输出内容</w:t>
      </w:r>
      <w:bookmarkEnd w:id="279"/>
    </w:p>
    <w:p>
      <w:pPr>
        <w:rPr>
          <w:rFonts w:hint="eastAsia"/>
          <w:lang w:eastAsia="zh-CN"/>
        </w:rPr>
      </w:pPr>
      <w:r>
        <w:rPr>
          <w:rFonts w:hint="eastAsia"/>
          <w:lang w:eastAsia="zh-CN"/>
        </w:rPr>
        <w:t>无</w:t>
      </w:r>
    </w:p>
    <w:p>
      <w:pPr>
        <w:pStyle w:val="19"/>
        <w:rPr>
          <w:rFonts w:hint="eastAsia"/>
        </w:rPr>
      </w:pPr>
      <w:bookmarkStart w:id="280" w:name="_Toc20181"/>
      <w:r>
        <w:rPr>
          <w:rFonts w:hint="eastAsia"/>
        </w:rPr>
        <w:t>用例</w:t>
      </w:r>
      <w:bookmarkEnd w:id="280"/>
    </w:p>
    <w:p>
      <w:pPr>
        <w:rPr>
          <w:rFonts w:hint="eastAsia" w:eastAsia="宋体"/>
          <w:lang w:eastAsia="zh-CN"/>
        </w:rPr>
      </w:pPr>
      <w:r>
        <w:rPr>
          <w:rFonts w:hint="eastAsia"/>
          <w:lang w:eastAsia="zh-CN"/>
        </w:rPr>
        <w:t>无</w:t>
      </w:r>
    </w:p>
    <w:p>
      <w:pPr>
        <w:pStyle w:val="5"/>
      </w:pPr>
      <w:bookmarkStart w:id="281" w:name="_Toc24348"/>
      <w:r>
        <w:rPr>
          <w:rFonts w:hint="eastAsia"/>
          <w:lang w:val="en-US" w:eastAsia="zh-CN"/>
        </w:rPr>
        <w:t>基础参数配置-编辑</w:t>
      </w:r>
      <w:bookmarkEnd w:id="281"/>
    </w:p>
    <w:p>
      <w:pPr>
        <w:pStyle w:val="19"/>
      </w:pPr>
      <w:bookmarkStart w:id="282" w:name="_Toc19758"/>
      <w:r>
        <w:rPr>
          <w:rFonts w:hint="eastAsia"/>
        </w:rPr>
        <w:t>原型界面</w:t>
      </w:r>
      <w:bookmarkEnd w:id="282"/>
    </w:p>
    <w:p>
      <w:pPr>
        <w:rPr>
          <w:rFonts w:hint="eastAsia" w:eastAsia="宋体"/>
          <w:lang w:eastAsia="zh-CN"/>
        </w:rPr>
      </w:pPr>
      <w:r>
        <w:rPr>
          <w:rFonts w:hint="eastAsia"/>
          <w:lang w:eastAsia="zh-CN"/>
        </w:rPr>
        <w:t>略</w:t>
      </w:r>
    </w:p>
    <w:p>
      <w:pPr>
        <w:keepNext/>
      </w:pPr>
    </w:p>
    <w:p>
      <w:pPr>
        <w:pStyle w:val="19"/>
        <w:rPr>
          <w:rFonts w:hint="eastAsia"/>
        </w:rPr>
      </w:pPr>
      <w:bookmarkStart w:id="283" w:name="_Toc5938"/>
      <w:r>
        <w:rPr>
          <w:rFonts w:hint="eastAsia"/>
        </w:rPr>
        <w:t>界面说明</w:t>
      </w:r>
      <w:bookmarkEnd w:id="283"/>
    </w:p>
    <w:p>
      <w:pPr>
        <w:rPr>
          <w:rFonts w:hint="eastAsia"/>
          <w:lang w:eastAsia="zh-CN"/>
        </w:rPr>
      </w:pPr>
      <w:r>
        <w:rPr>
          <w:rFonts w:hint="eastAsia"/>
          <w:lang w:eastAsia="zh-CN"/>
        </w:rPr>
        <w:t>无</w:t>
      </w:r>
    </w:p>
    <w:p>
      <w:pPr>
        <w:pStyle w:val="19"/>
        <w:rPr>
          <w:rFonts w:hint="eastAsia"/>
          <w:lang w:eastAsia="zh-CN"/>
        </w:rPr>
      </w:pPr>
      <w:bookmarkStart w:id="284" w:name="_Toc27049"/>
      <w:r>
        <w:rPr>
          <w:rFonts w:hint="eastAsia"/>
          <w:lang w:eastAsia="zh-CN"/>
        </w:rPr>
        <w:t>输入内容</w:t>
      </w:r>
      <w:bookmarkEnd w:id="284"/>
    </w:p>
    <w:tbl>
      <w:tblPr>
        <w:tblStyle w:val="16"/>
        <w:tblpPr w:leftFromText="180" w:rightFromText="180" w:vertAnchor="text" w:horzAnchor="page" w:tblpX="1909" w:tblpY="113"/>
        <w:tblW w:w="8002"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162"/>
        <w:gridCol w:w="1215"/>
        <w:gridCol w:w="1095"/>
        <w:gridCol w:w="3546"/>
        <w:gridCol w:w="984"/>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1162" w:type="dxa"/>
            <w:tcBorders>
              <w:top w:val="single" w:color="auto" w:sz="4" w:space="0"/>
              <w:lef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控件类型</w:t>
            </w:r>
          </w:p>
        </w:tc>
        <w:tc>
          <w:tcPr>
            <w:tcW w:w="1215" w:type="dxa"/>
            <w:tcBorders>
              <w:top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名称</w:t>
            </w:r>
          </w:p>
        </w:tc>
        <w:tc>
          <w:tcPr>
            <w:tcW w:w="1095" w:type="dxa"/>
            <w:tcBorders>
              <w:top w:val="single" w:color="auto" w:sz="4" w:space="0"/>
            </w:tcBorders>
            <w:shd w:val="pct10" w:color="auto" w:fill="auto"/>
            <w:vAlign w:val="top"/>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是否必填</w:t>
            </w:r>
          </w:p>
        </w:tc>
        <w:tc>
          <w:tcPr>
            <w:tcW w:w="3546" w:type="dxa"/>
            <w:tcBorders>
              <w:top w:val="single" w:color="auto" w:sz="4" w:space="0"/>
              <w:righ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约束条件</w:t>
            </w:r>
          </w:p>
        </w:tc>
        <w:tc>
          <w:tcPr>
            <w:tcW w:w="984"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both"/>
              <w:rPr>
                <w:rFonts w:hint="eastAsia" w:ascii="Arial" w:hAnsi="Arial" w:eastAsia="宋体"/>
                <w:szCs w:val="18"/>
                <w:lang w:eastAsia="zh-CN"/>
              </w:rPr>
            </w:pPr>
            <w:r>
              <w:rPr>
                <w:rFonts w:hint="eastAsia"/>
                <w:szCs w:val="18"/>
                <w:lang w:eastAsia="zh-CN"/>
              </w:rPr>
              <w:t>车位最短变更时限（秒）</w:t>
            </w:r>
          </w:p>
        </w:tc>
        <w:tc>
          <w:tcPr>
            <w:tcW w:w="1215" w:type="dxa"/>
            <w:tcBorders>
              <w:top w:val="single" w:color="auto" w:sz="6" w:space="0"/>
              <w:bottom w:val="single" w:color="auto" w:sz="6" w:space="0"/>
            </w:tcBorders>
            <w:textDirection w:val="lrTb"/>
            <w:vAlign w:val="top"/>
          </w:tcPr>
          <w:p>
            <w:pPr>
              <w:jc w:val="center"/>
              <w:rPr>
                <w:rFonts w:hint="eastAsia" w:eastAsia="宋体"/>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eastAsia="宋体"/>
                <w:szCs w:val="18"/>
                <w:lang w:val="en-US" w:eastAsia="zh-CN"/>
              </w:rPr>
            </w:pPr>
            <w:r>
              <w:rPr>
                <w:rFonts w:hint="eastAsia" w:ascii="Arial" w:hAnsi="Arial"/>
                <w:szCs w:val="18"/>
                <w:lang w:val="en-US" w:eastAsia="zh-CN"/>
              </w:rPr>
              <w:t>是</w:t>
            </w:r>
          </w:p>
        </w:tc>
        <w:tc>
          <w:tcPr>
            <w:tcW w:w="3546" w:type="dxa"/>
            <w:tcBorders>
              <w:top w:val="single" w:color="auto" w:sz="6" w:space="0"/>
              <w:bottom w:val="single" w:color="auto" w:sz="6" w:space="0"/>
              <w:right w:val="single" w:color="auto" w:sz="4" w:space="0"/>
            </w:tcBorders>
            <w:textDirection w:val="lrTb"/>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ascii="Arial" w:hAnsi="Arial"/>
                <w:szCs w:val="18"/>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接受车位变化的最小模糊阈值</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val="en-US"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接受无牌车数据</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val="en-US"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无牌车接受业务变化的最小次数</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val="en-US"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车场模糊匹配阈值</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val="en-US"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区域模糊匹配阈值</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val="en-US"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同一车位在指定时间内相同车牌合并为一条记录（秒）</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val="en-US"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停车时间小于指定分钟数列为异常出场（分）</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val="en-US"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both"/>
              <w:rPr>
                <w:rFonts w:hint="eastAsia" w:ascii="Arial" w:hAnsi="Arial"/>
                <w:szCs w:val="18"/>
                <w:lang w:eastAsia="zh-CN"/>
              </w:rPr>
            </w:pPr>
            <w:r>
              <w:rPr>
                <w:rFonts w:hint="eastAsia"/>
                <w:szCs w:val="18"/>
                <w:lang w:eastAsia="zh-CN"/>
              </w:rPr>
              <w:t>车位最短变更时限（秒）</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val="en-US"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szCs w:val="18"/>
                <w:lang w:eastAsia="zh-CN"/>
              </w:rPr>
              <w:t>接受车位变化的最小模糊阈值</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val="en-US"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val="en-US"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bl>
    <w:p>
      <w:pPr>
        <w:rPr>
          <w:rFonts w:hint="eastAsia"/>
          <w:lang w:eastAsia="zh-CN"/>
        </w:rPr>
      </w:pPr>
    </w:p>
    <w:p>
      <w:pPr>
        <w:pStyle w:val="19"/>
        <w:rPr>
          <w:rFonts w:hint="eastAsia"/>
          <w:lang w:eastAsia="zh-CN"/>
        </w:rPr>
      </w:pPr>
      <w:bookmarkStart w:id="285" w:name="_Toc22827"/>
      <w:r>
        <w:rPr>
          <w:rFonts w:hint="eastAsia"/>
          <w:lang w:eastAsia="zh-CN"/>
        </w:rPr>
        <w:t>输出内容</w:t>
      </w:r>
      <w:bookmarkEnd w:id="285"/>
    </w:p>
    <w:p>
      <w:pPr>
        <w:rPr>
          <w:rFonts w:hint="eastAsia"/>
          <w:lang w:eastAsia="zh-CN"/>
        </w:rPr>
      </w:pPr>
      <w:r>
        <w:rPr>
          <w:rFonts w:hint="eastAsia"/>
          <w:lang w:eastAsia="zh-CN"/>
        </w:rPr>
        <w:t>无</w:t>
      </w:r>
    </w:p>
    <w:p>
      <w:pPr>
        <w:pStyle w:val="19"/>
      </w:pPr>
      <w:bookmarkStart w:id="286" w:name="_Toc11428"/>
      <w:r>
        <w:rPr>
          <w:rFonts w:hint="eastAsia"/>
        </w:rPr>
        <w:t>用例</w:t>
      </w:r>
      <w:bookmarkEnd w:id="286"/>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用户输入相关查询条件对相应数据进行搜索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表格数据更新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点击搜索按钮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pStyle w:val="5"/>
      </w:pPr>
      <w:bookmarkStart w:id="287" w:name="_Toc2093"/>
      <w:r>
        <w:rPr>
          <w:rFonts w:hint="eastAsia"/>
          <w:lang w:val="en-US" w:eastAsia="zh-CN"/>
        </w:rPr>
        <w:t>设备管理-检测设备管理-页面展示</w:t>
      </w:r>
      <w:bookmarkEnd w:id="287"/>
    </w:p>
    <w:p>
      <w:pPr>
        <w:pStyle w:val="19"/>
      </w:pPr>
      <w:bookmarkStart w:id="288" w:name="_Toc32739"/>
      <w:r>
        <w:rPr>
          <w:rFonts w:hint="eastAsia"/>
        </w:rPr>
        <w:t>原型界面</w:t>
      </w:r>
      <w:bookmarkEnd w:id="288"/>
    </w:p>
    <w:p>
      <w:pPr>
        <w:rPr>
          <w:rFonts w:hint="eastAsia"/>
          <w:lang w:eastAsia="zh-CN"/>
        </w:rPr>
      </w:pPr>
      <w:r>
        <w:rPr>
          <w:rFonts w:hint="eastAsia"/>
          <w:lang w:eastAsia="zh-CN"/>
        </w:rPr>
        <w:t>管理器</w:t>
      </w:r>
    </w:p>
    <w:p>
      <w:r>
        <w:drawing>
          <wp:inline distT="0" distB="0" distL="114300" distR="114300">
            <wp:extent cx="5267325" cy="1383030"/>
            <wp:effectExtent l="0" t="0" r="9525" b="7620"/>
            <wp:docPr id="130"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16"/>
                    <pic:cNvPicPr>
                      <a:picLocks noChangeAspect="1"/>
                    </pic:cNvPicPr>
                  </pic:nvPicPr>
                  <pic:blipFill>
                    <a:blip r:embed="rId29"/>
                    <a:stretch>
                      <a:fillRect/>
                    </a:stretch>
                  </pic:blipFill>
                  <pic:spPr>
                    <a:xfrm>
                      <a:off x="0" y="0"/>
                      <a:ext cx="5267325" cy="1383030"/>
                    </a:xfrm>
                    <a:prstGeom prst="rect">
                      <a:avLst/>
                    </a:prstGeom>
                    <a:noFill/>
                    <a:ln w="9525">
                      <a:noFill/>
                    </a:ln>
                  </pic:spPr>
                </pic:pic>
              </a:graphicData>
            </a:graphic>
          </wp:inline>
        </w:drawing>
      </w:r>
    </w:p>
    <w:p>
      <w:pPr>
        <w:rPr>
          <w:rFonts w:hint="eastAsia"/>
          <w:lang w:eastAsia="zh-CN"/>
        </w:rPr>
      </w:pPr>
      <w:r>
        <w:rPr>
          <w:rFonts w:hint="eastAsia"/>
          <w:lang w:eastAsia="zh-CN"/>
        </w:rPr>
        <w:t>探测器</w:t>
      </w:r>
    </w:p>
    <w:p>
      <w:pPr>
        <w:rPr>
          <w:rFonts w:hint="eastAsia"/>
          <w:lang w:eastAsia="zh-CN"/>
        </w:rPr>
      </w:pPr>
      <w:r>
        <w:drawing>
          <wp:inline distT="0" distB="0" distL="114300" distR="114300">
            <wp:extent cx="5269230" cy="1146175"/>
            <wp:effectExtent l="0" t="0" r="7620" b="15875"/>
            <wp:docPr id="131"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17"/>
                    <pic:cNvPicPr>
                      <a:picLocks noChangeAspect="1"/>
                    </pic:cNvPicPr>
                  </pic:nvPicPr>
                  <pic:blipFill>
                    <a:blip r:embed="rId30"/>
                    <a:stretch>
                      <a:fillRect/>
                    </a:stretch>
                  </pic:blipFill>
                  <pic:spPr>
                    <a:xfrm>
                      <a:off x="0" y="0"/>
                      <a:ext cx="5269230" cy="1146175"/>
                    </a:xfrm>
                    <a:prstGeom prst="rect">
                      <a:avLst/>
                    </a:prstGeom>
                    <a:noFill/>
                    <a:ln w="9525">
                      <a:noFill/>
                    </a:ln>
                  </pic:spPr>
                </pic:pic>
              </a:graphicData>
            </a:graphic>
          </wp:inline>
        </w:drawing>
      </w:r>
    </w:p>
    <w:p>
      <w:pPr>
        <w:keepNext/>
      </w:pPr>
    </w:p>
    <w:p>
      <w:pPr>
        <w:pStyle w:val="19"/>
        <w:rPr>
          <w:rFonts w:hint="eastAsia"/>
        </w:rPr>
      </w:pPr>
      <w:bookmarkStart w:id="289" w:name="_Toc5441"/>
      <w:r>
        <w:rPr>
          <w:rFonts w:hint="eastAsia"/>
        </w:rPr>
        <w:t>界面说明</w:t>
      </w:r>
      <w:bookmarkEnd w:id="289"/>
    </w:p>
    <w:p>
      <w:pPr>
        <w:rPr>
          <w:rFonts w:hint="eastAsia"/>
          <w:lang w:eastAsia="zh-CN"/>
        </w:rPr>
      </w:pPr>
      <w:r>
        <w:rPr>
          <w:rFonts w:hint="eastAsia"/>
          <w:lang w:eastAsia="zh-CN"/>
        </w:rPr>
        <w:t>无</w:t>
      </w:r>
    </w:p>
    <w:p>
      <w:pPr>
        <w:pStyle w:val="19"/>
        <w:rPr>
          <w:rFonts w:hint="eastAsia"/>
          <w:lang w:eastAsia="zh-CN"/>
        </w:rPr>
      </w:pPr>
      <w:bookmarkStart w:id="290" w:name="_Toc19800"/>
      <w:r>
        <w:rPr>
          <w:rFonts w:hint="eastAsia"/>
          <w:lang w:eastAsia="zh-CN"/>
        </w:rPr>
        <w:t>输入内容</w:t>
      </w:r>
      <w:bookmarkEnd w:id="290"/>
    </w:p>
    <w:p>
      <w:pPr>
        <w:rPr>
          <w:rFonts w:hint="eastAsia"/>
          <w:lang w:eastAsia="zh-CN"/>
        </w:rPr>
      </w:pPr>
      <w:r>
        <w:rPr>
          <w:rFonts w:hint="eastAsia"/>
          <w:lang w:eastAsia="zh-CN"/>
        </w:rPr>
        <w:t>略</w:t>
      </w:r>
    </w:p>
    <w:p>
      <w:pPr>
        <w:pStyle w:val="19"/>
        <w:rPr>
          <w:rFonts w:hint="eastAsia"/>
          <w:lang w:eastAsia="zh-CN"/>
        </w:rPr>
      </w:pPr>
      <w:bookmarkStart w:id="291" w:name="_Toc13168"/>
      <w:r>
        <w:rPr>
          <w:rFonts w:hint="eastAsia"/>
          <w:lang w:eastAsia="zh-CN"/>
        </w:rPr>
        <w:t>输出内容</w:t>
      </w:r>
      <w:bookmarkEnd w:id="291"/>
    </w:p>
    <w:p>
      <w:pPr>
        <w:rPr>
          <w:rFonts w:hint="eastAsia"/>
          <w:lang w:eastAsia="zh-CN"/>
        </w:rPr>
      </w:pPr>
      <w:r>
        <w:rPr>
          <w:rFonts w:hint="eastAsia"/>
          <w:lang w:eastAsia="zh-CN"/>
        </w:rPr>
        <w:t>略</w:t>
      </w:r>
    </w:p>
    <w:p>
      <w:pPr>
        <w:pStyle w:val="19"/>
        <w:rPr>
          <w:rFonts w:hint="eastAsia"/>
        </w:rPr>
      </w:pPr>
      <w:bookmarkStart w:id="292" w:name="_Toc12609"/>
      <w:r>
        <w:rPr>
          <w:rFonts w:hint="eastAsia"/>
        </w:rPr>
        <w:t>用例</w:t>
      </w:r>
      <w:bookmarkEnd w:id="292"/>
    </w:p>
    <w:p>
      <w:pPr>
        <w:rPr>
          <w:rFonts w:hint="eastAsia" w:eastAsia="宋体"/>
          <w:lang w:eastAsia="zh-CN"/>
        </w:rPr>
      </w:pPr>
      <w:r>
        <w:rPr>
          <w:rFonts w:hint="eastAsia"/>
          <w:lang w:eastAsia="zh-CN"/>
        </w:rPr>
        <w:t>无</w:t>
      </w:r>
    </w:p>
    <w:p>
      <w:pPr>
        <w:pStyle w:val="5"/>
      </w:pPr>
      <w:bookmarkStart w:id="293" w:name="_Toc22004"/>
      <w:r>
        <w:rPr>
          <w:rFonts w:hint="eastAsia"/>
          <w:lang w:val="en-US" w:eastAsia="zh-CN"/>
        </w:rPr>
        <w:t>检测设备管理-搜索</w:t>
      </w:r>
      <w:bookmarkEnd w:id="293"/>
    </w:p>
    <w:p>
      <w:pPr>
        <w:rPr>
          <w:rFonts w:hint="eastAsia"/>
          <w:lang w:eastAsia="zh-CN"/>
        </w:rPr>
      </w:pPr>
      <w:r>
        <w:rPr>
          <w:rFonts w:hint="eastAsia"/>
          <w:lang w:eastAsia="zh-CN"/>
        </w:rPr>
        <w:t>标准搜索</w:t>
      </w:r>
    </w:p>
    <w:p>
      <w:pPr>
        <w:rPr>
          <w:rFonts w:hint="eastAsia"/>
          <w:lang w:eastAsia="zh-CN"/>
        </w:rPr>
      </w:pPr>
    </w:p>
    <w:p>
      <w:pPr>
        <w:pStyle w:val="5"/>
      </w:pPr>
      <w:bookmarkStart w:id="294" w:name="_Toc16921"/>
      <w:r>
        <w:rPr>
          <w:rFonts w:hint="eastAsia"/>
          <w:lang w:val="en-US" w:eastAsia="zh-CN"/>
        </w:rPr>
        <w:t>检测设备管理-导出</w:t>
      </w:r>
      <w:bookmarkEnd w:id="294"/>
    </w:p>
    <w:p>
      <w:r>
        <w:rPr>
          <w:rFonts w:hint="eastAsia"/>
          <w:lang w:val="en-US" w:eastAsia="zh-CN"/>
        </w:rPr>
        <w:t>标准导出</w:t>
      </w:r>
    </w:p>
    <w:p>
      <w:pPr>
        <w:pStyle w:val="5"/>
      </w:pPr>
      <w:bookmarkStart w:id="295" w:name="_Toc4316"/>
      <w:r>
        <w:rPr>
          <w:rFonts w:hint="eastAsia"/>
          <w:lang w:val="en-US" w:eastAsia="zh-CN"/>
        </w:rPr>
        <w:t>设备管理-指示灯管理-页面展示</w:t>
      </w:r>
      <w:bookmarkEnd w:id="295"/>
    </w:p>
    <w:p>
      <w:pPr>
        <w:pStyle w:val="19"/>
      </w:pPr>
      <w:bookmarkStart w:id="296" w:name="_Toc17713"/>
      <w:r>
        <w:rPr>
          <w:rFonts w:hint="eastAsia"/>
        </w:rPr>
        <w:t>原型界面</w:t>
      </w:r>
      <w:bookmarkEnd w:id="296"/>
    </w:p>
    <w:p>
      <w:pPr>
        <w:rPr>
          <w:rFonts w:hint="eastAsia" w:eastAsia="宋体"/>
          <w:lang w:eastAsia="zh-CN"/>
        </w:rPr>
      </w:pPr>
      <w:r>
        <w:drawing>
          <wp:inline distT="0" distB="0" distL="114300" distR="114300">
            <wp:extent cx="5268595" cy="1339215"/>
            <wp:effectExtent l="0" t="0" r="8255" b="13335"/>
            <wp:docPr id="132"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18"/>
                    <pic:cNvPicPr>
                      <a:picLocks noChangeAspect="1"/>
                    </pic:cNvPicPr>
                  </pic:nvPicPr>
                  <pic:blipFill>
                    <a:blip r:embed="rId31"/>
                    <a:stretch>
                      <a:fillRect/>
                    </a:stretch>
                  </pic:blipFill>
                  <pic:spPr>
                    <a:xfrm>
                      <a:off x="0" y="0"/>
                      <a:ext cx="5268595" cy="1339215"/>
                    </a:xfrm>
                    <a:prstGeom prst="rect">
                      <a:avLst/>
                    </a:prstGeom>
                    <a:noFill/>
                    <a:ln w="9525">
                      <a:noFill/>
                    </a:ln>
                  </pic:spPr>
                </pic:pic>
              </a:graphicData>
            </a:graphic>
          </wp:inline>
        </w:drawing>
      </w:r>
    </w:p>
    <w:p>
      <w:pPr>
        <w:keepNext/>
      </w:pPr>
    </w:p>
    <w:p>
      <w:pPr>
        <w:pStyle w:val="19"/>
        <w:rPr>
          <w:rFonts w:hint="eastAsia"/>
        </w:rPr>
      </w:pPr>
      <w:bookmarkStart w:id="297" w:name="_Toc30665"/>
      <w:r>
        <w:rPr>
          <w:rFonts w:hint="eastAsia"/>
        </w:rPr>
        <w:t>界面说明</w:t>
      </w:r>
      <w:bookmarkEnd w:id="297"/>
    </w:p>
    <w:p>
      <w:pPr>
        <w:rPr>
          <w:rFonts w:hint="eastAsia"/>
          <w:lang w:eastAsia="zh-CN"/>
        </w:rPr>
      </w:pPr>
      <w:r>
        <w:rPr>
          <w:rFonts w:hint="eastAsia"/>
          <w:lang w:eastAsia="zh-CN"/>
        </w:rPr>
        <w:t>无</w:t>
      </w:r>
    </w:p>
    <w:p>
      <w:pPr>
        <w:pStyle w:val="19"/>
        <w:rPr>
          <w:rFonts w:hint="eastAsia"/>
          <w:lang w:eastAsia="zh-CN"/>
        </w:rPr>
      </w:pPr>
      <w:bookmarkStart w:id="298" w:name="_Toc7401"/>
      <w:r>
        <w:rPr>
          <w:rFonts w:hint="eastAsia"/>
          <w:lang w:eastAsia="zh-CN"/>
        </w:rPr>
        <w:t>输入内容</w:t>
      </w:r>
      <w:bookmarkEnd w:id="298"/>
    </w:p>
    <w:p>
      <w:pPr>
        <w:rPr>
          <w:rFonts w:hint="eastAsia"/>
          <w:lang w:eastAsia="zh-CN"/>
        </w:rPr>
      </w:pPr>
      <w:r>
        <w:rPr>
          <w:rFonts w:hint="eastAsia"/>
          <w:lang w:eastAsia="zh-CN"/>
        </w:rPr>
        <w:t>无</w:t>
      </w:r>
    </w:p>
    <w:p>
      <w:pPr>
        <w:pStyle w:val="19"/>
        <w:rPr>
          <w:rFonts w:hint="eastAsia"/>
          <w:lang w:eastAsia="zh-CN"/>
        </w:rPr>
      </w:pPr>
      <w:bookmarkStart w:id="299" w:name="_Toc13242"/>
      <w:r>
        <w:rPr>
          <w:rFonts w:hint="eastAsia"/>
          <w:lang w:eastAsia="zh-CN"/>
        </w:rPr>
        <w:t>输出内容</w:t>
      </w:r>
      <w:bookmarkEnd w:id="299"/>
    </w:p>
    <w:p>
      <w:pPr>
        <w:rPr>
          <w:rFonts w:hint="eastAsia" w:eastAsia="宋体"/>
          <w:lang w:eastAsia="zh-CN"/>
        </w:rPr>
      </w:pPr>
      <w:r>
        <w:rPr>
          <w:rFonts w:hint="eastAsia"/>
          <w:lang w:eastAsia="zh-CN"/>
        </w:rPr>
        <w:t>无</w:t>
      </w:r>
    </w:p>
    <w:p>
      <w:pPr>
        <w:pStyle w:val="19"/>
      </w:pPr>
      <w:bookmarkStart w:id="300" w:name="_Toc26086"/>
      <w:r>
        <w:rPr>
          <w:rFonts w:hint="eastAsia"/>
        </w:rPr>
        <w:t>用例</w:t>
      </w:r>
      <w:bookmarkEnd w:id="300"/>
    </w:p>
    <w:p>
      <w:pPr>
        <w:rPr>
          <w:rFonts w:hint="eastAsia"/>
          <w:lang w:eastAsia="zh-CN"/>
        </w:rPr>
      </w:pPr>
      <w:r>
        <w:rPr>
          <w:rFonts w:hint="eastAsia"/>
          <w:lang w:eastAsia="zh-CN"/>
        </w:rPr>
        <w:t>无</w:t>
      </w:r>
    </w:p>
    <w:p>
      <w:pPr>
        <w:rPr>
          <w:rFonts w:hint="eastAsia"/>
          <w:lang w:eastAsia="zh-CN"/>
        </w:rPr>
      </w:pPr>
    </w:p>
    <w:p>
      <w:pPr>
        <w:pStyle w:val="5"/>
      </w:pPr>
      <w:bookmarkStart w:id="301" w:name="_Toc4088"/>
      <w:r>
        <w:rPr>
          <w:rFonts w:hint="eastAsia"/>
          <w:lang w:val="en-US" w:eastAsia="zh-CN"/>
        </w:rPr>
        <w:t>指示灯管理-搜索</w:t>
      </w:r>
      <w:bookmarkEnd w:id="301"/>
    </w:p>
    <w:p>
      <w:pPr>
        <w:rPr>
          <w:rFonts w:hint="eastAsia" w:eastAsia="宋体"/>
          <w:lang w:eastAsia="zh-CN"/>
        </w:rPr>
      </w:pPr>
      <w:r>
        <w:rPr>
          <w:rFonts w:hint="eastAsia"/>
          <w:lang w:eastAsia="zh-CN"/>
        </w:rPr>
        <w:t>标准搜索</w:t>
      </w:r>
    </w:p>
    <w:p>
      <w:pPr>
        <w:rPr>
          <w:rFonts w:hint="eastAsia"/>
          <w:lang w:eastAsia="zh-CN"/>
        </w:rPr>
      </w:pPr>
    </w:p>
    <w:p>
      <w:pPr>
        <w:pStyle w:val="5"/>
      </w:pPr>
      <w:bookmarkStart w:id="302" w:name="_Toc8882"/>
      <w:r>
        <w:rPr>
          <w:rFonts w:hint="eastAsia"/>
          <w:lang w:val="en-US" w:eastAsia="zh-CN"/>
        </w:rPr>
        <w:t>指示灯管理-导出</w:t>
      </w:r>
      <w:bookmarkEnd w:id="302"/>
    </w:p>
    <w:p>
      <w:pPr>
        <w:rPr>
          <w:rFonts w:hint="eastAsia" w:eastAsia="宋体"/>
          <w:lang w:eastAsia="zh-CN"/>
        </w:rPr>
      </w:pPr>
      <w:r>
        <w:rPr>
          <w:rFonts w:hint="eastAsia"/>
          <w:lang w:eastAsia="zh-CN"/>
        </w:rPr>
        <w:t>标准导出</w:t>
      </w:r>
    </w:p>
    <w:p>
      <w:pPr>
        <w:rPr>
          <w:rFonts w:hint="eastAsia"/>
          <w:lang w:eastAsia="zh-CN"/>
        </w:rPr>
      </w:pPr>
    </w:p>
    <w:p>
      <w:pPr>
        <w:pStyle w:val="5"/>
      </w:pPr>
      <w:bookmarkStart w:id="303" w:name="_Toc32674"/>
      <w:r>
        <w:rPr>
          <w:rFonts w:hint="eastAsia"/>
          <w:lang w:val="en-US" w:eastAsia="zh-CN"/>
        </w:rPr>
        <w:t>设备管理-屏管理-页面展示</w:t>
      </w:r>
      <w:bookmarkEnd w:id="303"/>
    </w:p>
    <w:p>
      <w:pPr>
        <w:pStyle w:val="19"/>
      </w:pPr>
      <w:bookmarkStart w:id="304" w:name="_Toc4523"/>
      <w:r>
        <w:rPr>
          <w:rFonts w:hint="eastAsia"/>
        </w:rPr>
        <w:t>原型界面</w:t>
      </w:r>
      <w:bookmarkEnd w:id="304"/>
    </w:p>
    <w:p>
      <w:pPr>
        <w:rPr>
          <w:rFonts w:hint="eastAsia" w:eastAsia="宋体"/>
          <w:lang w:eastAsia="zh-CN"/>
        </w:rPr>
      </w:pPr>
      <w:r>
        <w:drawing>
          <wp:inline distT="0" distB="0" distL="114300" distR="114300">
            <wp:extent cx="5270500" cy="1160145"/>
            <wp:effectExtent l="0" t="0" r="6350" b="1905"/>
            <wp:docPr id="133"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19"/>
                    <pic:cNvPicPr>
                      <a:picLocks noChangeAspect="1"/>
                    </pic:cNvPicPr>
                  </pic:nvPicPr>
                  <pic:blipFill>
                    <a:blip r:embed="rId32"/>
                    <a:stretch>
                      <a:fillRect/>
                    </a:stretch>
                  </pic:blipFill>
                  <pic:spPr>
                    <a:xfrm>
                      <a:off x="0" y="0"/>
                      <a:ext cx="5270500" cy="1160145"/>
                    </a:xfrm>
                    <a:prstGeom prst="rect">
                      <a:avLst/>
                    </a:prstGeom>
                    <a:noFill/>
                    <a:ln w="9525">
                      <a:noFill/>
                    </a:ln>
                  </pic:spPr>
                </pic:pic>
              </a:graphicData>
            </a:graphic>
          </wp:inline>
        </w:drawing>
      </w:r>
    </w:p>
    <w:p>
      <w:pPr>
        <w:keepNext/>
      </w:pPr>
    </w:p>
    <w:p>
      <w:pPr>
        <w:pStyle w:val="19"/>
        <w:rPr>
          <w:rFonts w:hint="eastAsia"/>
        </w:rPr>
      </w:pPr>
      <w:bookmarkStart w:id="305" w:name="_Toc26736"/>
      <w:r>
        <w:rPr>
          <w:rFonts w:hint="eastAsia"/>
        </w:rPr>
        <w:t>界面说明</w:t>
      </w:r>
      <w:bookmarkEnd w:id="305"/>
    </w:p>
    <w:p>
      <w:pPr>
        <w:rPr>
          <w:rFonts w:hint="eastAsia"/>
          <w:lang w:eastAsia="zh-CN"/>
        </w:rPr>
      </w:pPr>
      <w:r>
        <w:rPr>
          <w:rFonts w:hint="eastAsia"/>
          <w:lang w:eastAsia="zh-CN"/>
        </w:rPr>
        <w:t>无</w:t>
      </w:r>
    </w:p>
    <w:p>
      <w:pPr>
        <w:pStyle w:val="19"/>
        <w:rPr>
          <w:rFonts w:hint="eastAsia"/>
          <w:lang w:eastAsia="zh-CN"/>
        </w:rPr>
      </w:pPr>
      <w:bookmarkStart w:id="306" w:name="_Toc26420"/>
      <w:r>
        <w:rPr>
          <w:rFonts w:hint="eastAsia"/>
          <w:lang w:eastAsia="zh-CN"/>
        </w:rPr>
        <w:t>输入内容</w:t>
      </w:r>
      <w:bookmarkEnd w:id="306"/>
    </w:p>
    <w:p>
      <w:pPr>
        <w:rPr>
          <w:rFonts w:hint="eastAsia"/>
          <w:lang w:eastAsia="zh-CN"/>
        </w:rPr>
      </w:pPr>
      <w:r>
        <w:rPr>
          <w:rFonts w:hint="eastAsia"/>
          <w:lang w:eastAsia="zh-CN"/>
        </w:rPr>
        <w:t>无</w:t>
      </w:r>
    </w:p>
    <w:p>
      <w:pPr>
        <w:pStyle w:val="19"/>
        <w:rPr>
          <w:rFonts w:hint="eastAsia"/>
          <w:lang w:eastAsia="zh-CN"/>
        </w:rPr>
      </w:pPr>
      <w:bookmarkStart w:id="307" w:name="_Toc9372"/>
      <w:r>
        <w:rPr>
          <w:rFonts w:hint="eastAsia"/>
          <w:lang w:eastAsia="zh-CN"/>
        </w:rPr>
        <w:t>输出内容</w:t>
      </w:r>
      <w:bookmarkEnd w:id="307"/>
    </w:p>
    <w:p>
      <w:pPr>
        <w:rPr>
          <w:rFonts w:hint="eastAsia"/>
          <w:lang w:eastAsia="zh-CN"/>
        </w:rPr>
      </w:pPr>
      <w:r>
        <w:rPr>
          <w:rFonts w:hint="eastAsia"/>
          <w:lang w:eastAsia="zh-CN"/>
        </w:rPr>
        <w:t>无</w:t>
      </w:r>
    </w:p>
    <w:p>
      <w:pPr>
        <w:pStyle w:val="19"/>
      </w:pPr>
      <w:bookmarkStart w:id="308" w:name="_Toc13943"/>
      <w:r>
        <w:rPr>
          <w:rFonts w:hint="eastAsia"/>
        </w:rPr>
        <w:t>用例</w:t>
      </w:r>
      <w:bookmarkEnd w:id="308"/>
    </w:p>
    <w:p>
      <w:pPr>
        <w:rPr>
          <w:rFonts w:hint="eastAsia"/>
          <w:lang w:eastAsia="zh-CN"/>
        </w:rPr>
      </w:pPr>
      <w:r>
        <w:rPr>
          <w:rFonts w:hint="eastAsia"/>
          <w:lang w:eastAsia="zh-CN"/>
        </w:rPr>
        <w:t>无</w:t>
      </w:r>
    </w:p>
    <w:p>
      <w:pPr>
        <w:rPr>
          <w:rFonts w:hint="eastAsia"/>
          <w:lang w:eastAsia="zh-CN"/>
        </w:rPr>
      </w:pPr>
    </w:p>
    <w:p>
      <w:pPr>
        <w:pStyle w:val="5"/>
      </w:pPr>
      <w:bookmarkStart w:id="309" w:name="_Toc32027"/>
      <w:r>
        <w:rPr>
          <w:rFonts w:hint="eastAsia"/>
          <w:lang w:val="en-US" w:eastAsia="zh-CN"/>
        </w:rPr>
        <w:t>屏管理-搜索</w:t>
      </w:r>
      <w:bookmarkEnd w:id="309"/>
    </w:p>
    <w:p>
      <w:pPr>
        <w:rPr>
          <w:rFonts w:hint="eastAsia" w:eastAsia="宋体"/>
          <w:lang w:eastAsia="zh-CN"/>
        </w:rPr>
      </w:pPr>
      <w:r>
        <w:rPr>
          <w:rFonts w:hint="eastAsia"/>
          <w:lang w:eastAsia="zh-CN"/>
        </w:rPr>
        <w:t>标准搜索</w:t>
      </w:r>
    </w:p>
    <w:p>
      <w:pPr>
        <w:pStyle w:val="5"/>
      </w:pPr>
      <w:bookmarkStart w:id="310" w:name="_Toc25922"/>
      <w:r>
        <w:rPr>
          <w:rFonts w:hint="eastAsia"/>
          <w:lang w:val="en-US" w:eastAsia="zh-CN"/>
        </w:rPr>
        <w:t>屏管理-导出</w:t>
      </w:r>
      <w:bookmarkEnd w:id="310"/>
    </w:p>
    <w:p>
      <w:pPr>
        <w:rPr>
          <w:rFonts w:hint="eastAsia" w:eastAsia="宋体"/>
          <w:lang w:val="en-US" w:eastAsia="zh-CN"/>
        </w:rPr>
      </w:pPr>
      <w:r>
        <w:rPr>
          <w:rFonts w:hint="eastAsia"/>
          <w:lang w:val="en-US" w:eastAsia="zh-CN"/>
        </w:rPr>
        <w:t>标准导出</w:t>
      </w:r>
    </w:p>
    <w:p>
      <w:pPr>
        <w:pStyle w:val="5"/>
      </w:pPr>
      <w:bookmarkStart w:id="311" w:name="_Toc9862"/>
      <w:r>
        <w:rPr>
          <w:rFonts w:hint="eastAsia"/>
          <w:lang w:val="en-US" w:eastAsia="zh-CN"/>
        </w:rPr>
        <w:t>后台管理-中间件管理-页面展示</w:t>
      </w:r>
      <w:bookmarkEnd w:id="311"/>
    </w:p>
    <w:p>
      <w:pPr>
        <w:pStyle w:val="19"/>
      </w:pPr>
      <w:bookmarkStart w:id="312" w:name="_Toc11202"/>
      <w:r>
        <w:rPr>
          <w:rFonts w:hint="eastAsia"/>
        </w:rPr>
        <w:t>原型界面</w:t>
      </w:r>
      <w:bookmarkEnd w:id="312"/>
    </w:p>
    <w:p>
      <w:pPr>
        <w:rPr>
          <w:rFonts w:hint="eastAsia" w:eastAsia="宋体"/>
          <w:lang w:eastAsia="zh-CN"/>
        </w:rPr>
      </w:pPr>
    </w:p>
    <w:p>
      <w:pPr>
        <w:keepNext/>
      </w:pPr>
      <w:r>
        <w:drawing>
          <wp:inline distT="0" distB="0" distL="114300" distR="114300">
            <wp:extent cx="5266690" cy="1095375"/>
            <wp:effectExtent l="0" t="0" r="10160" b="9525"/>
            <wp:docPr id="134"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20"/>
                    <pic:cNvPicPr>
                      <a:picLocks noChangeAspect="1"/>
                    </pic:cNvPicPr>
                  </pic:nvPicPr>
                  <pic:blipFill>
                    <a:blip r:embed="rId33"/>
                    <a:stretch>
                      <a:fillRect/>
                    </a:stretch>
                  </pic:blipFill>
                  <pic:spPr>
                    <a:xfrm>
                      <a:off x="0" y="0"/>
                      <a:ext cx="5266690" cy="1095375"/>
                    </a:xfrm>
                    <a:prstGeom prst="rect">
                      <a:avLst/>
                    </a:prstGeom>
                    <a:noFill/>
                    <a:ln w="9525">
                      <a:noFill/>
                    </a:ln>
                  </pic:spPr>
                </pic:pic>
              </a:graphicData>
            </a:graphic>
          </wp:inline>
        </w:drawing>
      </w:r>
    </w:p>
    <w:p>
      <w:pPr>
        <w:pStyle w:val="19"/>
        <w:rPr>
          <w:rFonts w:hint="eastAsia"/>
        </w:rPr>
      </w:pPr>
      <w:bookmarkStart w:id="313" w:name="_Toc24163"/>
      <w:r>
        <w:rPr>
          <w:rFonts w:hint="eastAsia"/>
        </w:rPr>
        <w:t>界面说明</w:t>
      </w:r>
      <w:bookmarkEnd w:id="313"/>
    </w:p>
    <w:p>
      <w:pPr>
        <w:rPr>
          <w:rFonts w:hint="eastAsia"/>
          <w:lang w:eastAsia="zh-CN"/>
        </w:rPr>
      </w:pPr>
      <w:r>
        <w:rPr>
          <w:rFonts w:hint="eastAsia"/>
          <w:lang w:eastAsia="zh-CN"/>
        </w:rPr>
        <w:t>无</w:t>
      </w:r>
    </w:p>
    <w:p>
      <w:pPr>
        <w:pStyle w:val="19"/>
        <w:rPr>
          <w:rFonts w:hint="eastAsia"/>
          <w:lang w:eastAsia="zh-CN"/>
        </w:rPr>
      </w:pPr>
      <w:bookmarkStart w:id="314" w:name="_Toc26414"/>
      <w:r>
        <w:rPr>
          <w:rFonts w:hint="eastAsia"/>
          <w:lang w:eastAsia="zh-CN"/>
        </w:rPr>
        <w:t>输入内容</w:t>
      </w:r>
      <w:bookmarkEnd w:id="314"/>
    </w:p>
    <w:p>
      <w:pPr>
        <w:rPr>
          <w:rFonts w:hint="eastAsia"/>
          <w:lang w:eastAsia="zh-CN"/>
        </w:rPr>
      </w:pPr>
      <w:r>
        <w:rPr>
          <w:rFonts w:hint="eastAsia"/>
          <w:lang w:eastAsia="zh-CN"/>
        </w:rPr>
        <w:t>无</w:t>
      </w:r>
    </w:p>
    <w:p>
      <w:pPr>
        <w:pStyle w:val="19"/>
        <w:rPr>
          <w:rFonts w:hint="eastAsia"/>
          <w:lang w:eastAsia="zh-CN"/>
        </w:rPr>
      </w:pPr>
      <w:bookmarkStart w:id="315" w:name="_Toc29622"/>
      <w:r>
        <w:rPr>
          <w:rFonts w:hint="eastAsia"/>
          <w:lang w:eastAsia="zh-CN"/>
        </w:rPr>
        <w:t>输出内容</w:t>
      </w:r>
      <w:bookmarkEnd w:id="315"/>
    </w:p>
    <w:p>
      <w:pPr>
        <w:rPr>
          <w:rFonts w:hint="eastAsia" w:eastAsia="宋体"/>
          <w:lang w:eastAsia="zh-CN"/>
        </w:rPr>
      </w:pPr>
      <w:r>
        <w:rPr>
          <w:rFonts w:hint="eastAsia"/>
          <w:lang w:eastAsia="zh-CN"/>
        </w:rPr>
        <w:t>无</w:t>
      </w:r>
    </w:p>
    <w:p>
      <w:pPr>
        <w:pStyle w:val="19"/>
      </w:pPr>
      <w:bookmarkStart w:id="316" w:name="_Toc32408"/>
      <w:r>
        <w:rPr>
          <w:rFonts w:hint="eastAsia"/>
        </w:rPr>
        <w:t>用例</w:t>
      </w:r>
      <w:bookmarkEnd w:id="316"/>
    </w:p>
    <w:p>
      <w:pPr>
        <w:rPr>
          <w:rFonts w:hint="eastAsia"/>
          <w:lang w:eastAsia="zh-CN"/>
        </w:rPr>
      </w:pPr>
      <w:r>
        <w:rPr>
          <w:rFonts w:hint="eastAsia"/>
          <w:lang w:eastAsia="zh-CN"/>
        </w:rPr>
        <w:t>无</w:t>
      </w:r>
    </w:p>
    <w:p>
      <w:pPr>
        <w:rPr>
          <w:rFonts w:hint="eastAsia"/>
          <w:lang w:eastAsia="zh-CN"/>
        </w:rPr>
      </w:pPr>
    </w:p>
    <w:p>
      <w:pPr>
        <w:pStyle w:val="5"/>
      </w:pPr>
      <w:bookmarkStart w:id="317" w:name="_Toc7413"/>
      <w:r>
        <w:rPr>
          <w:rFonts w:hint="eastAsia"/>
          <w:lang w:val="en-US" w:eastAsia="zh-CN"/>
        </w:rPr>
        <w:t>中间件管理-搜索</w:t>
      </w:r>
      <w:bookmarkEnd w:id="317"/>
    </w:p>
    <w:p>
      <w:pPr>
        <w:rPr>
          <w:rFonts w:hint="eastAsia" w:eastAsia="宋体"/>
          <w:lang w:eastAsia="zh-CN"/>
        </w:rPr>
      </w:pPr>
      <w:r>
        <w:rPr>
          <w:rFonts w:hint="eastAsia"/>
          <w:lang w:eastAsia="zh-CN"/>
        </w:rPr>
        <w:t>标准搜索</w:t>
      </w:r>
    </w:p>
    <w:p>
      <w:pPr>
        <w:pStyle w:val="5"/>
      </w:pPr>
      <w:bookmarkStart w:id="318" w:name="_Toc21378"/>
      <w:r>
        <w:rPr>
          <w:rFonts w:hint="eastAsia"/>
          <w:lang w:val="en-US" w:eastAsia="zh-CN"/>
        </w:rPr>
        <w:t>中间件管理-新增</w:t>
      </w:r>
      <w:bookmarkEnd w:id="318"/>
    </w:p>
    <w:p>
      <w:pPr>
        <w:pStyle w:val="19"/>
      </w:pPr>
      <w:bookmarkStart w:id="319" w:name="_Toc20192"/>
      <w:r>
        <w:rPr>
          <w:rFonts w:hint="eastAsia"/>
        </w:rPr>
        <w:t>原型界面</w:t>
      </w:r>
      <w:bookmarkEnd w:id="319"/>
    </w:p>
    <w:p>
      <w:pPr>
        <w:rPr>
          <w:rFonts w:hint="eastAsia" w:eastAsia="宋体"/>
          <w:lang w:eastAsia="zh-CN"/>
        </w:rPr>
      </w:pPr>
    </w:p>
    <w:p>
      <w:pPr>
        <w:keepNext/>
      </w:pPr>
    </w:p>
    <w:p>
      <w:pPr>
        <w:pStyle w:val="19"/>
        <w:rPr>
          <w:rFonts w:hint="eastAsia"/>
        </w:rPr>
      </w:pPr>
      <w:bookmarkStart w:id="320" w:name="_Toc17388"/>
      <w:r>
        <w:rPr>
          <w:rFonts w:hint="eastAsia"/>
        </w:rPr>
        <w:t>界面说明</w:t>
      </w:r>
      <w:bookmarkEnd w:id="320"/>
    </w:p>
    <w:p>
      <w:pPr>
        <w:rPr>
          <w:rFonts w:hint="eastAsia"/>
          <w:lang w:eastAsia="zh-CN"/>
        </w:rPr>
      </w:pPr>
      <w:r>
        <w:rPr>
          <w:rFonts w:hint="eastAsia"/>
          <w:lang w:eastAsia="zh-CN"/>
        </w:rPr>
        <w:t>无</w:t>
      </w:r>
    </w:p>
    <w:p>
      <w:pPr>
        <w:pStyle w:val="19"/>
        <w:rPr>
          <w:rFonts w:hint="eastAsia"/>
          <w:lang w:eastAsia="zh-CN"/>
        </w:rPr>
      </w:pPr>
      <w:bookmarkStart w:id="321" w:name="_Toc8901"/>
      <w:r>
        <w:rPr>
          <w:rFonts w:hint="eastAsia"/>
          <w:lang w:eastAsia="zh-CN"/>
        </w:rPr>
        <w:t>输入内容</w:t>
      </w:r>
      <w:bookmarkEnd w:id="321"/>
    </w:p>
    <w:tbl>
      <w:tblPr>
        <w:tblStyle w:val="16"/>
        <w:tblpPr w:leftFromText="180" w:rightFromText="180" w:vertAnchor="text" w:horzAnchor="page" w:tblpX="1909" w:tblpY="113"/>
        <w:tblW w:w="8002"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162"/>
        <w:gridCol w:w="1215"/>
        <w:gridCol w:w="1095"/>
        <w:gridCol w:w="3546"/>
        <w:gridCol w:w="984"/>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1162" w:type="dxa"/>
            <w:tcBorders>
              <w:top w:val="single" w:color="auto" w:sz="4" w:space="0"/>
              <w:lef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控件类型</w:t>
            </w:r>
          </w:p>
        </w:tc>
        <w:tc>
          <w:tcPr>
            <w:tcW w:w="1215" w:type="dxa"/>
            <w:tcBorders>
              <w:top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名称</w:t>
            </w:r>
          </w:p>
        </w:tc>
        <w:tc>
          <w:tcPr>
            <w:tcW w:w="1095" w:type="dxa"/>
            <w:tcBorders>
              <w:top w:val="single" w:color="auto" w:sz="4" w:space="0"/>
            </w:tcBorders>
            <w:shd w:val="pct10" w:color="auto" w:fill="auto"/>
            <w:vAlign w:val="top"/>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是否必填</w:t>
            </w:r>
          </w:p>
        </w:tc>
        <w:tc>
          <w:tcPr>
            <w:tcW w:w="3546" w:type="dxa"/>
            <w:tcBorders>
              <w:top w:val="single" w:color="auto" w:sz="4" w:space="0"/>
              <w:right w:val="single" w:color="auto" w:sz="4" w:space="0"/>
            </w:tcBorders>
            <w:shd w:val="pct10" w:color="auto" w:fill="auto"/>
            <w:vAlign w:val="center"/>
          </w:tcPr>
          <w:p>
            <w:pPr>
              <w:pStyle w:val="20"/>
              <w:spacing w:before="0" w:after="0" w:line="240" w:lineRule="auto"/>
              <w:jc w:val="center"/>
              <w:rPr>
                <w:rFonts w:hint="eastAsia" w:ascii="Arial" w:hAnsi="Arial" w:eastAsia="宋体"/>
                <w:bCs/>
                <w:spacing w:val="0"/>
                <w:szCs w:val="18"/>
                <w:lang w:eastAsia="zh-CN" w:bidi="en-US"/>
              </w:rPr>
            </w:pPr>
            <w:r>
              <w:rPr>
                <w:rFonts w:hint="eastAsia" w:ascii="Arial" w:hAnsi="Arial"/>
                <w:bCs/>
                <w:spacing w:val="0"/>
                <w:szCs w:val="18"/>
                <w:lang w:eastAsia="zh-CN" w:bidi="en-US"/>
              </w:rPr>
              <w:t>约束条件</w:t>
            </w:r>
          </w:p>
        </w:tc>
        <w:tc>
          <w:tcPr>
            <w:tcW w:w="984" w:type="dxa"/>
            <w:tcBorders>
              <w:top w:val="single" w:color="auto" w:sz="4" w:space="0"/>
              <w:left w:val="single" w:color="auto" w:sz="4" w:space="0"/>
              <w:right w:val="single" w:color="auto" w:sz="4" w:space="0"/>
            </w:tcBorders>
            <w:shd w:val="pct10" w:color="auto" w:fill="auto"/>
            <w:vAlign w:val="center"/>
          </w:tcPr>
          <w:p>
            <w:pPr>
              <w:pStyle w:val="20"/>
              <w:spacing w:before="0" w:after="0" w:line="240" w:lineRule="auto"/>
              <w:jc w:val="center"/>
              <w:rPr>
                <w:rFonts w:ascii="Arial" w:hAnsi="Arial"/>
                <w:bCs/>
                <w:spacing w:val="0"/>
                <w:szCs w:val="18"/>
                <w:lang w:eastAsia="en-US" w:bidi="en-US"/>
              </w:rPr>
            </w:pPr>
            <w:r>
              <w:rPr>
                <w:rFonts w:hint="eastAsia" w:ascii="Arial" w:hAnsi="Arial"/>
                <w:bCs/>
                <w:spacing w:val="0"/>
                <w:szCs w:val="18"/>
                <w:lang w:eastAsia="zh-CN" w:bidi="en-US"/>
              </w:rPr>
              <w:t>其它</w:t>
            </w:r>
            <w:r>
              <w:rPr>
                <w:rFonts w:hint="eastAsia" w:ascii="Arial" w:hAnsi="Arial"/>
                <w:bCs/>
                <w:spacing w:val="0"/>
                <w:szCs w:val="18"/>
                <w:lang w:eastAsia="en-US" w:bidi="en-US"/>
              </w:rPr>
              <w:t>说明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中间件名称</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val="en-US" w:eastAsia="zh-CN"/>
              </w:rPr>
            </w:pPr>
            <w:r>
              <w:rPr>
                <w:rFonts w:hint="eastAsia" w:ascii="Arial" w:hAnsi="Arial"/>
                <w:szCs w:val="18"/>
                <w:lang w:val="en-US" w:eastAsia="zh-CN"/>
              </w:rPr>
              <w:t>IP</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下拉框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端口</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时间框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请求</w:t>
            </w:r>
            <w:r>
              <w:rPr>
                <w:rFonts w:hint="eastAsia" w:ascii="Arial" w:hAnsi="Arial"/>
                <w:szCs w:val="18"/>
                <w:lang w:val="en-US" w:eastAsia="zh-CN"/>
              </w:rPr>
              <w:t>URL</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是否签名</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选择框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签名</w:t>
            </w:r>
            <w:r>
              <w:rPr>
                <w:rFonts w:hint="eastAsia" w:ascii="Arial" w:hAnsi="Arial"/>
                <w:szCs w:val="18"/>
                <w:lang w:val="en-US" w:eastAsia="zh-CN"/>
              </w:rPr>
              <w:t>KEY</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是否加密</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是</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加密方式</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选择框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56" w:hRule="atLeast"/>
        </w:trPr>
        <w:tc>
          <w:tcPr>
            <w:tcW w:w="1162" w:type="dxa"/>
            <w:tcBorders>
              <w:top w:val="single" w:color="auto" w:sz="6" w:space="0"/>
              <w:left w:val="single" w:color="auto" w:sz="4" w:space="0"/>
              <w:bottom w:val="single" w:color="auto" w:sz="6" w:space="0"/>
            </w:tcBorders>
            <w:textDirection w:val="lrTb"/>
            <w:vAlign w:val="top"/>
          </w:tcPr>
          <w:p>
            <w:pPr>
              <w:jc w:val="center"/>
              <w:rPr>
                <w:rFonts w:hint="eastAsia" w:ascii="Arial" w:hAnsi="Arial"/>
                <w:szCs w:val="18"/>
                <w:lang w:eastAsia="zh-CN"/>
              </w:rPr>
            </w:pPr>
            <w:r>
              <w:rPr>
                <w:rFonts w:hint="eastAsia" w:ascii="Arial" w:hAnsi="Arial"/>
                <w:szCs w:val="18"/>
                <w:lang w:eastAsia="zh-CN"/>
              </w:rPr>
              <w:t>加密</w:t>
            </w:r>
            <w:r>
              <w:rPr>
                <w:rFonts w:hint="eastAsia" w:ascii="Arial" w:hAnsi="Arial"/>
                <w:szCs w:val="18"/>
                <w:lang w:val="en-US" w:eastAsia="zh-CN"/>
              </w:rPr>
              <w:t>KEY</w:t>
            </w:r>
          </w:p>
        </w:tc>
        <w:tc>
          <w:tcPr>
            <w:tcW w:w="1215" w:type="dxa"/>
            <w:tcBorders>
              <w:top w:val="single" w:color="auto" w:sz="6" w:space="0"/>
              <w:bottom w:val="single" w:color="auto" w:sz="6" w:space="0"/>
            </w:tcBorders>
            <w:textDirection w:val="lrTb"/>
            <w:vAlign w:val="top"/>
          </w:tcPr>
          <w:p>
            <w:pPr>
              <w:jc w:val="center"/>
              <w:rPr>
                <w:rFonts w:hint="eastAsia"/>
                <w:szCs w:val="18"/>
                <w:lang w:eastAsia="zh-CN"/>
              </w:rPr>
            </w:pPr>
            <w:r>
              <w:rPr>
                <w:rFonts w:hint="eastAsia" w:ascii="Arial" w:hAnsi="Arial"/>
                <w:szCs w:val="18"/>
                <w:lang w:eastAsia="zh-CN"/>
              </w:rPr>
              <w:t>输入框</w:t>
            </w:r>
          </w:p>
        </w:tc>
        <w:tc>
          <w:tcPr>
            <w:tcW w:w="1095" w:type="dxa"/>
            <w:tcBorders>
              <w:top w:val="single" w:color="auto" w:sz="6" w:space="0"/>
              <w:bottom w:val="single" w:color="auto" w:sz="6" w:space="0"/>
            </w:tcBorders>
            <w:vAlign w:val="top"/>
          </w:tcPr>
          <w:p>
            <w:pPr>
              <w:jc w:val="center"/>
              <w:rPr>
                <w:rFonts w:hint="eastAsia" w:ascii="Arial" w:hAnsi="Arial"/>
                <w:szCs w:val="18"/>
                <w:lang w:eastAsia="zh-CN"/>
              </w:rPr>
            </w:pPr>
            <w:r>
              <w:rPr>
                <w:rFonts w:hint="eastAsia" w:ascii="Arial" w:hAnsi="Arial"/>
                <w:szCs w:val="18"/>
                <w:lang w:eastAsia="zh-CN"/>
              </w:rPr>
              <w:t>否</w:t>
            </w:r>
          </w:p>
        </w:tc>
        <w:tc>
          <w:tcPr>
            <w:tcW w:w="3546" w:type="dxa"/>
            <w:tcBorders>
              <w:top w:val="single" w:color="auto" w:sz="6" w:space="0"/>
              <w:bottom w:val="single" w:color="auto" w:sz="6" w:space="0"/>
              <w:right w:val="single" w:color="auto" w:sz="4" w:space="0"/>
            </w:tcBorders>
            <w:vAlign w:val="top"/>
          </w:tcPr>
          <w:p>
            <w:pPr>
              <w:jc w:val="left"/>
              <w:rPr>
                <w:rFonts w:hint="eastAsia" w:ascii="Arial" w:hAnsi="Arial" w:eastAsia="宋体"/>
                <w:szCs w:val="18"/>
                <w:lang w:val="en-US" w:eastAsia="zh-CN"/>
              </w:rPr>
            </w:pPr>
          </w:p>
        </w:tc>
        <w:tc>
          <w:tcPr>
            <w:tcW w:w="984" w:type="dxa"/>
            <w:tcBorders>
              <w:top w:val="single" w:color="auto" w:sz="6" w:space="0"/>
              <w:left w:val="single" w:color="auto" w:sz="4" w:space="0"/>
              <w:bottom w:val="single" w:color="auto" w:sz="6" w:space="0"/>
              <w:right w:val="single" w:color="auto" w:sz="4" w:space="0"/>
            </w:tcBorders>
            <w:vAlign w:val="top"/>
          </w:tcPr>
          <w:p>
            <w:pPr>
              <w:jc w:val="both"/>
              <w:rPr>
                <w:rFonts w:hint="eastAsia" w:ascii="Arial" w:hAnsi="Arial" w:eastAsia="宋体"/>
                <w:szCs w:val="18"/>
                <w:lang w:eastAsia="zh-CN"/>
              </w:rPr>
            </w:pPr>
          </w:p>
        </w:tc>
      </w:tr>
    </w:tbl>
    <w:p>
      <w:pPr>
        <w:rPr>
          <w:rFonts w:hint="eastAsia"/>
          <w:lang w:eastAsia="zh-CN"/>
        </w:rPr>
      </w:pPr>
    </w:p>
    <w:p>
      <w:pPr>
        <w:pStyle w:val="19"/>
        <w:rPr>
          <w:rFonts w:hint="eastAsia"/>
          <w:lang w:eastAsia="zh-CN"/>
        </w:rPr>
      </w:pPr>
      <w:bookmarkStart w:id="322" w:name="_Toc12784"/>
      <w:r>
        <w:rPr>
          <w:rFonts w:hint="eastAsia"/>
          <w:lang w:eastAsia="zh-CN"/>
        </w:rPr>
        <w:t>输出内容</w:t>
      </w:r>
      <w:bookmarkEnd w:id="322"/>
    </w:p>
    <w:p>
      <w:pPr>
        <w:rPr>
          <w:rFonts w:hint="eastAsia" w:eastAsia="宋体"/>
          <w:lang w:eastAsia="zh-CN"/>
        </w:rPr>
      </w:pPr>
      <w:r>
        <w:rPr>
          <w:rFonts w:hint="eastAsia"/>
          <w:lang w:eastAsia="zh-CN"/>
        </w:rPr>
        <w:t>无</w:t>
      </w:r>
    </w:p>
    <w:p>
      <w:pPr>
        <w:pStyle w:val="19"/>
      </w:pPr>
      <w:bookmarkStart w:id="323" w:name="_Toc4153"/>
      <w:r>
        <w:rPr>
          <w:rFonts w:hint="eastAsia"/>
        </w:rPr>
        <w:t>用例</w:t>
      </w:r>
      <w:bookmarkEnd w:id="323"/>
    </w:p>
    <w:tbl>
      <w:tblPr>
        <w:tblStyle w:val="16"/>
        <w:tblpPr w:leftFromText="180" w:rightFromText="180" w:vertAnchor="text" w:horzAnchor="page" w:tblpX="1909" w:tblpY="16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723"/>
        <w:gridCol w:w="5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用例名称</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color w:val="FF0000"/>
                <w:sz w:val="18"/>
                <w:szCs w:val="18"/>
                <w:lang w:eastAsia="zh-CN"/>
              </w:rPr>
            </w:pPr>
            <w:r>
              <w:rPr>
                <w:rFonts w:hint="eastAsia"/>
                <w:color w:val="auto"/>
                <w:sz w:val="18"/>
                <w:szCs w:val="18"/>
                <w:lang w:eastAsia="zh-CN"/>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eastAsia="zh-CN"/>
              </w:rPr>
            </w:pPr>
            <w:r>
              <w:rPr>
                <w:rFonts w:hint="eastAsia" w:ascii="黑体" w:hAnsi="黑体" w:eastAsia="黑体"/>
                <w:b/>
                <w:bCs/>
                <w:sz w:val="18"/>
                <w:szCs w:val="18"/>
                <w:lang w:eastAsia="zh-CN"/>
              </w:rPr>
              <w:t>优先级</w:t>
            </w:r>
          </w:p>
        </w:tc>
        <w:tc>
          <w:tcPr>
            <w:tcW w:w="6931" w:type="dxa"/>
            <w:gridSpan w:val="2"/>
            <w:tcBorders>
              <w:right w:val="single" w:color="auto" w:sz="4" w:space="0"/>
            </w:tcBorders>
            <w:shd w:val="clear" w:color="auto" w:fill="FFFFFF"/>
            <w:vAlign w:val="top"/>
          </w:tcPr>
          <w:p>
            <w:pPr>
              <w:pStyle w:val="21"/>
              <w:spacing w:line="400" w:lineRule="exact"/>
              <w:rPr>
                <w:rFonts w:hint="eastAsia"/>
                <w:color w:val="auto"/>
                <w:sz w:val="18"/>
                <w:szCs w:val="18"/>
                <w:lang w:val="en-US" w:eastAsia="zh-CN"/>
              </w:rPr>
            </w:pPr>
            <w:r>
              <w:rPr>
                <w:rFonts w:hint="eastAsia"/>
                <w:color w:val="auto"/>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参与者</w:t>
            </w:r>
          </w:p>
        </w:tc>
        <w:tc>
          <w:tcPr>
            <w:tcW w:w="6931" w:type="dxa"/>
            <w:gridSpan w:val="2"/>
            <w:tcBorders>
              <w:right w:val="single" w:color="auto" w:sz="4" w:space="0"/>
            </w:tcBorders>
            <w:shd w:val="clear" w:color="auto" w:fill="FFFFFF"/>
            <w:vAlign w:val="top"/>
          </w:tcPr>
          <w:p>
            <w:pPr>
              <w:pStyle w:val="21"/>
              <w:spacing w:line="400" w:lineRule="exact"/>
              <w:rPr>
                <w:rFonts w:hint="eastAsia" w:eastAsia="宋体"/>
                <w:sz w:val="18"/>
                <w:szCs w:val="18"/>
                <w:lang w:eastAsia="zh-CN"/>
              </w:rPr>
            </w:pPr>
            <w:r>
              <w:rPr>
                <w:rFonts w:hint="eastAsia"/>
                <w:sz w:val="18"/>
                <w:szCs w:val="18"/>
                <w:lang w:eastAsia="zh-CN"/>
              </w:rPr>
              <w:t>已登录且拥有此功能权限用户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概要描述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用户输入相关信息对中间件进行新增，新增后中间件才可以连接</w:t>
            </w:r>
            <w:r>
              <w:rPr>
                <w:rFonts w:hint="eastAsia" w:ascii="Arial" w:hAnsi="Arial"/>
                <w:sz w:val="18"/>
                <w:szCs w:val="18"/>
                <w:lang w:val="en-US" w:eastAsia="zh-CN"/>
              </w:rPr>
              <w:t>MPGS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场景描述</w:t>
            </w:r>
          </w:p>
        </w:tc>
        <w:tc>
          <w:tcPr>
            <w:tcW w:w="6931" w:type="dxa"/>
            <w:gridSpan w:val="2"/>
            <w:tcBorders>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前置条件</w:t>
            </w:r>
          </w:p>
        </w:tc>
        <w:tc>
          <w:tcPr>
            <w:tcW w:w="6931" w:type="dxa"/>
            <w:gridSpan w:val="2"/>
            <w:tcBorders>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系统用户已登录且有此功能权限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后置条件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表格数据更新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Borders>
              <w:left w:val="single" w:color="auto" w:sz="4" w:space="0"/>
              <w:bottom w:val="single" w:color="auto" w:sz="4" w:space="0"/>
            </w:tcBorders>
            <w:shd w:val="pct10" w:color="auto" w:fill="FFFFFF"/>
            <w:vAlign w:val="top"/>
          </w:tcPr>
          <w:p>
            <w:pPr>
              <w:pStyle w:val="21"/>
              <w:spacing w:line="400" w:lineRule="exact"/>
              <w:rPr>
                <w:rFonts w:hint="eastAsia" w:ascii="黑体" w:hAnsi="黑体" w:eastAsia="黑体"/>
                <w:b/>
                <w:bCs/>
                <w:sz w:val="18"/>
                <w:szCs w:val="18"/>
                <w:lang w:val="en-US" w:eastAsia="zh-CN"/>
              </w:rPr>
            </w:pPr>
            <w:r>
              <w:rPr>
                <w:rFonts w:hint="eastAsia" w:ascii="黑体" w:hAnsi="黑体" w:eastAsia="黑体"/>
                <w:b/>
                <w:bCs/>
                <w:sz w:val="18"/>
                <w:szCs w:val="18"/>
                <w:lang w:val="en-US" w:eastAsia="zh-CN"/>
              </w:rPr>
              <w:t>触发条件</w:t>
            </w:r>
          </w:p>
        </w:tc>
        <w:tc>
          <w:tcPr>
            <w:tcW w:w="6931" w:type="dxa"/>
            <w:gridSpan w:val="2"/>
            <w:tcBorders>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点击新增按钮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4"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主事件流</w:t>
            </w:r>
          </w:p>
        </w:tc>
        <w:tc>
          <w:tcPr>
            <w:tcW w:w="6931" w:type="dxa"/>
            <w:gridSpan w:val="2"/>
            <w:tcBorders>
              <w:top w:val="single" w:color="auto" w:sz="4" w:space="0"/>
              <w:right w:val="single" w:color="auto" w:sz="4" w:space="0"/>
            </w:tcBorders>
            <w:shd w:val="clear" w:color="auto" w:fill="FFFFFF"/>
            <w:vAlign w:val="top"/>
          </w:tcPr>
          <w:p>
            <w:pPr>
              <w:pStyle w:val="21"/>
              <w:spacing w:line="400" w:lineRule="exact"/>
              <w:jc w:val="left"/>
              <w:rPr>
                <w:rFonts w:hint="eastAsia" w:ascii="Arial" w:hAnsi="Arial"/>
                <w:sz w:val="18"/>
                <w:szCs w:val="18"/>
                <w:lang w:val="en-US" w:eastAsia="zh-CN"/>
              </w:rPr>
            </w:pPr>
            <w:r>
              <w:rPr>
                <w:rFonts w:hint="eastAsia" w:ascii="Arial" w:hAnsi="Arial"/>
                <w:sz w:val="18"/>
                <w:szCs w:val="18"/>
                <w:lang w:val="en-US" w:eastAsia="zh-CN"/>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可选事件流</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ascii="黑体" w:hAnsi="黑体" w:eastAsia="黑体"/>
                <w:b/>
                <w:bCs/>
                <w:sz w:val="18"/>
                <w:szCs w:val="18"/>
              </w:rPr>
              <w:t>异常事件流</w:t>
            </w:r>
          </w:p>
        </w:tc>
        <w:tc>
          <w:tcPr>
            <w:tcW w:w="1723" w:type="dxa"/>
            <w:tcBorders>
              <w:top w:val="single" w:color="auto" w:sz="4" w:space="0"/>
              <w:bottom w:val="single" w:color="auto" w:sz="4" w:space="0"/>
              <w:right w:val="nil"/>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c>
          <w:tcPr>
            <w:tcW w:w="5208" w:type="dxa"/>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业务规则</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特别需求</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numPr>
                <w:ilvl w:val="0"/>
                <w:numId w:val="0"/>
              </w:numPr>
              <w:spacing w:line="400" w:lineRule="exact"/>
              <w:rPr>
                <w:rFonts w:hint="eastAsia" w:ascii="Arial" w:hAnsi="Arial"/>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使用频率</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val="en-US" w:eastAsia="zh-CN"/>
              </w:rPr>
            </w:pPr>
            <w:r>
              <w:rPr>
                <w:rFonts w:hint="eastAsia" w:ascii="Arial" w:hAnsi="Arial"/>
                <w:sz w:val="18"/>
                <w:szCs w:val="18"/>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相关操作/功能</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sz w:val="18"/>
                <w:szCs w:val="18"/>
                <w:lang w:val="en-US" w:eastAsia="zh-CN"/>
              </w:rPr>
            </w:pPr>
            <w:r>
              <w:rPr>
                <w:rFonts w:hint="eastAsia" w:ascii="Arial" w:hAnsi="Arial"/>
                <w:sz w:val="18"/>
                <w:szCs w:val="18"/>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相关单据/报表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10" w:hRule="atLeast"/>
        </w:trPr>
        <w:tc>
          <w:tcPr>
            <w:tcW w:w="1591" w:type="dxa"/>
            <w:tcBorders>
              <w:left w:val="single" w:color="auto" w:sz="4" w:space="0"/>
            </w:tcBorders>
            <w:shd w:val="pct10" w:color="auto" w:fill="FFFFFF"/>
            <w:vAlign w:val="top"/>
          </w:tcPr>
          <w:p>
            <w:pPr>
              <w:pStyle w:val="21"/>
              <w:spacing w:line="400" w:lineRule="exact"/>
              <w:rPr>
                <w:rFonts w:ascii="黑体" w:hAnsi="黑体" w:eastAsia="黑体"/>
                <w:b/>
                <w:bCs/>
                <w:sz w:val="18"/>
                <w:szCs w:val="18"/>
              </w:rPr>
            </w:pPr>
            <w:r>
              <w:rPr>
                <w:rFonts w:hint="eastAsia" w:ascii="黑体" w:hAnsi="黑体" w:eastAsia="黑体"/>
                <w:b/>
                <w:bCs/>
                <w:sz w:val="18"/>
                <w:szCs w:val="18"/>
              </w:rPr>
              <w:t>备    注</w:t>
            </w:r>
          </w:p>
        </w:tc>
        <w:tc>
          <w:tcPr>
            <w:tcW w:w="6931" w:type="dxa"/>
            <w:gridSpan w:val="2"/>
            <w:tcBorders>
              <w:top w:val="single" w:color="auto" w:sz="4" w:space="0"/>
              <w:bottom w:val="single" w:color="auto" w:sz="4" w:space="0"/>
              <w:right w:val="single" w:color="auto" w:sz="4" w:space="0"/>
            </w:tcBorders>
            <w:shd w:val="clear" w:color="auto" w:fill="FFFFFF"/>
            <w:vAlign w:val="top"/>
          </w:tcPr>
          <w:p>
            <w:pPr>
              <w:pStyle w:val="21"/>
              <w:spacing w:line="400" w:lineRule="exact"/>
              <w:rPr>
                <w:rFonts w:hint="eastAsia" w:ascii="Arial" w:hAnsi="Arial" w:eastAsia="宋体"/>
                <w:sz w:val="18"/>
                <w:szCs w:val="18"/>
                <w:lang w:eastAsia="zh-CN"/>
              </w:rPr>
            </w:pPr>
            <w:r>
              <w:rPr>
                <w:rFonts w:hint="eastAsia" w:ascii="Arial" w:hAnsi="Arial"/>
                <w:sz w:val="18"/>
                <w:szCs w:val="18"/>
                <w:lang w:eastAsia="zh-CN"/>
              </w:rPr>
              <w:t>无</w:t>
            </w:r>
          </w:p>
        </w:tc>
      </w:tr>
    </w:tbl>
    <w:p>
      <w:pPr>
        <w:rPr>
          <w:rFonts w:hint="eastAsia"/>
          <w:lang w:eastAsia="zh-CN"/>
        </w:rPr>
      </w:pPr>
    </w:p>
    <w:p>
      <w:pPr>
        <w:rPr>
          <w:rFonts w:hint="eastAsia"/>
          <w:lang w:eastAsia="zh-CN"/>
        </w:rPr>
      </w:pPr>
    </w:p>
    <w:p>
      <w:pPr>
        <w:pStyle w:val="5"/>
      </w:pPr>
      <w:bookmarkStart w:id="324" w:name="_Toc25902"/>
      <w:r>
        <w:rPr>
          <w:rFonts w:hint="eastAsia"/>
          <w:lang w:val="en-US" w:eastAsia="zh-CN"/>
        </w:rPr>
        <w:t>中间件管理-打开</w:t>
      </w:r>
      <w:bookmarkEnd w:id="324"/>
    </w:p>
    <w:p>
      <w:pPr>
        <w:rPr>
          <w:rFonts w:hint="eastAsia"/>
          <w:lang w:eastAsia="zh-CN"/>
        </w:rPr>
      </w:pPr>
      <w:r>
        <w:rPr>
          <w:rFonts w:hint="eastAsia"/>
          <w:lang w:eastAsia="zh-CN"/>
        </w:rPr>
        <w:t>打开中间件的登录页面</w:t>
      </w:r>
    </w:p>
    <w:p>
      <w:pPr>
        <w:pStyle w:val="5"/>
      </w:pPr>
      <w:bookmarkStart w:id="325" w:name="_Toc7506"/>
      <w:r>
        <w:rPr>
          <w:rFonts w:hint="eastAsia"/>
          <w:lang w:val="en-US" w:eastAsia="zh-CN"/>
        </w:rPr>
        <w:t>中间件管理-编辑</w:t>
      </w:r>
      <w:bookmarkEnd w:id="325"/>
    </w:p>
    <w:p>
      <w:pPr>
        <w:rPr>
          <w:rFonts w:hint="eastAsia"/>
          <w:lang w:eastAsia="zh-CN"/>
        </w:rPr>
      </w:pPr>
      <w:r>
        <w:rPr>
          <w:rFonts w:hint="eastAsia"/>
          <w:lang w:eastAsia="zh-CN"/>
        </w:rPr>
        <w:t>除了中间件名称，其它都可以修改</w:t>
      </w:r>
    </w:p>
    <w:p>
      <w:pPr>
        <w:rPr>
          <w:rFonts w:hint="eastAsia"/>
          <w:lang w:eastAsia="zh-CN"/>
        </w:rPr>
      </w:pPr>
    </w:p>
    <w:p>
      <w:pPr>
        <w:pStyle w:val="5"/>
      </w:pPr>
      <w:bookmarkStart w:id="326" w:name="_Toc31884"/>
      <w:r>
        <w:rPr>
          <w:rFonts w:hint="eastAsia"/>
          <w:lang w:val="en-US" w:eastAsia="zh-CN"/>
        </w:rPr>
        <w:t>中间件管理-删除</w:t>
      </w:r>
      <w:bookmarkEnd w:id="326"/>
    </w:p>
    <w:p>
      <w:pPr>
        <w:rPr>
          <w:rFonts w:hint="eastAsia"/>
          <w:lang w:eastAsia="zh-CN"/>
        </w:rPr>
      </w:pPr>
      <w:r>
        <w:rPr>
          <w:rFonts w:hint="eastAsia"/>
          <w:lang w:eastAsia="zh-CN"/>
        </w:rPr>
        <w:t>物理删除，正在连接的中间件不可删除。</w:t>
      </w:r>
    </w:p>
    <w:p>
      <w:pPr>
        <w:rPr>
          <w:rFonts w:hint="eastAsia"/>
          <w:lang w:eastAsia="zh-CN"/>
        </w:rPr>
      </w:pPr>
    </w:p>
    <w:p>
      <w:pPr>
        <w:pStyle w:val="5"/>
      </w:pPr>
      <w:bookmarkStart w:id="327" w:name="_Toc476"/>
      <w:r>
        <w:rPr>
          <w:rFonts w:hint="eastAsia"/>
          <w:lang w:val="en-US" w:eastAsia="zh-CN"/>
        </w:rPr>
        <w:t>后台管理-查询机管理-页面展示</w:t>
      </w:r>
      <w:bookmarkEnd w:id="327"/>
    </w:p>
    <w:p>
      <w:pPr>
        <w:pStyle w:val="19"/>
      </w:pPr>
      <w:bookmarkStart w:id="328" w:name="_Toc6944"/>
      <w:r>
        <w:rPr>
          <w:rFonts w:hint="eastAsia"/>
        </w:rPr>
        <w:t>原型界面</w:t>
      </w:r>
      <w:bookmarkEnd w:id="328"/>
    </w:p>
    <w:p>
      <w:pPr>
        <w:rPr>
          <w:rFonts w:hint="eastAsia" w:eastAsia="宋体"/>
          <w:lang w:eastAsia="zh-CN"/>
        </w:rPr>
      </w:pPr>
      <w:r>
        <w:drawing>
          <wp:inline distT="0" distB="0" distL="114300" distR="114300">
            <wp:extent cx="5272405" cy="1316990"/>
            <wp:effectExtent l="0" t="0" r="4445" b="16510"/>
            <wp:docPr id="135"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21"/>
                    <pic:cNvPicPr>
                      <a:picLocks noChangeAspect="1"/>
                    </pic:cNvPicPr>
                  </pic:nvPicPr>
                  <pic:blipFill>
                    <a:blip r:embed="rId34"/>
                    <a:stretch>
                      <a:fillRect/>
                    </a:stretch>
                  </pic:blipFill>
                  <pic:spPr>
                    <a:xfrm>
                      <a:off x="0" y="0"/>
                      <a:ext cx="5272405" cy="1316990"/>
                    </a:xfrm>
                    <a:prstGeom prst="rect">
                      <a:avLst/>
                    </a:prstGeom>
                    <a:noFill/>
                    <a:ln w="9525">
                      <a:noFill/>
                    </a:ln>
                  </pic:spPr>
                </pic:pic>
              </a:graphicData>
            </a:graphic>
          </wp:inline>
        </w:drawing>
      </w:r>
    </w:p>
    <w:p>
      <w:pPr>
        <w:keepNext/>
      </w:pPr>
    </w:p>
    <w:p>
      <w:pPr>
        <w:pStyle w:val="19"/>
        <w:rPr>
          <w:rFonts w:hint="eastAsia"/>
        </w:rPr>
      </w:pPr>
      <w:bookmarkStart w:id="329" w:name="_Toc23851"/>
      <w:r>
        <w:rPr>
          <w:rFonts w:hint="eastAsia"/>
        </w:rPr>
        <w:t>界面说明</w:t>
      </w:r>
      <w:bookmarkEnd w:id="329"/>
    </w:p>
    <w:p>
      <w:pPr>
        <w:rPr>
          <w:rFonts w:hint="eastAsia"/>
          <w:lang w:eastAsia="zh-CN"/>
        </w:rPr>
      </w:pPr>
      <w:r>
        <w:rPr>
          <w:rFonts w:hint="eastAsia"/>
          <w:lang w:eastAsia="zh-CN"/>
        </w:rPr>
        <w:t>无</w:t>
      </w:r>
    </w:p>
    <w:p>
      <w:pPr>
        <w:pStyle w:val="19"/>
        <w:rPr>
          <w:rFonts w:hint="eastAsia"/>
          <w:lang w:eastAsia="zh-CN"/>
        </w:rPr>
      </w:pPr>
      <w:bookmarkStart w:id="330" w:name="_Toc4409"/>
      <w:r>
        <w:rPr>
          <w:rFonts w:hint="eastAsia"/>
          <w:lang w:eastAsia="zh-CN"/>
        </w:rPr>
        <w:t>输入内容</w:t>
      </w:r>
      <w:bookmarkEnd w:id="330"/>
    </w:p>
    <w:p>
      <w:pPr>
        <w:rPr>
          <w:rFonts w:hint="eastAsia"/>
          <w:lang w:eastAsia="zh-CN"/>
        </w:rPr>
      </w:pPr>
      <w:r>
        <w:rPr>
          <w:rFonts w:hint="eastAsia"/>
          <w:lang w:eastAsia="zh-CN"/>
        </w:rPr>
        <w:t>无</w:t>
      </w:r>
    </w:p>
    <w:p>
      <w:pPr>
        <w:pStyle w:val="19"/>
        <w:rPr>
          <w:rFonts w:hint="eastAsia"/>
          <w:lang w:eastAsia="zh-CN"/>
        </w:rPr>
      </w:pPr>
      <w:bookmarkStart w:id="331" w:name="_Toc23405"/>
      <w:r>
        <w:rPr>
          <w:rFonts w:hint="eastAsia"/>
          <w:lang w:eastAsia="zh-CN"/>
        </w:rPr>
        <w:t>输出内容</w:t>
      </w:r>
      <w:bookmarkEnd w:id="331"/>
    </w:p>
    <w:p>
      <w:pPr>
        <w:rPr>
          <w:rFonts w:hint="eastAsia" w:eastAsia="宋体"/>
          <w:lang w:eastAsia="zh-CN"/>
        </w:rPr>
      </w:pPr>
      <w:r>
        <w:rPr>
          <w:rFonts w:hint="eastAsia"/>
          <w:lang w:eastAsia="zh-CN"/>
        </w:rPr>
        <w:t>无</w:t>
      </w:r>
    </w:p>
    <w:p>
      <w:pPr>
        <w:pStyle w:val="19"/>
      </w:pPr>
      <w:bookmarkStart w:id="332" w:name="_Toc2789"/>
      <w:r>
        <w:rPr>
          <w:rFonts w:hint="eastAsia"/>
        </w:rPr>
        <w:t>用例</w:t>
      </w:r>
      <w:bookmarkEnd w:id="332"/>
    </w:p>
    <w:p>
      <w:pPr>
        <w:rPr>
          <w:rFonts w:hint="eastAsia"/>
          <w:lang w:eastAsia="zh-CN"/>
        </w:rPr>
      </w:pPr>
      <w:r>
        <w:rPr>
          <w:rFonts w:hint="eastAsia"/>
          <w:lang w:eastAsia="zh-CN"/>
        </w:rPr>
        <w:t>无</w:t>
      </w:r>
    </w:p>
    <w:p>
      <w:pPr>
        <w:rPr>
          <w:rFonts w:hint="eastAsia"/>
          <w:lang w:eastAsia="zh-CN"/>
        </w:rPr>
      </w:pPr>
    </w:p>
    <w:p>
      <w:pPr>
        <w:pStyle w:val="5"/>
      </w:pPr>
      <w:bookmarkStart w:id="333" w:name="_Toc20146"/>
      <w:r>
        <w:rPr>
          <w:rFonts w:hint="eastAsia"/>
          <w:lang w:val="en-US" w:eastAsia="zh-CN"/>
        </w:rPr>
        <w:t>查询机管理-搜索</w:t>
      </w:r>
      <w:bookmarkEnd w:id="333"/>
    </w:p>
    <w:p>
      <w:pPr>
        <w:rPr>
          <w:rFonts w:hint="eastAsia"/>
          <w:lang w:eastAsia="zh-CN"/>
        </w:rPr>
      </w:pPr>
      <w:r>
        <w:rPr>
          <w:rFonts w:hint="eastAsia"/>
          <w:lang w:eastAsia="zh-CN"/>
        </w:rPr>
        <w:t>标准搜索</w:t>
      </w:r>
    </w:p>
    <w:p>
      <w:pPr>
        <w:rPr>
          <w:rFonts w:hint="eastAsia"/>
          <w:lang w:eastAsia="zh-CN"/>
        </w:rPr>
      </w:pPr>
    </w:p>
    <w:p>
      <w:pPr>
        <w:pStyle w:val="5"/>
      </w:pPr>
      <w:bookmarkStart w:id="334" w:name="_Toc22369"/>
      <w:r>
        <w:rPr>
          <w:rFonts w:hint="eastAsia"/>
          <w:lang w:val="en-US" w:eastAsia="zh-CN"/>
        </w:rPr>
        <w:t>查询机管理-设置查询机位置</w:t>
      </w:r>
      <w:bookmarkEnd w:id="334"/>
    </w:p>
    <w:p>
      <w:pPr>
        <w:rPr>
          <w:rFonts w:hint="eastAsia"/>
          <w:lang w:eastAsia="zh-CN"/>
        </w:rPr>
      </w:pPr>
      <w:r>
        <w:rPr>
          <w:rFonts w:hint="eastAsia"/>
          <w:lang w:eastAsia="zh-CN"/>
        </w:rPr>
        <w:t>打开地图编辑器，在地图上点选一个地点。（方式可能会改变，暂时这样考虑）</w:t>
      </w:r>
    </w:p>
    <w:p>
      <w:pPr>
        <w:pStyle w:val="5"/>
      </w:pPr>
      <w:bookmarkStart w:id="335" w:name="_Toc8445"/>
      <w:r>
        <w:rPr>
          <w:rFonts w:hint="eastAsia"/>
          <w:lang w:val="en-US" w:eastAsia="zh-CN"/>
        </w:rPr>
        <w:t>查询机管理-地图旋转设置</w:t>
      </w:r>
      <w:bookmarkEnd w:id="335"/>
    </w:p>
    <w:p>
      <w:pPr>
        <w:rPr>
          <w:rFonts w:hint="eastAsia"/>
          <w:lang w:eastAsia="zh-CN"/>
        </w:rPr>
      </w:pPr>
      <w:r>
        <w:rPr>
          <w:rFonts w:hint="eastAsia"/>
          <w:lang w:eastAsia="zh-CN"/>
        </w:rPr>
        <w:t>打开地图编辑器，在地图上点击旋转按钮进行旋转。（方式可能会改变，暂时这样考虑）</w:t>
      </w:r>
    </w:p>
    <w:p>
      <w:pPr>
        <w:pStyle w:val="5"/>
      </w:pPr>
      <w:bookmarkStart w:id="336" w:name="_Toc14682"/>
      <w:r>
        <w:rPr>
          <w:rFonts w:hint="eastAsia"/>
          <w:lang w:val="en-US" w:eastAsia="zh-CN"/>
        </w:rPr>
        <w:t>反向寻车-横屏模式</w:t>
      </w:r>
      <w:bookmarkEnd w:id="336"/>
    </w:p>
    <w:p>
      <w:pPr>
        <w:rPr>
          <w:rFonts w:hint="eastAsia" w:eastAsia="宋体"/>
          <w:lang w:eastAsia="zh-CN"/>
        </w:rPr>
      </w:pPr>
      <w:r>
        <w:rPr>
          <w:rFonts w:hint="eastAsia"/>
          <w:lang w:eastAsia="zh-CN"/>
        </w:rPr>
        <w:t>具体查看设计稿（此处略）</w:t>
      </w:r>
    </w:p>
    <w:p>
      <w:pPr>
        <w:keepNext/>
      </w:pPr>
    </w:p>
    <w:p>
      <w:pPr>
        <w:rPr>
          <w:rFonts w:hint="eastAsia"/>
          <w:lang w:eastAsia="zh-CN"/>
        </w:rPr>
      </w:pPr>
      <w:r>
        <w:rPr>
          <w:rFonts w:hint="eastAsia"/>
          <w:lang w:eastAsia="zh-CN"/>
        </w:rPr>
        <w:br w:type="page"/>
      </w:r>
    </w:p>
    <w:p>
      <w:pPr>
        <w:rPr>
          <w:rFonts w:hint="eastAsia"/>
          <w:lang w:eastAsia="zh-CN"/>
        </w:rPr>
      </w:pPr>
    </w:p>
    <w:p>
      <w:pPr>
        <w:pStyle w:val="2"/>
      </w:pPr>
      <w:bookmarkStart w:id="337" w:name="_Toc28704"/>
      <w:bookmarkStart w:id="338" w:name="_Toc16300"/>
      <w:bookmarkStart w:id="339" w:name="_Toc31005"/>
      <w:r>
        <w:rPr>
          <w:rFonts w:hint="eastAsia"/>
          <w:lang w:eastAsia="zh-CN"/>
        </w:rPr>
        <w:t>非功能性需求</w:t>
      </w:r>
      <w:bookmarkEnd w:id="337"/>
    </w:p>
    <w:tbl>
      <w:tblPr>
        <w:tblStyle w:val="16"/>
        <w:tblW w:w="6960"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200"/>
        <w:gridCol w:w="3541"/>
        <w:gridCol w:w="121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145" w:hRule="atLeast"/>
          <w:jc w:val="center"/>
        </w:trPr>
        <w:tc>
          <w:tcPr>
            <w:tcW w:w="2200" w:type="dxa"/>
            <w:tcBorders>
              <w:top w:val="single" w:color="auto" w:sz="4" w:space="0"/>
              <w:left w:val="single" w:color="auto" w:sz="4" w:space="0"/>
              <w:bottom w:val="single" w:color="auto" w:sz="4" w:space="0"/>
              <w:right w:val="single" w:color="auto" w:sz="4" w:space="0"/>
            </w:tcBorders>
            <w:shd w:val="clear" w:color="auto" w:fill="D9D9D9"/>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b/>
                <w:bCs/>
                <w:color w:val="000000"/>
                <w:kern w:val="0"/>
                <w:sz w:val="24"/>
                <w:szCs w:val="24"/>
              </w:rPr>
            </w:pPr>
            <w:r>
              <w:rPr>
                <w:rFonts w:hint="eastAsia" w:ascii="宋体" w:hAnsi="宋体" w:eastAsia="宋体" w:cs="宋体"/>
                <w:b/>
                <w:bCs/>
                <w:color w:val="000000"/>
                <w:kern w:val="0"/>
                <w:sz w:val="24"/>
                <w:szCs w:val="24"/>
              </w:rPr>
              <w:t>需求名称</w:t>
            </w:r>
          </w:p>
        </w:tc>
        <w:tc>
          <w:tcPr>
            <w:tcW w:w="3541" w:type="dxa"/>
            <w:tcBorders>
              <w:top w:val="single" w:color="auto" w:sz="4" w:space="0"/>
              <w:left w:val="single" w:color="auto" w:sz="4" w:space="0"/>
              <w:bottom w:val="single" w:color="auto" w:sz="4" w:space="0"/>
              <w:right w:val="single" w:color="auto" w:sz="4" w:space="0"/>
            </w:tcBorders>
            <w:shd w:val="clear" w:color="auto" w:fill="D9D9D9"/>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b/>
                <w:bCs/>
                <w:color w:val="000000"/>
                <w:kern w:val="0"/>
                <w:sz w:val="24"/>
                <w:szCs w:val="24"/>
              </w:rPr>
            </w:pPr>
            <w:r>
              <w:rPr>
                <w:rFonts w:hint="eastAsia" w:ascii="宋体" w:hAnsi="宋体" w:eastAsia="宋体" w:cs="宋体"/>
                <w:b/>
                <w:bCs/>
                <w:color w:val="000000"/>
                <w:kern w:val="0"/>
                <w:sz w:val="24"/>
                <w:szCs w:val="24"/>
              </w:rPr>
              <w:t>详细要求</w:t>
            </w:r>
          </w:p>
        </w:tc>
        <w:tc>
          <w:tcPr>
            <w:tcW w:w="1219" w:type="dxa"/>
            <w:tcBorders>
              <w:top w:val="single" w:color="auto" w:sz="4" w:space="0"/>
              <w:left w:val="single" w:color="auto" w:sz="4" w:space="0"/>
              <w:bottom w:val="single" w:color="auto" w:sz="4" w:space="0"/>
              <w:right w:val="single" w:color="auto" w:sz="4" w:space="0"/>
            </w:tcBorders>
            <w:shd w:val="clear" w:color="auto" w:fill="D9D9D9"/>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b/>
                <w:bCs/>
                <w:color w:val="000000"/>
                <w:kern w:val="0"/>
                <w:sz w:val="24"/>
                <w:szCs w:val="24"/>
              </w:rPr>
            </w:pPr>
            <w:r>
              <w:rPr>
                <w:rFonts w:hint="eastAsia" w:ascii="宋体" w:hAnsi="宋体" w:eastAsia="宋体" w:cs="宋体"/>
                <w:b/>
                <w:bCs/>
                <w:color w:val="000000"/>
                <w:kern w:val="0"/>
                <w:sz w:val="24"/>
                <w:szCs w:val="24"/>
                <w:lang w:eastAsia="zh-CN"/>
              </w:rPr>
              <w:t>优先级</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142" w:hRule="atLeast"/>
          <w:jc w:val="center"/>
        </w:trPr>
        <w:tc>
          <w:tcPr>
            <w:tcW w:w="2200" w:type="dxa"/>
            <w:tcBorders>
              <w:top w:val="single" w:color="auto" w:sz="4" w:space="0"/>
              <w:left w:val="single" w:color="auto" w:sz="4" w:space="0"/>
              <w:bottom w:val="single" w:color="auto" w:sz="4" w:space="0"/>
              <w:right w:val="single" w:color="auto" w:sz="4" w:space="0"/>
            </w:tcBorders>
            <w:shd w:val="clear" w:color="auto" w:fill="D9D9D9"/>
            <w:vAlign w:val="top"/>
          </w:tcPr>
          <w:p>
            <w:pPr>
              <w:pStyle w:val="10"/>
              <w:widowControl/>
              <w:pBdr>
                <w:bottom w:val="none" w:color="auto" w:sz="0" w:space="0"/>
              </w:pBdr>
              <w:tabs>
                <w:tab w:val="clear" w:pos="4153"/>
                <w:tab w:val="clear" w:pos="8306"/>
              </w:tabs>
              <w:wordWrap/>
              <w:adjustRightInd/>
              <w:snapToGrid/>
              <w:spacing w:line="400" w:lineRule="exact"/>
              <w:ind w:left="0" w:leftChars="0" w:right="0" w:firstLine="0" w:firstLineChars="0"/>
              <w:jc w:val="both"/>
              <w:textAlignment w:val="auto"/>
              <w:rPr>
                <w:rFonts w:hint="eastAsia" w:ascii="宋体" w:hAnsi="宋体" w:eastAsia="宋体" w:cs="宋体"/>
                <w:color w:val="000000"/>
                <w:kern w:val="0"/>
                <w:sz w:val="24"/>
                <w:szCs w:val="24"/>
              </w:rPr>
            </w:pPr>
            <w:r>
              <w:rPr>
                <w:rFonts w:hint="eastAsia" w:ascii="宋体" w:hAnsi="宋体" w:eastAsia="宋体" w:cs="宋体"/>
                <w:color w:val="000000"/>
                <w:sz w:val="24"/>
                <w:szCs w:val="24"/>
                <w:lang w:eastAsia="zh-CN"/>
              </w:rPr>
              <w:t>可靠性要求</w:t>
            </w:r>
          </w:p>
        </w:tc>
        <w:tc>
          <w:tcPr>
            <w:tcW w:w="3541"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所有崩溃情况都有记录日志</w:t>
            </w:r>
          </w:p>
        </w:tc>
        <w:tc>
          <w:tcPr>
            <w:tcW w:w="1219"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142" w:hRule="atLeast"/>
          <w:jc w:val="center"/>
        </w:trPr>
        <w:tc>
          <w:tcPr>
            <w:tcW w:w="2200" w:type="dxa"/>
            <w:tcBorders>
              <w:top w:val="single" w:color="auto" w:sz="4" w:space="0"/>
              <w:left w:val="single" w:color="auto" w:sz="4" w:space="0"/>
              <w:bottom w:val="single" w:color="auto" w:sz="4" w:space="0"/>
              <w:right w:val="single" w:color="auto" w:sz="4" w:space="0"/>
            </w:tcBorders>
            <w:shd w:val="clear" w:color="auto" w:fill="D9D9D9"/>
            <w:vAlign w:val="top"/>
          </w:tcPr>
          <w:p>
            <w:pPr>
              <w:pStyle w:val="10"/>
              <w:widowControl/>
              <w:pBdr>
                <w:bottom w:val="none" w:color="auto" w:sz="0" w:space="0"/>
              </w:pBdr>
              <w:tabs>
                <w:tab w:val="clear" w:pos="4153"/>
                <w:tab w:val="clear" w:pos="8306"/>
              </w:tabs>
              <w:wordWrap/>
              <w:adjustRightInd/>
              <w:snapToGrid/>
              <w:spacing w:line="400" w:lineRule="exact"/>
              <w:ind w:left="0" w:leftChars="0" w:right="0" w:firstLine="0" w:firstLineChars="0"/>
              <w:jc w:val="both"/>
              <w:textAlignment w:val="auto"/>
              <w:rPr>
                <w:rFonts w:hint="eastAsia" w:ascii="宋体" w:hAnsi="宋体" w:eastAsia="宋体" w:cs="宋体"/>
                <w:color w:val="000000"/>
                <w:sz w:val="24"/>
                <w:szCs w:val="24"/>
                <w:lang w:eastAsia="zh-CN"/>
              </w:rPr>
            </w:pPr>
            <w:r>
              <w:rPr>
                <w:rFonts w:hint="eastAsia" w:ascii="宋体" w:hAnsi="宋体" w:cs="宋体"/>
                <w:color w:val="000000"/>
                <w:sz w:val="24"/>
                <w:szCs w:val="24"/>
                <w:lang w:eastAsia="zh-CN"/>
              </w:rPr>
              <w:t>兼容性要求</w:t>
            </w:r>
          </w:p>
        </w:tc>
        <w:tc>
          <w:tcPr>
            <w:tcW w:w="3541"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可兼容</w:t>
            </w:r>
            <w:r>
              <w:rPr>
                <w:rFonts w:hint="eastAsia" w:ascii="宋体" w:hAnsi="宋体" w:cs="宋体"/>
                <w:color w:val="000000"/>
                <w:kern w:val="0"/>
                <w:sz w:val="24"/>
                <w:szCs w:val="24"/>
                <w:lang w:val="en-US" w:eastAsia="zh-CN"/>
              </w:rPr>
              <w:t>IE9及以上版本，可兼容CHROME浏览器</w:t>
            </w:r>
          </w:p>
        </w:tc>
        <w:tc>
          <w:tcPr>
            <w:tcW w:w="1219"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145" w:hRule="atLeast"/>
          <w:jc w:val="center"/>
        </w:trPr>
        <w:tc>
          <w:tcPr>
            <w:tcW w:w="2200" w:type="dxa"/>
            <w:tcBorders>
              <w:top w:val="single" w:color="auto" w:sz="4" w:space="0"/>
              <w:left w:val="single" w:color="auto" w:sz="4" w:space="0"/>
              <w:bottom w:val="single" w:color="auto" w:sz="4" w:space="0"/>
              <w:right w:val="single" w:color="auto" w:sz="4" w:space="0"/>
            </w:tcBorders>
            <w:shd w:val="clear" w:color="auto" w:fill="D9D9D9"/>
            <w:vAlign w:val="top"/>
          </w:tcPr>
          <w:p>
            <w:pPr>
              <w:widowControl/>
              <w:wordWrap/>
              <w:adjustRightInd/>
              <w:snapToGrid/>
              <w:spacing w:line="400" w:lineRule="exact"/>
              <w:ind w:left="0" w:leftChars="0" w:right="0" w:firstLine="0" w:firstLineChars="0"/>
              <w:jc w:val="both"/>
              <w:textAlignment w:val="auto"/>
              <w:rPr>
                <w:rFonts w:hint="eastAsia" w:ascii="宋体" w:hAnsi="宋体" w:eastAsia="宋体" w:cs="宋体"/>
                <w:color w:val="000000"/>
                <w:kern w:val="0"/>
                <w:sz w:val="24"/>
                <w:szCs w:val="24"/>
              </w:rPr>
            </w:pPr>
            <w:r>
              <w:rPr>
                <w:rFonts w:hint="eastAsia" w:ascii="宋体" w:hAnsi="宋体" w:eastAsia="宋体" w:cs="宋体"/>
                <w:color w:val="000000"/>
                <w:sz w:val="24"/>
                <w:szCs w:val="24"/>
                <w:lang w:eastAsia="zh-CN"/>
              </w:rPr>
              <w:t>效率要求</w:t>
            </w:r>
          </w:p>
        </w:tc>
        <w:tc>
          <w:tcPr>
            <w:tcW w:w="3541"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网络正常的情况下，任何菜单的点击响应时间不超过</w:t>
            </w:r>
            <w:r>
              <w:rPr>
                <w:rFonts w:hint="eastAsia" w:ascii="宋体" w:hAnsi="宋体" w:eastAsia="宋体" w:cs="宋体"/>
                <w:color w:val="000000"/>
                <w:kern w:val="0"/>
                <w:sz w:val="24"/>
                <w:szCs w:val="24"/>
                <w:lang w:val="en-US" w:eastAsia="zh-CN"/>
              </w:rPr>
              <w:t>3秒</w:t>
            </w:r>
          </w:p>
        </w:tc>
        <w:tc>
          <w:tcPr>
            <w:tcW w:w="1219"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72" w:hRule="atLeast"/>
          <w:jc w:val="center"/>
        </w:trPr>
        <w:tc>
          <w:tcPr>
            <w:tcW w:w="2200" w:type="dxa"/>
            <w:tcBorders>
              <w:top w:val="single" w:color="auto" w:sz="4" w:space="0"/>
              <w:left w:val="single" w:color="auto" w:sz="4" w:space="0"/>
              <w:bottom w:val="single" w:color="auto" w:sz="4" w:space="0"/>
              <w:right w:val="single" w:color="auto" w:sz="4" w:space="0"/>
            </w:tcBorders>
            <w:shd w:val="clear" w:color="auto" w:fill="D9D9D9"/>
            <w:vAlign w:val="top"/>
          </w:tcPr>
          <w:p>
            <w:pPr>
              <w:widowControl/>
              <w:wordWrap/>
              <w:adjustRightInd/>
              <w:snapToGrid/>
              <w:spacing w:line="400" w:lineRule="exact"/>
              <w:ind w:left="0" w:leftChars="0" w:right="0" w:firstLine="0" w:firstLineChars="0"/>
              <w:jc w:val="both"/>
              <w:textAlignment w:val="auto"/>
              <w:rPr>
                <w:rFonts w:hint="eastAsia" w:ascii="宋体" w:hAnsi="宋体" w:eastAsia="宋体" w:cs="宋体"/>
                <w:color w:val="000000"/>
                <w:kern w:val="0"/>
                <w:sz w:val="24"/>
                <w:szCs w:val="24"/>
              </w:rPr>
            </w:pPr>
            <w:r>
              <w:rPr>
                <w:rFonts w:hint="eastAsia" w:ascii="宋体" w:hAnsi="宋体" w:eastAsia="宋体" w:cs="宋体"/>
                <w:color w:val="000000"/>
                <w:sz w:val="24"/>
                <w:szCs w:val="24"/>
                <w:lang w:eastAsia="zh-CN"/>
              </w:rPr>
              <w:t>可维护性要求</w:t>
            </w:r>
          </w:p>
        </w:tc>
        <w:tc>
          <w:tcPr>
            <w:tcW w:w="3541"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软件参数可配置，具有错误日志系统，错误可追溯</w:t>
            </w:r>
          </w:p>
        </w:tc>
        <w:tc>
          <w:tcPr>
            <w:tcW w:w="1219"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400" w:hRule="atLeast"/>
          <w:jc w:val="center"/>
        </w:trPr>
        <w:tc>
          <w:tcPr>
            <w:tcW w:w="2200" w:type="dxa"/>
            <w:tcBorders>
              <w:top w:val="single" w:color="auto" w:sz="4" w:space="0"/>
              <w:left w:val="single" w:color="auto" w:sz="4" w:space="0"/>
              <w:bottom w:val="single" w:color="auto" w:sz="4" w:space="0"/>
              <w:right w:val="single" w:color="auto" w:sz="4" w:space="0"/>
            </w:tcBorders>
            <w:shd w:val="clear" w:color="auto" w:fill="D9D9D9"/>
            <w:vAlign w:val="top"/>
          </w:tcPr>
          <w:p>
            <w:pPr>
              <w:widowControl/>
              <w:wordWrap/>
              <w:adjustRightInd/>
              <w:snapToGrid/>
              <w:spacing w:line="400" w:lineRule="exact"/>
              <w:ind w:left="0" w:leftChars="0" w:right="0" w:firstLine="0" w:firstLineChars="0"/>
              <w:jc w:val="both"/>
              <w:textAlignment w:val="auto"/>
              <w:rPr>
                <w:rFonts w:hint="eastAsia" w:ascii="宋体" w:hAnsi="宋体" w:eastAsia="宋体" w:cs="宋体"/>
                <w:color w:val="000000"/>
                <w:kern w:val="0"/>
                <w:sz w:val="24"/>
                <w:szCs w:val="24"/>
              </w:rPr>
            </w:pPr>
            <w:r>
              <w:rPr>
                <w:rFonts w:hint="eastAsia" w:ascii="宋体" w:hAnsi="宋体" w:eastAsia="宋体" w:cs="宋体"/>
                <w:color w:val="000000"/>
                <w:sz w:val="24"/>
                <w:szCs w:val="24"/>
                <w:lang w:eastAsia="zh-CN"/>
              </w:rPr>
              <w:t>可移植性要求</w:t>
            </w:r>
          </w:p>
        </w:tc>
        <w:tc>
          <w:tcPr>
            <w:tcW w:w="3541"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LOGO等产品信息可配置</w:t>
            </w:r>
            <w:r>
              <w:rPr>
                <w:rFonts w:hint="eastAsia" w:ascii="宋体" w:hAnsi="宋体" w:cs="宋体"/>
                <w:color w:val="000000"/>
                <w:kern w:val="0"/>
                <w:sz w:val="24"/>
                <w:szCs w:val="24"/>
                <w:lang w:val="en-US" w:eastAsia="zh-CN"/>
              </w:rPr>
              <w:t>，通用模块可移植到其它项目</w:t>
            </w:r>
          </w:p>
        </w:tc>
        <w:tc>
          <w:tcPr>
            <w:tcW w:w="1219"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520" w:hRule="atLeast"/>
          <w:jc w:val="center"/>
        </w:trPr>
        <w:tc>
          <w:tcPr>
            <w:tcW w:w="2200" w:type="dxa"/>
            <w:tcBorders>
              <w:top w:val="single" w:color="auto" w:sz="4" w:space="0"/>
              <w:left w:val="single" w:color="auto" w:sz="4" w:space="0"/>
              <w:bottom w:val="single" w:color="auto" w:sz="4" w:space="0"/>
              <w:right w:val="single" w:color="auto" w:sz="4" w:space="0"/>
            </w:tcBorders>
            <w:shd w:val="clear" w:color="auto" w:fill="D9D9D9"/>
            <w:vAlign w:val="top"/>
          </w:tcPr>
          <w:p>
            <w:pPr>
              <w:widowControl/>
              <w:wordWrap/>
              <w:adjustRightInd/>
              <w:snapToGrid/>
              <w:spacing w:line="400" w:lineRule="exact"/>
              <w:ind w:left="0" w:leftChars="0" w:right="0" w:firstLine="0" w:firstLineChars="0"/>
              <w:jc w:val="both"/>
              <w:textAlignment w:val="auto"/>
              <w:rPr>
                <w:rFonts w:hint="eastAsia" w:ascii="宋体" w:hAnsi="宋体" w:eastAsia="宋体" w:cs="宋体"/>
                <w:color w:val="000000"/>
                <w:kern w:val="0"/>
                <w:sz w:val="24"/>
                <w:szCs w:val="24"/>
              </w:rPr>
            </w:pPr>
            <w:bookmarkStart w:id="340" w:name="_Toc7429177"/>
            <w:r>
              <w:rPr>
                <w:rFonts w:hint="eastAsia" w:ascii="宋体" w:hAnsi="宋体" w:eastAsia="宋体" w:cs="宋体"/>
                <w:color w:val="000000"/>
                <w:sz w:val="24"/>
                <w:szCs w:val="24"/>
                <w:lang w:eastAsia="zh-CN"/>
              </w:rPr>
              <w:t>易用性要求</w:t>
            </w:r>
          </w:p>
        </w:tc>
        <w:tc>
          <w:tcPr>
            <w:tcW w:w="3541"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界面具有自学习性，即使不查看操作手册，也可通过简单点击浏览各功能模块达到快速上手</w:t>
            </w:r>
          </w:p>
        </w:tc>
        <w:tc>
          <w:tcPr>
            <w:tcW w:w="1219"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rPr>
            </w:pPr>
          </w:p>
        </w:tc>
      </w:tr>
      <w:bookmarkEnd w:id="340"/>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400" w:hRule="atLeast"/>
          <w:jc w:val="center"/>
        </w:trPr>
        <w:tc>
          <w:tcPr>
            <w:tcW w:w="2200" w:type="dxa"/>
            <w:tcBorders>
              <w:top w:val="single" w:color="auto" w:sz="4" w:space="0"/>
              <w:left w:val="single" w:color="auto" w:sz="4" w:space="0"/>
              <w:bottom w:val="single" w:color="auto" w:sz="4" w:space="0"/>
              <w:right w:val="single" w:color="auto" w:sz="4" w:space="0"/>
            </w:tcBorders>
            <w:shd w:val="clear" w:color="auto" w:fill="D9D9D9"/>
            <w:vAlign w:val="top"/>
          </w:tcPr>
          <w:p>
            <w:pPr>
              <w:widowControl/>
              <w:wordWrap/>
              <w:adjustRightInd/>
              <w:snapToGrid/>
              <w:spacing w:line="400" w:lineRule="exact"/>
              <w:ind w:left="0" w:leftChars="0" w:right="0" w:firstLine="0" w:firstLineChars="0"/>
              <w:jc w:val="both"/>
              <w:textAlignment w:val="auto"/>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t>接口需求</w:t>
            </w:r>
          </w:p>
        </w:tc>
        <w:tc>
          <w:tcPr>
            <w:tcW w:w="3541"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以接口</w:t>
            </w:r>
            <w:r>
              <w:rPr>
                <w:rFonts w:hint="eastAsia" w:ascii="宋体" w:hAnsi="宋体" w:cs="宋体"/>
                <w:color w:val="000000"/>
                <w:kern w:val="0"/>
                <w:sz w:val="24"/>
                <w:szCs w:val="24"/>
                <w:lang w:eastAsia="zh-CN"/>
              </w:rPr>
              <w:t>说明</w:t>
            </w:r>
            <w:r>
              <w:rPr>
                <w:rFonts w:hint="eastAsia" w:ascii="宋体" w:hAnsi="宋体" w:eastAsia="宋体" w:cs="宋体"/>
                <w:color w:val="000000"/>
                <w:kern w:val="0"/>
                <w:sz w:val="24"/>
                <w:szCs w:val="24"/>
                <w:lang w:eastAsia="zh-CN"/>
              </w:rPr>
              <w:t>为准</w:t>
            </w:r>
          </w:p>
        </w:tc>
        <w:tc>
          <w:tcPr>
            <w:tcW w:w="1219"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490" w:hRule="atLeast"/>
          <w:jc w:val="center"/>
        </w:trPr>
        <w:tc>
          <w:tcPr>
            <w:tcW w:w="2200" w:type="dxa"/>
            <w:tcBorders>
              <w:top w:val="single" w:color="auto" w:sz="4" w:space="0"/>
              <w:left w:val="single" w:color="auto" w:sz="4" w:space="0"/>
              <w:bottom w:val="single" w:color="auto" w:sz="4" w:space="0"/>
              <w:right w:val="single" w:color="auto" w:sz="4" w:space="0"/>
            </w:tcBorders>
            <w:shd w:val="clear" w:color="auto" w:fill="D9D9D9"/>
            <w:vAlign w:val="top"/>
          </w:tcPr>
          <w:p>
            <w:pPr>
              <w:widowControl/>
              <w:wordWrap/>
              <w:adjustRightInd/>
              <w:snapToGrid/>
              <w:spacing w:line="400" w:lineRule="exact"/>
              <w:ind w:left="0" w:leftChars="0" w:right="0" w:firstLine="0" w:firstLineChars="0"/>
              <w:jc w:val="both"/>
              <w:textAlignment w:val="auto"/>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t>运营性要求</w:t>
            </w:r>
          </w:p>
        </w:tc>
        <w:tc>
          <w:tcPr>
            <w:tcW w:w="3541"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暂时无</w:t>
            </w:r>
          </w:p>
        </w:tc>
        <w:tc>
          <w:tcPr>
            <w:tcW w:w="1219"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145" w:hRule="atLeast"/>
          <w:jc w:val="center"/>
        </w:trPr>
        <w:tc>
          <w:tcPr>
            <w:tcW w:w="2200" w:type="dxa"/>
            <w:tcBorders>
              <w:top w:val="single" w:color="auto" w:sz="4" w:space="0"/>
              <w:left w:val="single" w:color="auto" w:sz="4" w:space="0"/>
              <w:bottom w:val="single" w:color="auto" w:sz="4" w:space="0"/>
              <w:right w:val="single" w:color="auto" w:sz="4" w:space="0"/>
            </w:tcBorders>
            <w:shd w:val="clear" w:color="auto" w:fill="D9D9D9"/>
            <w:vAlign w:val="top"/>
          </w:tcPr>
          <w:p>
            <w:pPr>
              <w:widowControl/>
              <w:wordWrap/>
              <w:adjustRightInd/>
              <w:snapToGrid/>
              <w:spacing w:line="400" w:lineRule="exact"/>
              <w:ind w:left="0" w:leftChars="0" w:right="0" w:firstLine="0" w:firstLineChars="0"/>
              <w:jc w:val="both"/>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风险规避</w:t>
            </w:r>
          </w:p>
        </w:tc>
        <w:tc>
          <w:tcPr>
            <w:tcW w:w="3541"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保持系统的安全性，具有一定的抗风险能力（具体待定）</w:t>
            </w:r>
          </w:p>
        </w:tc>
        <w:tc>
          <w:tcPr>
            <w:tcW w:w="1219"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760" w:hRule="atLeast"/>
          <w:jc w:val="center"/>
        </w:trPr>
        <w:tc>
          <w:tcPr>
            <w:tcW w:w="2200" w:type="dxa"/>
            <w:tcBorders>
              <w:top w:val="single" w:color="auto" w:sz="4" w:space="0"/>
              <w:left w:val="single" w:color="auto" w:sz="4" w:space="0"/>
              <w:bottom w:val="single" w:color="auto" w:sz="4" w:space="0"/>
              <w:right w:val="single" w:color="auto" w:sz="4" w:space="0"/>
            </w:tcBorders>
            <w:shd w:val="clear" w:color="auto" w:fill="D9D9D9"/>
            <w:vAlign w:val="top"/>
          </w:tcPr>
          <w:p>
            <w:pPr>
              <w:widowControl/>
              <w:wordWrap/>
              <w:adjustRightInd/>
              <w:snapToGrid/>
              <w:spacing w:line="400" w:lineRule="exact"/>
              <w:ind w:left="0" w:leftChars="0" w:right="0" w:firstLine="0" w:firstLineChars="0"/>
              <w:jc w:val="both"/>
              <w:textAlignment w:val="auto"/>
              <w:rPr>
                <w:rFonts w:hint="eastAsia" w:ascii="宋体" w:hAnsi="宋体" w:eastAsia="宋体" w:cs="宋体"/>
                <w:color w:val="000000"/>
                <w:sz w:val="24"/>
                <w:szCs w:val="24"/>
                <w:lang w:val="en-US" w:eastAsia="zh-CN"/>
              </w:rPr>
            </w:pPr>
            <w:r>
              <w:rPr>
                <w:rFonts w:hint="eastAsia" w:ascii="宋体" w:hAnsi="宋体" w:cs="宋体"/>
                <w:color w:val="000000"/>
                <w:sz w:val="24"/>
                <w:szCs w:val="24"/>
                <w:lang w:val="en-US" w:eastAsia="zh-CN"/>
              </w:rPr>
              <w:t>性能需求</w:t>
            </w:r>
          </w:p>
        </w:tc>
        <w:tc>
          <w:tcPr>
            <w:tcW w:w="3541"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具体需求待定</w:t>
            </w:r>
          </w:p>
        </w:tc>
        <w:tc>
          <w:tcPr>
            <w:tcW w:w="1219"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985" w:hRule="atLeast"/>
          <w:jc w:val="center"/>
        </w:trPr>
        <w:tc>
          <w:tcPr>
            <w:tcW w:w="2200" w:type="dxa"/>
            <w:tcBorders>
              <w:top w:val="single" w:color="auto" w:sz="4" w:space="0"/>
              <w:left w:val="single" w:color="auto" w:sz="4" w:space="0"/>
              <w:bottom w:val="single" w:color="auto" w:sz="4" w:space="0"/>
              <w:right w:val="single" w:color="auto" w:sz="4" w:space="0"/>
            </w:tcBorders>
            <w:shd w:val="clear" w:color="auto" w:fill="D9D9D9"/>
            <w:vAlign w:val="top"/>
          </w:tcPr>
          <w:p>
            <w:pPr>
              <w:widowControl/>
              <w:wordWrap/>
              <w:adjustRightInd/>
              <w:snapToGrid/>
              <w:spacing w:line="400" w:lineRule="exact"/>
              <w:ind w:left="0" w:leftChars="0" w:right="0" w:firstLine="0" w:firstLineChars="0"/>
              <w:jc w:val="both"/>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其它</w:t>
            </w:r>
          </w:p>
        </w:tc>
        <w:tc>
          <w:tcPr>
            <w:tcW w:w="3541"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lang w:eastAsia="zh-CN"/>
              </w:rPr>
            </w:pPr>
          </w:p>
        </w:tc>
        <w:tc>
          <w:tcPr>
            <w:tcW w:w="1219" w:type="dxa"/>
            <w:tcBorders>
              <w:top w:val="single" w:color="auto" w:sz="4" w:space="0"/>
              <w:left w:val="single" w:color="auto" w:sz="4" w:space="0"/>
              <w:bottom w:val="single" w:color="auto" w:sz="4" w:space="0"/>
              <w:right w:val="single" w:color="auto" w:sz="4" w:space="0"/>
            </w:tcBorders>
            <w:vAlign w:val="top"/>
          </w:tcPr>
          <w:p>
            <w:pPr>
              <w:widowControl/>
              <w:wordWrap/>
              <w:adjustRightInd/>
              <w:spacing w:before="100" w:beforeLines="0" w:beforeAutospacing="1" w:after="100" w:afterLines="0" w:afterAutospacing="1" w:line="400" w:lineRule="exact"/>
              <w:ind w:left="0" w:leftChars="0" w:right="0" w:firstLine="0" w:firstLineChars="0"/>
              <w:jc w:val="left"/>
              <w:textAlignment w:val="auto"/>
              <w:rPr>
                <w:rFonts w:hint="eastAsia" w:ascii="宋体" w:hAnsi="宋体" w:eastAsia="宋体" w:cs="宋体"/>
                <w:color w:val="000000"/>
                <w:kern w:val="0"/>
                <w:sz w:val="24"/>
                <w:szCs w:val="24"/>
              </w:rPr>
            </w:pPr>
          </w:p>
        </w:tc>
      </w:tr>
    </w:tbl>
    <w:p>
      <w:pPr>
        <w:pStyle w:val="2"/>
      </w:pPr>
      <w:bookmarkStart w:id="341" w:name="_Toc28138"/>
      <w:r>
        <w:rPr>
          <w:rFonts w:hint="eastAsia"/>
        </w:rPr>
        <w:t>外部接口说明</w:t>
      </w:r>
      <w:bookmarkEnd w:id="338"/>
      <w:bookmarkEnd w:id="339"/>
      <w:bookmarkEnd w:id="341"/>
    </w:p>
    <w:p>
      <w:pPr>
        <w:rPr>
          <w:rFonts w:hint="eastAsia"/>
          <w:lang w:eastAsia="zh-CN"/>
        </w:rPr>
      </w:pPr>
      <w:r>
        <w:rPr>
          <w:rFonts w:hint="eastAsia"/>
          <w:lang w:eastAsia="zh-CN"/>
        </w:rPr>
        <w:t>待定</w:t>
      </w:r>
    </w:p>
    <w:p/>
    <w:p>
      <w:pPr>
        <w:pStyle w:val="2"/>
      </w:pPr>
      <w:bookmarkStart w:id="342" w:name="_Toc9737"/>
      <w:bookmarkStart w:id="343" w:name="_Toc2018"/>
      <w:bookmarkStart w:id="344" w:name="_Toc26926"/>
      <w:r>
        <w:rPr>
          <w:rFonts w:hint="eastAsia"/>
        </w:rPr>
        <w:t>附件</w:t>
      </w:r>
      <w:bookmarkEnd w:id="342"/>
      <w:bookmarkEnd w:id="343"/>
      <w:bookmarkEnd w:id="344"/>
    </w:p>
    <w:p/>
    <w:p>
      <w:pPr>
        <w:pStyle w:val="2"/>
      </w:pPr>
      <w:bookmarkStart w:id="345" w:name="_Toc12766"/>
      <w:bookmarkStart w:id="346" w:name="_Toc8307"/>
      <w:bookmarkStart w:id="347" w:name="_Toc18602"/>
      <w:r>
        <w:rPr>
          <w:rFonts w:hint="eastAsia"/>
        </w:rPr>
        <w:t>附录</w:t>
      </w:r>
      <w:bookmarkEnd w:id="345"/>
      <w:bookmarkEnd w:id="346"/>
      <w:bookmarkEnd w:id="347"/>
    </w:p>
    <w:p>
      <w:pPr>
        <w:pStyle w:val="3"/>
        <w:rPr>
          <w:rFonts w:hint="eastAsia"/>
          <w:lang w:eastAsia="zh-CN"/>
        </w:rPr>
      </w:pPr>
      <w:bookmarkStart w:id="348" w:name="_Toc25562"/>
      <w:bookmarkStart w:id="349" w:name="_Toc26825"/>
      <w:r>
        <w:rPr>
          <w:rFonts w:hint="eastAsia"/>
          <w:lang w:eastAsia="zh-CN"/>
        </w:rPr>
        <w:t>通用规范说明</w:t>
      </w:r>
      <w:bookmarkEnd w:id="348"/>
      <w:r>
        <w:rPr>
          <w:rFonts w:hint="eastAsia"/>
          <w:lang w:eastAsia="zh-CN"/>
        </w:rPr>
        <w:t>（前端以新</w:t>
      </w:r>
      <w:r>
        <w:rPr>
          <w:rFonts w:hint="eastAsia"/>
          <w:lang w:val="en-US" w:eastAsia="zh-CN"/>
        </w:rPr>
        <w:t>UI交互标准为准</w:t>
      </w:r>
      <w:r>
        <w:rPr>
          <w:rFonts w:hint="eastAsia"/>
          <w:lang w:eastAsia="zh-CN"/>
        </w:rPr>
        <w:t>）</w:t>
      </w:r>
      <w:bookmarkEnd w:id="349"/>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3"/>
        <w:gridCol w:w="3450"/>
        <w:gridCol w:w="3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3" w:type="dxa"/>
            <w:vAlign w:val="top"/>
          </w:tcPr>
          <w:p>
            <w:pPr>
              <w:jc w:val="center"/>
              <w:rPr>
                <w:rFonts w:hint="eastAsia"/>
                <w:b/>
                <w:bCs/>
                <w:lang w:eastAsia="zh-CN"/>
              </w:rPr>
            </w:pPr>
            <w:r>
              <w:rPr>
                <w:rFonts w:hint="eastAsia"/>
                <w:b/>
                <w:bCs/>
                <w:lang w:eastAsia="zh-CN"/>
              </w:rPr>
              <w:t>序号</w:t>
            </w:r>
          </w:p>
        </w:tc>
        <w:tc>
          <w:tcPr>
            <w:tcW w:w="3450" w:type="dxa"/>
            <w:vAlign w:val="top"/>
          </w:tcPr>
          <w:p>
            <w:pPr>
              <w:jc w:val="center"/>
              <w:rPr>
                <w:rFonts w:hint="eastAsia"/>
                <w:b/>
                <w:bCs/>
                <w:lang w:eastAsia="zh-CN"/>
              </w:rPr>
            </w:pPr>
            <w:r>
              <w:rPr>
                <w:rFonts w:hint="eastAsia"/>
                <w:b/>
                <w:bCs/>
                <w:lang w:eastAsia="zh-CN"/>
              </w:rPr>
              <w:t>对象</w:t>
            </w:r>
          </w:p>
        </w:tc>
        <w:tc>
          <w:tcPr>
            <w:tcW w:w="3809" w:type="dxa"/>
            <w:vAlign w:val="top"/>
          </w:tcPr>
          <w:p>
            <w:pPr>
              <w:jc w:val="center"/>
              <w:rPr>
                <w:rFonts w:hint="eastAsia"/>
                <w:b/>
                <w:bCs/>
                <w:lang w:eastAsia="zh-CN"/>
              </w:rPr>
            </w:pPr>
            <w:r>
              <w:rPr>
                <w:rFonts w:hint="eastAsia"/>
                <w:b/>
                <w:bCs/>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3" w:type="dxa"/>
            <w:vAlign w:val="top"/>
          </w:tcPr>
          <w:p>
            <w:pPr>
              <w:jc w:val="center"/>
              <w:rPr>
                <w:rFonts w:hint="eastAsia"/>
                <w:lang w:val="en-US" w:eastAsia="zh-CN"/>
              </w:rPr>
            </w:pPr>
            <w:r>
              <w:rPr>
                <w:rFonts w:hint="eastAsia"/>
                <w:lang w:val="en-US" w:eastAsia="zh-CN"/>
              </w:rPr>
              <w:t>1</w:t>
            </w:r>
          </w:p>
        </w:tc>
        <w:tc>
          <w:tcPr>
            <w:tcW w:w="3450" w:type="dxa"/>
            <w:vAlign w:val="top"/>
          </w:tcPr>
          <w:p>
            <w:pPr>
              <w:rPr>
                <w:rFonts w:hint="eastAsia"/>
                <w:lang w:eastAsia="zh-CN"/>
              </w:rPr>
            </w:pPr>
            <w:r>
              <w:rPr>
                <w:rFonts w:hint="eastAsia"/>
                <w:lang w:eastAsia="zh-CN"/>
              </w:rPr>
              <w:t>字段校验</w:t>
            </w:r>
          </w:p>
        </w:tc>
        <w:tc>
          <w:tcPr>
            <w:tcW w:w="3809" w:type="dxa"/>
            <w:vAlign w:val="top"/>
          </w:tcPr>
          <w:p>
            <w:pPr>
              <w:numPr>
                <w:ilvl w:val="0"/>
                <w:numId w:val="0"/>
              </w:numPr>
              <w:rPr>
                <w:rFonts w:hint="eastAsia"/>
                <w:lang w:val="en-US" w:eastAsia="zh-CN"/>
              </w:rPr>
            </w:pPr>
            <w:r>
              <w:rPr>
                <w:rFonts w:hint="eastAsia"/>
                <w:lang w:val="en-US" w:eastAsia="zh-CN"/>
              </w:rPr>
              <w:t>所有字段校验的内容，如果没有特别说明，全部以对应字段的形式提示相应内容，如：“XX不能为空”、“XX包含非法字符”、“请输入5-20位字符”等等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3" w:type="dxa"/>
            <w:textDirection w:val="lrTb"/>
            <w:vAlign w:val="top"/>
          </w:tcPr>
          <w:p>
            <w:pPr>
              <w:jc w:val="center"/>
              <w:rPr>
                <w:rFonts w:hint="eastAsia"/>
                <w:lang w:val="en-US" w:eastAsia="zh-CN"/>
              </w:rPr>
            </w:pPr>
            <w:r>
              <w:rPr>
                <w:rFonts w:hint="eastAsia"/>
                <w:lang w:val="en-US" w:eastAsia="zh-CN"/>
              </w:rPr>
              <w:t>2</w:t>
            </w:r>
          </w:p>
        </w:tc>
        <w:tc>
          <w:tcPr>
            <w:tcW w:w="3450" w:type="dxa"/>
            <w:textDirection w:val="lrTb"/>
            <w:vAlign w:val="top"/>
          </w:tcPr>
          <w:p>
            <w:pPr>
              <w:rPr>
                <w:rFonts w:hint="eastAsia"/>
                <w:lang w:eastAsia="zh-CN"/>
              </w:rPr>
            </w:pPr>
            <w:r>
              <w:rPr>
                <w:rFonts w:hint="eastAsia"/>
                <w:lang w:eastAsia="zh-CN"/>
              </w:rPr>
              <w:t>导出</w:t>
            </w:r>
          </w:p>
        </w:tc>
        <w:tc>
          <w:tcPr>
            <w:tcW w:w="3809" w:type="dxa"/>
            <w:textDirection w:val="lrTb"/>
            <w:vAlign w:val="top"/>
          </w:tcPr>
          <w:p>
            <w:pPr>
              <w:numPr>
                <w:ilvl w:val="0"/>
                <w:numId w:val="0"/>
              </w:numPr>
              <w:ind w:left="0" w:leftChars="0" w:firstLine="0" w:firstLineChars="0"/>
              <w:rPr>
                <w:rFonts w:hint="eastAsia"/>
                <w:lang w:val="en-US" w:eastAsia="zh-CN"/>
              </w:rPr>
            </w:pPr>
            <w:r>
              <w:rPr>
                <w:rFonts w:hint="eastAsia"/>
                <w:lang w:val="en-US" w:eastAsia="zh-CN"/>
              </w:rPr>
              <w:t>未特别说明的，所有页面的导出按钮都是导出全部的匹配结果而不是仅仅指当前页的。新UI中导出的内容是页面中待定显示的内容，且显示顺序一致。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3" w:type="dxa"/>
            <w:vAlign w:val="top"/>
          </w:tcPr>
          <w:p>
            <w:pPr>
              <w:jc w:val="center"/>
              <w:rPr>
                <w:rFonts w:hint="eastAsia"/>
                <w:lang w:val="en-US" w:eastAsia="zh-CN"/>
              </w:rPr>
            </w:pPr>
            <w:r>
              <w:rPr>
                <w:rFonts w:hint="eastAsia"/>
                <w:lang w:val="en-US" w:eastAsia="zh-CN"/>
              </w:rPr>
              <w:t>3</w:t>
            </w:r>
          </w:p>
        </w:tc>
        <w:tc>
          <w:tcPr>
            <w:tcW w:w="3450" w:type="dxa"/>
            <w:vAlign w:val="top"/>
          </w:tcPr>
          <w:p>
            <w:pPr>
              <w:rPr>
                <w:rFonts w:hint="eastAsia" w:eastAsia="宋体"/>
                <w:lang w:val="en-US" w:eastAsia="zh-CN"/>
              </w:rPr>
            </w:pPr>
            <w:r>
              <w:rPr>
                <w:rFonts w:hint="eastAsia"/>
                <w:lang w:val="en-US" w:eastAsia="zh-CN"/>
              </w:rPr>
              <w:t>排序</w:t>
            </w:r>
          </w:p>
        </w:tc>
        <w:tc>
          <w:tcPr>
            <w:tcW w:w="3809" w:type="dxa"/>
            <w:vAlign w:val="top"/>
          </w:tcPr>
          <w:p>
            <w:pPr>
              <w:numPr>
                <w:ilvl w:val="0"/>
                <w:numId w:val="0"/>
              </w:numPr>
              <w:rPr>
                <w:rFonts w:hint="eastAsia"/>
                <w:lang w:val="en-US" w:eastAsia="zh-CN"/>
              </w:rPr>
            </w:pPr>
            <w:r>
              <w:rPr>
                <w:rFonts w:hint="eastAsia"/>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3" w:type="dxa"/>
            <w:vAlign w:val="top"/>
          </w:tcPr>
          <w:p>
            <w:pPr>
              <w:jc w:val="center"/>
              <w:rPr>
                <w:rFonts w:hint="eastAsia"/>
                <w:lang w:val="en-US" w:eastAsia="zh-CN"/>
              </w:rPr>
            </w:pPr>
            <w:r>
              <w:rPr>
                <w:rFonts w:hint="eastAsia"/>
                <w:lang w:val="en-US" w:eastAsia="zh-CN"/>
              </w:rPr>
              <w:t>4</w:t>
            </w:r>
          </w:p>
        </w:tc>
        <w:tc>
          <w:tcPr>
            <w:tcW w:w="3450" w:type="dxa"/>
            <w:vAlign w:val="top"/>
          </w:tcPr>
          <w:p>
            <w:pPr>
              <w:rPr>
                <w:rFonts w:hint="eastAsia"/>
                <w:lang w:val="en-US" w:eastAsia="zh-CN"/>
              </w:rPr>
            </w:pPr>
            <w:r>
              <w:rPr>
                <w:rFonts w:hint="eastAsia"/>
                <w:lang w:val="en-US" w:eastAsia="zh-CN"/>
              </w:rPr>
              <w:t>密码格式</w:t>
            </w:r>
          </w:p>
        </w:tc>
        <w:tc>
          <w:tcPr>
            <w:tcW w:w="3809" w:type="dxa"/>
            <w:vAlign w:val="top"/>
          </w:tcPr>
          <w:p>
            <w:pPr>
              <w:numPr>
                <w:ilvl w:val="0"/>
                <w:numId w:val="0"/>
              </w:numPr>
              <w:rPr>
                <w:rFonts w:hint="eastAsia"/>
                <w:lang w:val="en-US" w:eastAsia="zh-CN"/>
              </w:rPr>
            </w:pPr>
            <w:r>
              <w:rPr>
                <w:rFonts w:hint="eastAsia"/>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3" w:type="dxa"/>
            <w:vAlign w:val="top"/>
          </w:tcPr>
          <w:p>
            <w:pPr>
              <w:jc w:val="center"/>
              <w:rPr>
                <w:rFonts w:hint="eastAsia"/>
                <w:lang w:val="en-US" w:eastAsia="zh-CN"/>
              </w:rPr>
            </w:pPr>
            <w:r>
              <w:rPr>
                <w:rFonts w:hint="eastAsia"/>
                <w:lang w:val="en-US" w:eastAsia="zh-CN"/>
              </w:rPr>
              <w:t>5</w:t>
            </w:r>
          </w:p>
        </w:tc>
        <w:tc>
          <w:tcPr>
            <w:tcW w:w="3450" w:type="dxa"/>
            <w:vAlign w:val="top"/>
          </w:tcPr>
          <w:p>
            <w:pPr>
              <w:rPr>
                <w:rFonts w:hint="eastAsia"/>
                <w:lang w:val="en-US" w:eastAsia="zh-CN"/>
              </w:rPr>
            </w:pPr>
            <w:r>
              <w:rPr>
                <w:rFonts w:hint="eastAsia"/>
                <w:lang w:val="en-US" w:eastAsia="zh-CN"/>
              </w:rPr>
              <w:t>操作人及操作时间的记录</w:t>
            </w:r>
          </w:p>
        </w:tc>
        <w:tc>
          <w:tcPr>
            <w:tcW w:w="3809" w:type="dxa"/>
            <w:vAlign w:val="top"/>
          </w:tcPr>
          <w:p>
            <w:pPr>
              <w:numPr>
                <w:ilvl w:val="0"/>
                <w:numId w:val="0"/>
              </w:numPr>
              <w:rPr>
                <w:rFonts w:hint="eastAsia"/>
                <w:lang w:val="en-US" w:eastAsia="zh-CN"/>
              </w:rPr>
            </w:pPr>
            <w:r>
              <w:rPr>
                <w:rFonts w:hint="eastAsia"/>
                <w:lang w:val="en-US" w:eastAsia="zh-CN"/>
              </w:rPr>
              <w:t>所有改变记录信息及状态的操作后台都要记录对应的操作人和操作时间，新UI中，所有的对应操作人和时间都要在对应页面可显示（但是默认隐藏）</w:t>
            </w:r>
          </w:p>
        </w:tc>
      </w:tr>
    </w:tbl>
    <w:p>
      <w:pPr>
        <w:rPr>
          <w:rFonts w:hint="eastAsia"/>
          <w:lang w:eastAsia="zh-CN"/>
        </w:rPr>
      </w:pPr>
    </w:p>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50"/>
    <w:family w:val="auto"/>
    <w:pitch w:val="default"/>
    <w:sig w:usb0="80000287" w:usb1="280F3C52" w:usb2="00000016" w:usb3="00000000" w:csb0="0004001F" w:csb1="00000000"/>
  </w:font>
  <w:font w:name="Heiti SC Light">
    <w:altName w:val="宋体"/>
    <w:panose1 w:val="02000000000000000000"/>
    <w:charset w:val="86"/>
    <w:family w:val="auto"/>
    <w:pitch w:val="default"/>
    <w:sig w:usb0="00000000" w:usb1="00000000" w:usb2="00000010" w:usb3="00000000" w:csb0="00040000" w:csb1="00000000"/>
  </w:font>
  <w:font w:name="幼圆">
    <w:altName w:val="宋体"/>
    <w:panose1 w:val="02010509060101010101"/>
    <w:charset w:val="86"/>
    <w:family w:val="auto"/>
    <w:pitch w:val="default"/>
    <w:sig w:usb0="00000000" w:usb1="00000000" w:usb2="00000000" w:usb3="00000000" w:csb0="00040000" w:csb1="00000000"/>
  </w:font>
  <w:font w:name="宋?">
    <w:altName w:val="宋体"/>
    <w:panose1 w:val="00000000000000000000"/>
    <w:charset w:val="00"/>
    <w:family w:val="auto"/>
    <w:pitch w:val="default"/>
    <w:sig w:usb0="00000000" w:usb1="00000000" w:usb2="00000000" w:usb3="00000000" w:csb0="00000001" w:csb1="00000000"/>
  </w:font>
  <w:font w:name="Arial Normal">
    <w:altName w:val="Arial"/>
    <w:panose1 w:val="00000000000000000000"/>
    <w:charset w:val="00"/>
    <w:family w:val="auto"/>
    <w:pitch w:val="default"/>
    <w:sig w:usb0="00000000" w:usb1="00000000" w:usb2="00000000" w:usb3="00000000" w:csb0="00040001" w:csb1="00000000"/>
  </w:font>
  <w:font w:name="Arial">
    <w:panose1 w:val="020B0604020202020204"/>
    <w:charset w:val="00"/>
    <w:family w:val="auto"/>
    <w:pitch w:val="default"/>
    <w:sig w:usb0="E0002AFF" w:usb1="C0007843" w:usb2="00000009" w:usb3="00000000" w:csb0="4000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ascii="Cambria" w:hAnsi="Cambria" w:eastAsia="宋体" w:cs="Times New Roman"/>
        <w:kern w:val="2"/>
        <w:sz w:val="18"/>
        <w:szCs w:val="24"/>
        <w:lang w:val="en-US" w:eastAsia="zh-CN" w:bidi="ar-SA"/>
      </w:rPr>
      <w:drawing>
        <wp:inline distT="0" distB="0" distL="114300" distR="114300">
          <wp:extent cx="5257800" cy="546100"/>
          <wp:effectExtent l="0" t="0" r="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
                    <a:lum/>
                  </a:blip>
                  <a:stretch>
                    <a:fillRect/>
                  </a:stretch>
                </pic:blipFill>
                <pic:spPr>
                  <a:xfrm>
                    <a:off x="0" y="0"/>
                    <a:ext cx="5257800" cy="546100"/>
                  </a:xfrm>
                  <a:prstGeom prst="rect">
                    <a:avLst/>
                  </a:prstGeom>
                  <a:noFill/>
                  <a:ln w="9525">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71F1C"/>
    <w:multiLevelType w:val="multilevel"/>
    <w:tmpl w:val="0FF71F1C"/>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5603B341"/>
    <w:multiLevelType w:val="singleLevel"/>
    <w:tmpl w:val="5603B341"/>
    <w:lvl w:ilvl="0" w:tentative="0">
      <w:start w:val="1"/>
      <w:numFmt w:val="decimal"/>
      <w:suff w:val="nothing"/>
      <w:lvlText w:val="%1、"/>
      <w:lvlJc w:val="left"/>
    </w:lvl>
  </w:abstractNum>
  <w:abstractNum w:abstractNumId="2">
    <w:nsid w:val="560602F4"/>
    <w:multiLevelType w:val="multilevel"/>
    <w:tmpl w:val="560602F4"/>
    <w:lvl w:ilvl="0" w:tentative="0">
      <w:start w:val="1"/>
      <w:numFmt w:val="decimal"/>
      <w:pStyle w:val="2"/>
      <w:lvlText w:val="%1"/>
      <w:lvlJc w:val="left"/>
      <w:pPr>
        <w:ind w:left="851" w:hanging="425"/>
      </w:pPr>
      <w:rPr>
        <w:rFonts w:hint="default"/>
        <w:color w:val="auto"/>
      </w:rPr>
    </w:lvl>
    <w:lvl w:ilvl="1" w:tentative="0">
      <w:start w:val="1"/>
      <w:numFmt w:val="decimal"/>
      <w:pStyle w:val="3"/>
      <w:lvlText w:val="%1.%2"/>
      <w:lvlJc w:val="left"/>
      <w:pPr>
        <w:ind w:left="992" w:hanging="567"/>
      </w:pPr>
      <w:rPr>
        <w:rFonts w:hint="default"/>
      </w:rPr>
    </w:lvl>
    <w:lvl w:ilvl="2" w:tentative="0">
      <w:start w:val="1"/>
      <w:numFmt w:val="decimal"/>
      <w:pStyle w:val="4"/>
      <w:lvlText w:val="%1.%2.%3"/>
      <w:lvlJc w:val="left"/>
      <w:pPr>
        <w:ind w:left="1418" w:hanging="567"/>
      </w:pPr>
      <w:rPr>
        <w:rFonts w:hint="default" w:ascii="宋体" w:hAnsi="宋体" w:eastAsia="宋体" w:cs="宋体"/>
      </w:rPr>
    </w:lvl>
    <w:lvl w:ilvl="3" w:tentative="0">
      <w:start w:val="1"/>
      <w:numFmt w:val="decimal"/>
      <w:lvlText w:val="%1.%2.%3.%4"/>
      <w:lvlJc w:val="left"/>
      <w:pPr>
        <w:ind w:left="1984" w:hanging="708"/>
      </w:pPr>
      <w:rPr>
        <w:rFonts w:hint="default" w:ascii="宋体" w:hAnsi="宋体" w:eastAsia="宋体" w:cs="宋体"/>
      </w:rPr>
    </w:lvl>
    <w:lvl w:ilvl="4" w:tentative="0">
      <w:start w:val="1"/>
      <w:numFmt w:val="decimal"/>
      <w:pStyle w:val="5"/>
      <w:lvlText w:val="%1.%2.%3.%4.%5"/>
      <w:lvlJc w:val="left"/>
      <w:pPr>
        <w:ind w:left="2551" w:hanging="850"/>
      </w:pPr>
      <w:rPr>
        <w:rFonts w:hint="default" w:ascii="宋体" w:hAnsi="宋体" w:eastAsia="宋体" w:cs="宋体"/>
      </w:rPr>
    </w:lvl>
    <w:lvl w:ilvl="5" w:tentative="0">
      <w:start w:val="1"/>
      <w:numFmt w:val="decimal"/>
      <w:pStyle w:val="22"/>
      <w:lvlText w:val="%1.%2.%3.%4.%5.%6"/>
      <w:lvlJc w:val="left"/>
      <w:pPr>
        <w:ind w:left="3260" w:hanging="1134"/>
      </w:pPr>
      <w:rPr>
        <w:rFonts w:hint="default" w:ascii="宋体" w:hAnsi="宋体" w:eastAsia="宋体" w:cs="宋体"/>
      </w:rPr>
    </w:lvl>
    <w:lvl w:ilvl="6" w:tentative="0">
      <w:start w:val="1"/>
      <w:numFmt w:val="decimal"/>
      <w:lvlText w:val="%1.%2.%3.%4.%5.%6.%7"/>
      <w:lvlJc w:val="left"/>
      <w:pPr>
        <w:ind w:left="3827" w:hanging="1276"/>
      </w:pPr>
      <w:rPr>
        <w:rFonts w:hint="default"/>
      </w:rPr>
    </w:lvl>
    <w:lvl w:ilvl="7" w:tentative="0">
      <w:start w:val="1"/>
      <w:numFmt w:val="decimal"/>
      <w:lvlText w:val="%1.%2.%3.%4.%5.%6.%7.%8"/>
      <w:lvlJc w:val="left"/>
      <w:pPr>
        <w:ind w:left="4394" w:hanging="1418"/>
      </w:pPr>
      <w:rPr>
        <w:rFonts w:hint="default"/>
      </w:rPr>
    </w:lvl>
    <w:lvl w:ilvl="8" w:tentative="0">
      <w:start w:val="1"/>
      <w:numFmt w:val="decimal"/>
      <w:lvlText w:val="%1.%2.%3.%4.%5.%6.%7.%8.%9"/>
      <w:lvlJc w:val="left"/>
      <w:pPr>
        <w:ind w:left="5102" w:hanging="1700"/>
      </w:pPr>
      <w:rPr>
        <w:rFonts w:hint="default"/>
      </w:rPr>
    </w:lvl>
  </w:abstractNum>
  <w:abstractNum w:abstractNumId="3">
    <w:nsid w:val="586A5CC7"/>
    <w:multiLevelType w:val="singleLevel"/>
    <w:tmpl w:val="586A5CC7"/>
    <w:lvl w:ilvl="0" w:tentative="0">
      <w:start w:val="1"/>
      <w:numFmt w:val="decimal"/>
      <w:suff w:val="nothing"/>
      <w:lvlText w:val="%1、"/>
      <w:lvlJc w:val="left"/>
    </w:lvl>
  </w:abstractNum>
  <w:abstractNum w:abstractNumId="4">
    <w:nsid w:val="586A5E29"/>
    <w:multiLevelType w:val="singleLevel"/>
    <w:tmpl w:val="586A5E29"/>
    <w:lvl w:ilvl="0" w:tentative="0">
      <w:start w:val="1"/>
      <w:numFmt w:val="decimal"/>
      <w:suff w:val="nothing"/>
      <w:lvlText w:val="%1、"/>
      <w:lvlJc w:val="left"/>
    </w:lvl>
  </w:abstractNum>
  <w:abstractNum w:abstractNumId="5">
    <w:nsid w:val="586A5E44"/>
    <w:multiLevelType w:val="singleLevel"/>
    <w:tmpl w:val="586A5E44"/>
    <w:lvl w:ilvl="0" w:tentative="0">
      <w:start w:val="1"/>
      <w:numFmt w:val="decimal"/>
      <w:suff w:val="nothing"/>
      <w:lvlText w:val="%1、"/>
      <w:lvlJc w:val="left"/>
    </w:lvl>
  </w:abstractNum>
  <w:abstractNum w:abstractNumId="6">
    <w:nsid w:val="586A62CD"/>
    <w:multiLevelType w:val="singleLevel"/>
    <w:tmpl w:val="586A62CD"/>
    <w:lvl w:ilvl="0" w:tentative="0">
      <w:start w:val="1"/>
      <w:numFmt w:val="decimal"/>
      <w:suff w:val="nothing"/>
      <w:lvlText w:val="%1、"/>
      <w:lvlJc w:val="left"/>
    </w:lvl>
  </w:abstractNum>
  <w:abstractNum w:abstractNumId="7">
    <w:nsid w:val="586A6473"/>
    <w:multiLevelType w:val="singleLevel"/>
    <w:tmpl w:val="586A6473"/>
    <w:lvl w:ilvl="0" w:tentative="0">
      <w:start w:val="1"/>
      <w:numFmt w:val="decimal"/>
      <w:suff w:val="nothing"/>
      <w:lvlText w:val="%1、"/>
      <w:lvlJc w:val="left"/>
    </w:lvl>
  </w:abstractNum>
  <w:abstractNum w:abstractNumId="8">
    <w:nsid w:val="586A71B6"/>
    <w:multiLevelType w:val="singleLevel"/>
    <w:tmpl w:val="586A71B6"/>
    <w:lvl w:ilvl="0" w:tentative="0">
      <w:start w:val="1"/>
      <w:numFmt w:val="decimal"/>
      <w:suff w:val="nothing"/>
      <w:lvlText w:val="%1、"/>
      <w:lvlJc w:val="left"/>
    </w:lvl>
  </w:abstractNum>
  <w:abstractNum w:abstractNumId="9">
    <w:nsid w:val="586A8E0B"/>
    <w:multiLevelType w:val="singleLevel"/>
    <w:tmpl w:val="586A8E0B"/>
    <w:lvl w:ilvl="0" w:tentative="0">
      <w:start w:val="1"/>
      <w:numFmt w:val="decimal"/>
      <w:suff w:val="nothing"/>
      <w:lvlText w:val="%1、"/>
      <w:lvlJc w:val="left"/>
    </w:lvl>
  </w:abstractNum>
  <w:num w:numId="1">
    <w:abstractNumId w:val="2"/>
  </w:num>
  <w:num w:numId="2">
    <w:abstractNumId w:val="0"/>
  </w:num>
  <w:num w:numId="3">
    <w:abstractNumId w:val="1"/>
  </w:num>
  <w:num w:numId="4">
    <w:abstractNumId w:val="5"/>
  </w:num>
  <w:num w:numId="5">
    <w:abstractNumId w:val="4"/>
  </w:num>
  <w:num w:numId="6">
    <w:abstractNumId w:val="3"/>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B30A51"/>
    <w:rsid w:val="024854AE"/>
    <w:rsid w:val="027E5828"/>
    <w:rsid w:val="02D7784D"/>
    <w:rsid w:val="03DF1F47"/>
    <w:rsid w:val="04527628"/>
    <w:rsid w:val="075368B3"/>
    <w:rsid w:val="083B4466"/>
    <w:rsid w:val="0A391B26"/>
    <w:rsid w:val="0A97125B"/>
    <w:rsid w:val="0AA75920"/>
    <w:rsid w:val="0B1B35CE"/>
    <w:rsid w:val="0B757698"/>
    <w:rsid w:val="0C7C0AA6"/>
    <w:rsid w:val="0CA65509"/>
    <w:rsid w:val="0E6C713E"/>
    <w:rsid w:val="0EEF0FB1"/>
    <w:rsid w:val="10AD1CED"/>
    <w:rsid w:val="11B17C96"/>
    <w:rsid w:val="1346605F"/>
    <w:rsid w:val="13DB3EEB"/>
    <w:rsid w:val="14394AD7"/>
    <w:rsid w:val="1473216D"/>
    <w:rsid w:val="148704BF"/>
    <w:rsid w:val="14F20848"/>
    <w:rsid w:val="153E5EEB"/>
    <w:rsid w:val="16225411"/>
    <w:rsid w:val="16EF6248"/>
    <w:rsid w:val="16F04CD4"/>
    <w:rsid w:val="17773367"/>
    <w:rsid w:val="17B575EC"/>
    <w:rsid w:val="18347E52"/>
    <w:rsid w:val="19DA3435"/>
    <w:rsid w:val="1A1261BD"/>
    <w:rsid w:val="1B05564C"/>
    <w:rsid w:val="1B2130A6"/>
    <w:rsid w:val="1B3C59EF"/>
    <w:rsid w:val="1C996662"/>
    <w:rsid w:val="1EF1728E"/>
    <w:rsid w:val="1F915BC9"/>
    <w:rsid w:val="1FFA0D21"/>
    <w:rsid w:val="211E647C"/>
    <w:rsid w:val="219A680D"/>
    <w:rsid w:val="21C85D2C"/>
    <w:rsid w:val="22406660"/>
    <w:rsid w:val="23685791"/>
    <w:rsid w:val="24993949"/>
    <w:rsid w:val="251560E4"/>
    <w:rsid w:val="261063B7"/>
    <w:rsid w:val="27264613"/>
    <w:rsid w:val="28FF4CEE"/>
    <w:rsid w:val="2955084A"/>
    <w:rsid w:val="29550C83"/>
    <w:rsid w:val="2A364F9B"/>
    <w:rsid w:val="2AA27FE0"/>
    <w:rsid w:val="2AEA3452"/>
    <w:rsid w:val="2D3A6B49"/>
    <w:rsid w:val="2D774008"/>
    <w:rsid w:val="2ECD590C"/>
    <w:rsid w:val="3197688C"/>
    <w:rsid w:val="31E8291F"/>
    <w:rsid w:val="3223181E"/>
    <w:rsid w:val="3271714F"/>
    <w:rsid w:val="32C05D20"/>
    <w:rsid w:val="34447F4E"/>
    <w:rsid w:val="34884558"/>
    <w:rsid w:val="3549287B"/>
    <w:rsid w:val="35AD12AD"/>
    <w:rsid w:val="391C3401"/>
    <w:rsid w:val="39DA7DE9"/>
    <w:rsid w:val="3DAF6C77"/>
    <w:rsid w:val="3EDD45D2"/>
    <w:rsid w:val="3F02332B"/>
    <w:rsid w:val="3FD57FEE"/>
    <w:rsid w:val="40C432F5"/>
    <w:rsid w:val="41594F5B"/>
    <w:rsid w:val="417D7040"/>
    <w:rsid w:val="41A904D0"/>
    <w:rsid w:val="42671579"/>
    <w:rsid w:val="43DE650F"/>
    <w:rsid w:val="449545F5"/>
    <w:rsid w:val="46A85C7A"/>
    <w:rsid w:val="47F76954"/>
    <w:rsid w:val="483575D8"/>
    <w:rsid w:val="48E911D3"/>
    <w:rsid w:val="4A2808CD"/>
    <w:rsid w:val="4A930204"/>
    <w:rsid w:val="4AF05268"/>
    <w:rsid w:val="4B2B0A77"/>
    <w:rsid w:val="4C802000"/>
    <w:rsid w:val="4E210BA1"/>
    <w:rsid w:val="4F2172C7"/>
    <w:rsid w:val="508D746E"/>
    <w:rsid w:val="510604AC"/>
    <w:rsid w:val="51650548"/>
    <w:rsid w:val="5167606D"/>
    <w:rsid w:val="51F31095"/>
    <w:rsid w:val="53703898"/>
    <w:rsid w:val="53E26CB9"/>
    <w:rsid w:val="55285429"/>
    <w:rsid w:val="5612143A"/>
    <w:rsid w:val="56776E22"/>
    <w:rsid w:val="56965DC4"/>
    <w:rsid w:val="57F6750B"/>
    <w:rsid w:val="588A7C7E"/>
    <w:rsid w:val="58C16C4B"/>
    <w:rsid w:val="59FD4BC7"/>
    <w:rsid w:val="5AAA1F96"/>
    <w:rsid w:val="5AC9409E"/>
    <w:rsid w:val="5B3D14CE"/>
    <w:rsid w:val="5B55308A"/>
    <w:rsid w:val="5C2478D1"/>
    <w:rsid w:val="5D831ED9"/>
    <w:rsid w:val="5F176205"/>
    <w:rsid w:val="5FFE510E"/>
    <w:rsid w:val="60295A6A"/>
    <w:rsid w:val="60D91CED"/>
    <w:rsid w:val="618D7013"/>
    <w:rsid w:val="62691E14"/>
    <w:rsid w:val="62C01F13"/>
    <w:rsid w:val="62E5715C"/>
    <w:rsid w:val="65722E25"/>
    <w:rsid w:val="6661180C"/>
    <w:rsid w:val="678A3359"/>
    <w:rsid w:val="67CD2E2B"/>
    <w:rsid w:val="68AC37B3"/>
    <w:rsid w:val="68CD2B7A"/>
    <w:rsid w:val="697977C7"/>
    <w:rsid w:val="6CAD3054"/>
    <w:rsid w:val="6D8F6A17"/>
    <w:rsid w:val="7136279F"/>
    <w:rsid w:val="734F1753"/>
    <w:rsid w:val="73913C4C"/>
    <w:rsid w:val="777B4BDC"/>
    <w:rsid w:val="78071F2B"/>
    <w:rsid w:val="785B0059"/>
    <w:rsid w:val="795A585E"/>
    <w:rsid w:val="7A1D7335"/>
    <w:rsid w:val="7BCF4988"/>
    <w:rsid w:val="7DB30A51"/>
    <w:rsid w:val="7E42099E"/>
    <w:rsid w:val="7E647842"/>
    <w:rsid w:val="7F444A1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mbria" w:hAnsi="Cambria" w:eastAsia="宋体" w:cs="Times New Roman"/>
      <w:kern w:val="2"/>
      <w:sz w:val="18"/>
      <w:szCs w:val="24"/>
      <w:lang w:val="en-US" w:eastAsia="zh-CN" w:bidi="ar-SA"/>
    </w:rPr>
  </w:style>
  <w:style w:type="paragraph" w:styleId="2">
    <w:name w:val="heading 1"/>
    <w:basedOn w:val="1"/>
    <w:next w:val="1"/>
    <w:link w:val="18"/>
    <w:qFormat/>
    <w:uiPriority w:val="0"/>
    <w:pPr>
      <w:keepNext/>
      <w:keepLines/>
      <w:numPr>
        <w:ilvl w:val="0"/>
        <w:numId w:val="1"/>
      </w:numPr>
      <w:tabs>
        <w:tab w:val="left" w:pos="432"/>
      </w:tabs>
      <w:spacing w:before="340" w:after="330" w:line="576" w:lineRule="auto"/>
      <w:ind w:left="851" w:hanging="425"/>
      <w:outlineLvl w:val="0"/>
    </w:pPr>
    <w:rPr>
      <w:b/>
      <w:kern w:val="44"/>
      <w:sz w:val="32"/>
    </w:rPr>
  </w:style>
  <w:style w:type="paragraph" w:styleId="3">
    <w:name w:val="heading 2"/>
    <w:basedOn w:val="1"/>
    <w:next w:val="1"/>
    <w:unhideWhenUsed/>
    <w:qFormat/>
    <w:uiPriority w:val="0"/>
    <w:pPr>
      <w:keepNext/>
      <w:keepLines/>
      <w:numPr>
        <w:ilvl w:val="1"/>
        <w:numId w:val="1"/>
      </w:numPr>
      <w:tabs>
        <w:tab w:val="left" w:pos="575"/>
      </w:tabs>
      <w:spacing w:before="260" w:after="260" w:line="413" w:lineRule="auto"/>
      <w:ind w:left="992" w:hanging="567"/>
      <w:outlineLvl w:val="1"/>
    </w:pPr>
    <w:rPr>
      <w:rFonts w:ascii="Arial" w:hAnsi="Arial" w:eastAsia="微软雅黑"/>
      <w:sz w:val="28"/>
    </w:rPr>
  </w:style>
  <w:style w:type="paragraph" w:styleId="4">
    <w:name w:val="heading 3"/>
    <w:basedOn w:val="1"/>
    <w:next w:val="1"/>
    <w:unhideWhenUsed/>
    <w:qFormat/>
    <w:uiPriority w:val="0"/>
    <w:pPr>
      <w:keepNext/>
      <w:keepLines/>
      <w:numPr>
        <w:ilvl w:val="2"/>
        <w:numId w:val="1"/>
      </w:numPr>
      <w:spacing w:before="260" w:after="260" w:line="413" w:lineRule="auto"/>
      <w:ind w:left="1418" w:hanging="567"/>
      <w:outlineLvl w:val="2"/>
    </w:pPr>
    <w:rPr>
      <w:rFonts w:ascii="微软雅黑" w:hAnsi="微软雅黑" w:eastAsia="微软雅黑"/>
      <w:sz w:val="24"/>
    </w:rPr>
  </w:style>
  <w:style w:type="paragraph" w:styleId="5">
    <w:name w:val="heading 4"/>
    <w:basedOn w:val="1"/>
    <w:next w:val="1"/>
    <w:unhideWhenUsed/>
    <w:qFormat/>
    <w:uiPriority w:val="0"/>
    <w:pPr>
      <w:keepNext/>
      <w:keepLines/>
      <w:numPr>
        <w:ilvl w:val="4"/>
        <w:numId w:val="1"/>
      </w:numPr>
      <w:tabs>
        <w:tab w:val="left" w:pos="864"/>
      </w:tabs>
      <w:spacing w:before="280" w:after="290" w:line="372" w:lineRule="auto"/>
      <w:ind w:left="2551" w:hanging="850"/>
      <w:outlineLvl w:val="3"/>
    </w:pPr>
    <w:rPr>
      <w:rFonts w:ascii="Arial" w:hAnsi="Arial" w:eastAsia="微软雅黑"/>
      <w:sz w:val="20"/>
    </w:rPr>
  </w:style>
  <w:style w:type="paragraph" w:styleId="6">
    <w:name w:val="heading 5"/>
    <w:basedOn w:val="1"/>
    <w:next w:val="1"/>
    <w:unhideWhenUsed/>
    <w:qFormat/>
    <w:uiPriority w:val="0"/>
    <w:pPr>
      <w:keepNext/>
      <w:keepLines/>
      <w:tabs>
        <w:tab w:val="left" w:pos="1008"/>
      </w:tabs>
      <w:spacing w:before="280" w:after="290" w:line="372" w:lineRule="auto"/>
      <w:outlineLvl w:val="4"/>
    </w:pPr>
    <w:rPr>
      <w:rFonts w:eastAsia="微软雅黑"/>
    </w:rPr>
  </w:style>
  <w:style w:type="character" w:default="1" w:styleId="14">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7">
    <w:name w:val="caption"/>
    <w:basedOn w:val="1"/>
    <w:next w:val="1"/>
    <w:unhideWhenUsed/>
    <w:qFormat/>
    <w:uiPriority w:val="0"/>
    <w:rPr>
      <w:rFonts w:ascii="Calibri" w:hAnsi="Calibri" w:cs="黑体"/>
      <w:sz w:val="20"/>
      <w:szCs w:val="20"/>
    </w:rPr>
  </w:style>
  <w:style w:type="paragraph" w:styleId="8">
    <w:name w:val="toc 5"/>
    <w:basedOn w:val="1"/>
    <w:next w:val="1"/>
    <w:uiPriority w:val="0"/>
    <w:pPr>
      <w:ind w:left="1680" w:leftChars="800"/>
    </w:pPr>
  </w:style>
  <w:style w:type="paragraph" w:styleId="9">
    <w:name w:val="toc 3"/>
    <w:basedOn w:val="1"/>
    <w:next w:val="1"/>
    <w:uiPriority w:val="0"/>
    <w:pPr>
      <w:ind w:left="840" w:leftChars="400"/>
    </w:p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jc w:val="both"/>
    </w:pPr>
  </w:style>
  <w:style w:type="paragraph" w:styleId="11">
    <w:name w:val="toc 1"/>
    <w:basedOn w:val="1"/>
    <w:next w:val="1"/>
    <w:uiPriority w:val="0"/>
  </w:style>
  <w:style w:type="paragraph" w:styleId="12">
    <w:name w:val="toc 4"/>
    <w:basedOn w:val="1"/>
    <w:next w:val="1"/>
    <w:uiPriority w:val="0"/>
    <w:pPr>
      <w:ind w:left="1260" w:leftChars="600"/>
    </w:pPr>
  </w:style>
  <w:style w:type="paragraph" w:styleId="13">
    <w:name w:val="toc 2"/>
    <w:basedOn w:val="1"/>
    <w:next w:val="1"/>
    <w:uiPriority w:val="0"/>
    <w:pPr>
      <w:ind w:left="420" w:leftChars="200"/>
    </w:pPr>
  </w:style>
  <w:style w:type="character" w:styleId="15">
    <w:name w:val="Hyperlink"/>
    <w:basedOn w:val="14"/>
    <w:uiPriority w:val="0"/>
    <w:rPr>
      <w:color w:val="0000FF"/>
      <w:u w:val="single"/>
    </w:rPr>
  </w:style>
  <w:style w:type="table" w:styleId="17">
    <w:name w:val="Table Grid"/>
    <w:basedOn w:val="16"/>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extDirection w:val="lrTb"/>
    </w:tcPr>
  </w:style>
  <w:style w:type="character" w:customStyle="1" w:styleId="18">
    <w:name w:val="标题 1字符"/>
    <w:link w:val="2"/>
    <w:qFormat/>
    <w:uiPriority w:val="9"/>
    <w:rPr>
      <w:b/>
      <w:kern w:val="44"/>
      <w:sz w:val="32"/>
    </w:rPr>
  </w:style>
  <w:style w:type="paragraph" w:customStyle="1" w:styleId="19">
    <w:name w:val="小标题"/>
    <w:basedOn w:val="6"/>
    <w:next w:val="1"/>
    <w:qFormat/>
    <w:uiPriority w:val="0"/>
    <w:pPr>
      <w:tabs>
        <w:tab w:val="clear" w:pos="1008"/>
      </w:tabs>
    </w:pPr>
    <w:rPr>
      <w:b/>
      <w:sz w:val="20"/>
    </w:rPr>
  </w:style>
  <w:style w:type="paragraph" w:customStyle="1" w:styleId="20">
    <w:name w:val="表格文字"/>
    <w:basedOn w:val="1"/>
    <w:qFormat/>
    <w:uiPriority w:val="0"/>
    <w:pPr>
      <w:widowControl w:val="0"/>
      <w:spacing w:before="25" w:after="25" w:line="300" w:lineRule="auto"/>
      <w:jc w:val="both"/>
    </w:pPr>
    <w:rPr>
      <w:spacing w:val="10"/>
      <w:szCs w:val="20"/>
    </w:rPr>
  </w:style>
  <w:style w:type="paragraph" w:customStyle="1" w:styleId="21">
    <w:name w:val="正文 New"/>
    <w:qFormat/>
    <w:uiPriority w:val="0"/>
    <w:pPr>
      <w:widowControl w:val="0"/>
      <w:jc w:val="both"/>
    </w:pPr>
    <w:rPr>
      <w:rFonts w:ascii="Cambria" w:hAnsi="Cambria" w:eastAsia="宋体" w:cs="Times New Roman"/>
      <w:kern w:val="2"/>
      <w:sz w:val="24"/>
      <w:szCs w:val="24"/>
      <w:lang w:val="en-US" w:eastAsia="zh-CN" w:bidi="ar-SA"/>
    </w:rPr>
  </w:style>
  <w:style w:type="paragraph" w:customStyle="1" w:styleId="22">
    <w:name w:val="标题5-1"/>
    <w:basedOn w:val="6"/>
    <w:qFormat/>
    <w:uiPriority w:val="0"/>
    <w:pPr>
      <w:numPr>
        <w:ilvl w:val="5"/>
        <w:numId w:val="1"/>
      </w:numPr>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2017-01-02T12:47:00Z</dcterms:created>
  <dc:creator>MOTTO</dc:creator>
  <cp:lastModifiedBy>MOTTO</cp:lastModifiedBy>
  <dcterms:modified xsi:type="dcterms:W3CDTF">2017-01-02T18:37:14Z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